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DDFEF" w14:textId="63149FDD" w:rsidR="000B25EE" w:rsidRPr="00E34565" w:rsidRDefault="000B25EE" w:rsidP="3DAEA68C">
      <w:pPr>
        <w:pStyle w:val="Title"/>
        <w:jc w:val="center"/>
        <w:rPr>
          <w:rFonts w:asciiTheme="minorHAnsi" w:eastAsia="Times New Roman" w:hAnsiTheme="minorHAnsi" w:cstheme="minorHAnsi"/>
          <w:b/>
          <w:sz w:val="48"/>
          <w:szCs w:val="48"/>
        </w:rPr>
      </w:pPr>
      <w:r w:rsidRPr="00E34565">
        <w:rPr>
          <w:rFonts w:asciiTheme="minorHAnsi" w:eastAsia="Times New Roman" w:hAnsiTheme="minorHAnsi" w:cstheme="minorHAnsi"/>
          <w:b/>
        </w:rPr>
        <w:t xml:space="preserve">Project GEOFF </w:t>
      </w:r>
    </w:p>
    <w:p w14:paraId="75EF3436" w14:textId="061BA8E5" w:rsidR="000B25EE" w:rsidRPr="00E34565" w:rsidRDefault="000B25EE" w:rsidP="5A08BC21">
      <w:pPr>
        <w:pStyle w:val="Title"/>
        <w:jc w:val="center"/>
        <w:rPr>
          <w:rFonts w:asciiTheme="minorHAnsi" w:eastAsia="Times New Roman" w:hAnsiTheme="minorHAnsi" w:cstheme="minorHAnsi"/>
          <w:b/>
        </w:rPr>
      </w:pPr>
    </w:p>
    <w:p w14:paraId="31977B1C" w14:textId="3A7B3316" w:rsidR="000B25EE" w:rsidRPr="00E34565" w:rsidRDefault="00885DF8" w:rsidP="271D58A4">
      <w:pPr>
        <w:jc w:val="center"/>
        <w:rPr>
          <w:rFonts w:cstheme="minorHAnsi"/>
        </w:rPr>
      </w:pPr>
      <w:r>
        <w:rPr>
          <w:rFonts w:cstheme="minorHAnsi"/>
          <w:noProof/>
        </w:rPr>
        <w:drawing>
          <wp:inline distT="0" distB="0" distL="0" distR="0" wp14:anchorId="236398C1" wp14:editId="2BFCA4B4">
            <wp:extent cx="5029210" cy="2830074"/>
            <wp:effectExtent l="0" t="0" r="0" b="0"/>
            <wp:docPr id="1907576706" name="Picture 1" descr="A white and red dron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76706" name="Picture 1" descr="A white and red drone with a black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29210" cy="2830074"/>
                    </a:xfrm>
                    <a:prstGeom prst="rect">
                      <a:avLst/>
                    </a:prstGeom>
                  </pic:spPr>
                </pic:pic>
              </a:graphicData>
            </a:graphic>
          </wp:inline>
        </w:drawing>
      </w:r>
    </w:p>
    <w:p w14:paraId="59C1BF10" w14:textId="56F0DC73" w:rsidR="000B25EE" w:rsidRPr="00E34565" w:rsidRDefault="000B25EE" w:rsidP="271D58A4">
      <w:pPr>
        <w:rPr>
          <w:rFonts w:cstheme="minorHAnsi"/>
        </w:rPr>
      </w:pPr>
    </w:p>
    <w:p w14:paraId="10DC699A" w14:textId="0E36649C" w:rsidR="000B25EE" w:rsidRPr="00E34565" w:rsidRDefault="000B25EE" w:rsidP="6923960F">
      <w:pPr>
        <w:pStyle w:val="Title"/>
        <w:jc w:val="center"/>
        <w:rPr>
          <w:rFonts w:asciiTheme="minorHAnsi" w:eastAsia="Times New Roman" w:hAnsiTheme="minorHAnsi" w:cstheme="minorHAnsi"/>
          <w:i/>
          <w:sz w:val="40"/>
          <w:szCs w:val="40"/>
        </w:rPr>
      </w:pPr>
      <w:r w:rsidRPr="00E34565">
        <w:rPr>
          <w:rFonts w:asciiTheme="minorHAnsi" w:eastAsia="Times New Roman" w:hAnsiTheme="minorHAnsi" w:cstheme="minorHAnsi"/>
          <w:i/>
          <w:sz w:val="40"/>
          <w:szCs w:val="40"/>
        </w:rPr>
        <w:t xml:space="preserve">Critical Design </w:t>
      </w:r>
      <w:r w:rsidR="00D37D3A" w:rsidRPr="00E34565">
        <w:rPr>
          <w:rFonts w:asciiTheme="minorHAnsi" w:eastAsia="Times New Roman" w:hAnsiTheme="minorHAnsi" w:cstheme="minorHAnsi"/>
          <w:i/>
          <w:sz w:val="40"/>
          <w:szCs w:val="40"/>
        </w:rPr>
        <w:t>Review</w:t>
      </w:r>
    </w:p>
    <w:p w14:paraId="7557A89B" w14:textId="379F036C" w:rsidR="271D58A4" w:rsidRPr="00E34565" w:rsidRDefault="271D58A4" w:rsidP="271D58A4">
      <w:pPr>
        <w:rPr>
          <w:rFonts w:cstheme="minorHAnsi"/>
        </w:rPr>
      </w:pPr>
    </w:p>
    <w:p w14:paraId="5FEB6797" w14:textId="77777777" w:rsidR="00D37D3A" w:rsidRPr="00E34565" w:rsidRDefault="00D37D3A" w:rsidP="000B25EE">
      <w:pPr>
        <w:jc w:val="center"/>
        <w:rPr>
          <w:rFonts w:cstheme="minorHAnsi"/>
          <w:sz w:val="24"/>
          <w:szCs w:val="24"/>
        </w:rPr>
      </w:pPr>
    </w:p>
    <w:p w14:paraId="42598C26" w14:textId="0C847DBA" w:rsidR="000B25EE" w:rsidRPr="00E34565" w:rsidRDefault="000B25EE" w:rsidP="271D58A4">
      <w:pPr>
        <w:jc w:val="center"/>
        <w:rPr>
          <w:rFonts w:cstheme="minorHAnsi"/>
          <w:sz w:val="40"/>
          <w:szCs w:val="40"/>
        </w:rPr>
      </w:pPr>
      <w:r w:rsidRPr="00E34565">
        <w:rPr>
          <w:rFonts w:cstheme="minorHAnsi"/>
          <w:sz w:val="36"/>
          <w:szCs w:val="36"/>
        </w:rPr>
        <w:t>Team Built Illiterate</w:t>
      </w:r>
    </w:p>
    <w:p w14:paraId="7F870B35" w14:textId="5DD9B033" w:rsidR="000B25EE" w:rsidRPr="00E34565" w:rsidRDefault="000B25EE" w:rsidP="271D58A4">
      <w:pPr>
        <w:jc w:val="center"/>
        <w:rPr>
          <w:rFonts w:cstheme="minorHAnsi"/>
          <w:sz w:val="24"/>
          <w:szCs w:val="24"/>
        </w:rPr>
      </w:pPr>
      <w:r w:rsidRPr="00E34565">
        <w:rPr>
          <w:rFonts w:cstheme="minorHAnsi"/>
          <w:sz w:val="24"/>
          <w:szCs w:val="24"/>
        </w:rPr>
        <w:t>Jackson Fezell</w:t>
      </w:r>
    </w:p>
    <w:p w14:paraId="21CBE22C" w14:textId="750F0889" w:rsidR="000B25EE" w:rsidRPr="00E34565" w:rsidRDefault="000B25EE" w:rsidP="271D58A4">
      <w:pPr>
        <w:jc w:val="center"/>
        <w:rPr>
          <w:rFonts w:cstheme="minorHAnsi"/>
          <w:sz w:val="24"/>
          <w:szCs w:val="24"/>
        </w:rPr>
      </w:pPr>
      <w:r w:rsidRPr="00E34565">
        <w:rPr>
          <w:rFonts w:cstheme="minorHAnsi"/>
          <w:sz w:val="24"/>
          <w:szCs w:val="24"/>
        </w:rPr>
        <w:t>Nicholas Giampetro</w:t>
      </w:r>
    </w:p>
    <w:p w14:paraId="472D9B29" w14:textId="5A4AC8CC" w:rsidR="000B25EE" w:rsidRPr="00E34565" w:rsidRDefault="000B25EE" w:rsidP="271D58A4">
      <w:pPr>
        <w:jc w:val="center"/>
        <w:rPr>
          <w:rFonts w:cstheme="minorHAnsi"/>
          <w:sz w:val="24"/>
          <w:szCs w:val="24"/>
        </w:rPr>
      </w:pPr>
      <w:r w:rsidRPr="00E34565">
        <w:rPr>
          <w:rFonts w:cstheme="minorHAnsi"/>
          <w:sz w:val="24"/>
          <w:szCs w:val="24"/>
        </w:rPr>
        <w:t>Ankit Gupta</w:t>
      </w:r>
    </w:p>
    <w:p w14:paraId="3BF37C87" w14:textId="4537141B" w:rsidR="000B25EE" w:rsidRPr="00E34565" w:rsidRDefault="000B25EE" w:rsidP="271D58A4">
      <w:pPr>
        <w:jc w:val="center"/>
        <w:rPr>
          <w:rFonts w:cstheme="minorHAnsi"/>
          <w:sz w:val="24"/>
          <w:szCs w:val="24"/>
        </w:rPr>
      </w:pPr>
      <w:r w:rsidRPr="00E34565">
        <w:rPr>
          <w:rFonts w:cstheme="minorHAnsi"/>
          <w:sz w:val="24"/>
          <w:szCs w:val="24"/>
        </w:rPr>
        <w:t>Sebastian Nahme</w:t>
      </w:r>
    </w:p>
    <w:p w14:paraId="72CBEA78" w14:textId="28107F46" w:rsidR="000B25EE" w:rsidRPr="00E34565" w:rsidRDefault="000B25EE" w:rsidP="000B25EE">
      <w:pPr>
        <w:jc w:val="center"/>
        <w:rPr>
          <w:rFonts w:cstheme="minorHAnsi"/>
          <w:sz w:val="24"/>
          <w:szCs w:val="24"/>
        </w:rPr>
      </w:pPr>
      <w:r w:rsidRPr="00E34565">
        <w:rPr>
          <w:rFonts w:cstheme="minorHAnsi"/>
          <w:sz w:val="24"/>
          <w:szCs w:val="24"/>
        </w:rPr>
        <w:t>Davis Wetzel</w:t>
      </w:r>
    </w:p>
    <w:p w14:paraId="3694551F" w14:textId="4BFABEB6" w:rsidR="271D58A4" w:rsidRPr="00E34565" w:rsidRDefault="271D58A4" w:rsidP="271D58A4">
      <w:pPr>
        <w:jc w:val="center"/>
        <w:rPr>
          <w:rFonts w:cstheme="minorHAnsi"/>
          <w:sz w:val="24"/>
          <w:szCs w:val="24"/>
        </w:rPr>
      </w:pPr>
    </w:p>
    <w:p w14:paraId="0077A87C" w14:textId="1A6FA43D" w:rsidR="00B17E6E" w:rsidRPr="00E34565" w:rsidRDefault="00B17E6E" w:rsidP="00B76EF2">
      <w:pPr>
        <w:jc w:val="center"/>
        <w:rPr>
          <w:rFonts w:cstheme="minorHAnsi"/>
          <w:sz w:val="24"/>
          <w:szCs w:val="24"/>
        </w:rPr>
      </w:pPr>
      <w:r w:rsidRPr="00E34565">
        <w:rPr>
          <w:rFonts w:cstheme="minorHAnsi"/>
          <w:sz w:val="24"/>
          <w:szCs w:val="24"/>
        </w:rPr>
        <w:t>AERSP 497.</w:t>
      </w:r>
      <w:r w:rsidR="004100AE" w:rsidRPr="00E34565">
        <w:rPr>
          <w:rFonts w:cstheme="minorHAnsi"/>
          <w:sz w:val="24"/>
          <w:szCs w:val="24"/>
        </w:rPr>
        <w:t xml:space="preserve">3 </w:t>
      </w:r>
      <w:r w:rsidRPr="00E34565">
        <w:rPr>
          <w:rFonts w:cstheme="minorHAnsi"/>
          <w:sz w:val="24"/>
          <w:szCs w:val="24"/>
        </w:rPr>
        <w:t>Autonomous Vehicle Preliminary Design Capstone</w:t>
      </w:r>
    </w:p>
    <w:p w14:paraId="34C9B3F6" w14:textId="77777777" w:rsidR="00B0035B" w:rsidRPr="00E34565" w:rsidRDefault="00B0035B" w:rsidP="00B0035B">
      <w:pPr>
        <w:jc w:val="center"/>
        <w:rPr>
          <w:rFonts w:cstheme="minorHAnsi"/>
          <w:sz w:val="24"/>
          <w:szCs w:val="24"/>
        </w:rPr>
      </w:pPr>
      <w:r w:rsidRPr="00E34565">
        <w:rPr>
          <w:rFonts w:cstheme="minorHAnsi"/>
          <w:sz w:val="24"/>
          <w:szCs w:val="24"/>
        </w:rPr>
        <w:t>The Pennsylvania State University</w:t>
      </w:r>
    </w:p>
    <w:p w14:paraId="62DB47D3" w14:textId="1FB90B40" w:rsidR="6C5C4EB2" w:rsidRPr="00E34565" w:rsidRDefault="00F24998" w:rsidP="5DC16892">
      <w:pPr>
        <w:jc w:val="center"/>
        <w:rPr>
          <w:rFonts w:cstheme="minorHAnsi"/>
          <w:sz w:val="24"/>
          <w:szCs w:val="24"/>
        </w:rPr>
      </w:pPr>
      <w:r>
        <w:rPr>
          <w:rFonts w:cstheme="minorHAnsi"/>
          <w:sz w:val="24"/>
          <w:szCs w:val="24"/>
        </w:rPr>
        <w:t>April 27</w:t>
      </w:r>
      <w:r w:rsidRPr="00F24998">
        <w:rPr>
          <w:rFonts w:cstheme="minorHAnsi"/>
          <w:sz w:val="24"/>
          <w:szCs w:val="24"/>
          <w:vertAlign w:val="superscript"/>
        </w:rPr>
        <w:t>th</w:t>
      </w:r>
      <w:r>
        <w:rPr>
          <w:rFonts w:cstheme="minorHAnsi"/>
          <w:sz w:val="24"/>
          <w:szCs w:val="24"/>
        </w:rPr>
        <w:t>, 2024</w:t>
      </w:r>
    </w:p>
    <w:p w14:paraId="21244CEC" w14:textId="4A2013AD" w:rsidR="00B0035B" w:rsidRPr="00E34565" w:rsidRDefault="00B0035B" w:rsidP="004100AE">
      <w:pPr>
        <w:jc w:val="center"/>
        <w:rPr>
          <w:rFonts w:cstheme="minorHAnsi"/>
          <w:sz w:val="24"/>
          <w:szCs w:val="24"/>
        </w:rPr>
        <w:sectPr w:rsidR="00B0035B" w:rsidRPr="00E34565" w:rsidSect="00880C5C">
          <w:footerReference w:type="default" r:id="rId12"/>
          <w:headerReference w:type="first" r:id="rId13"/>
          <w:footerReference w:type="first" r:id="rId14"/>
          <w:pgSz w:w="12240" w:h="15840" w:code="1"/>
          <w:pgMar w:top="1440" w:right="1440" w:bottom="1440" w:left="1440" w:header="720" w:footer="720" w:gutter="0"/>
          <w:cols w:space="720"/>
          <w:vAlign w:val="center"/>
          <w:titlePg/>
          <w:docGrid w:linePitch="360"/>
        </w:sectPr>
      </w:pPr>
    </w:p>
    <w:p w14:paraId="1F6B1747" w14:textId="35FD17FE" w:rsidR="00766B3A" w:rsidRPr="00E34565" w:rsidRDefault="00067834" w:rsidP="00356C44">
      <w:pPr>
        <w:pStyle w:val="Heading1"/>
        <w:rPr>
          <w:rFonts w:asciiTheme="minorHAnsi" w:hAnsiTheme="minorHAnsi" w:cstheme="minorHAnsi"/>
          <w:b/>
        </w:rPr>
      </w:pPr>
      <w:bookmarkStart w:id="0" w:name="_Toc165154439"/>
      <w:r w:rsidRPr="00E34565">
        <w:rPr>
          <w:rFonts w:asciiTheme="minorHAnsi" w:hAnsiTheme="minorHAnsi" w:cstheme="minorHAnsi"/>
          <w:b/>
        </w:rPr>
        <w:lastRenderedPageBreak/>
        <w:t>Executive Summary</w:t>
      </w:r>
      <w:bookmarkEnd w:id="0"/>
    </w:p>
    <w:p w14:paraId="2869192D" w14:textId="1CEED8BA" w:rsidR="00087AF8" w:rsidRPr="00E34565" w:rsidRDefault="00EC6A99" w:rsidP="008859FD">
      <w:pPr>
        <w:rPr>
          <w:rFonts w:eastAsia="Times New Roman" w:cstheme="minorHAnsi"/>
          <w:sz w:val="24"/>
          <w:szCs w:val="24"/>
        </w:rPr>
      </w:pPr>
      <w:r w:rsidRPr="00E34565">
        <w:rPr>
          <w:rFonts w:eastAsia="Times New Roman" w:cstheme="minorHAnsi"/>
          <w:sz w:val="24"/>
          <w:szCs w:val="24"/>
        </w:rPr>
        <w:t xml:space="preserve">Travel at sea </w:t>
      </w:r>
      <w:r w:rsidR="00710852" w:rsidRPr="00E34565">
        <w:rPr>
          <w:rFonts w:eastAsia="Times New Roman" w:cstheme="minorHAnsi"/>
          <w:sz w:val="24"/>
          <w:szCs w:val="24"/>
        </w:rPr>
        <w:t>can present many dangers to crew and passengers aboard all types of vessels</w:t>
      </w:r>
      <w:r w:rsidR="00765F07" w:rsidRPr="00E34565">
        <w:rPr>
          <w:rFonts w:eastAsia="Times New Roman" w:cstheme="minorHAnsi"/>
          <w:sz w:val="24"/>
          <w:szCs w:val="24"/>
        </w:rPr>
        <w:t xml:space="preserve"> </w:t>
      </w:r>
      <w:r w:rsidR="00CB66EF" w:rsidRPr="00E34565">
        <w:rPr>
          <w:rFonts w:eastAsia="Times New Roman" w:cstheme="minorHAnsi"/>
          <w:sz w:val="24"/>
          <w:szCs w:val="24"/>
        </w:rPr>
        <w:t xml:space="preserve">in the open ocean. </w:t>
      </w:r>
      <w:r w:rsidR="00466B7C" w:rsidRPr="00E34565">
        <w:rPr>
          <w:rFonts w:eastAsia="Times New Roman" w:cstheme="minorHAnsi"/>
          <w:sz w:val="24"/>
          <w:szCs w:val="24"/>
        </w:rPr>
        <w:t xml:space="preserve">One such danger </w:t>
      </w:r>
      <w:r w:rsidR="008212BD" w:rsidRPr="00E34565">
        <w:rPr>
          <w:rFonts w:eastAsia="Times New Roman" w:cstheme="minorHAnsi"/>
          <w:sz w:val="24"/>
          <w:szCs w:val="24"/>
        </w:rPr>
        <w:t xml:space="preserve">is </w:t>
      </w:r>
      <w:r w:rsidR="00011E22" w:rsidRPr="00E34565">
        <w:rPr>
          <w:rFonts w:eastAsia="Times New Roman" w:cstheme="minorHAnsi"/>
          <w:sz w:val="24"/>
          <w:szCs w:val="24"/>
        </w:rPr>
        <w:t xml:space="preserve">simply falling </w:t>
      </w:r>
      <w:r w:rsidR="001732AA" w:rsidRPr="00E34565">
        <w:rPr>
          <w:rFonts w:eastAsia="Times New Roman" w:cstheme="minorHAnsi"/>
          <w:sz w:val="24"/>
          <w:szCs w:val="24"/>
        </w:rPr>
        <w:t>from</w:t>
      </w:r>
      <w:r w:rsidR="00BE3FDB" w:rsidRPr="00E34565">
        <w:rPr>
          <w:rFonts w:eastAsia="Times New Roman" w:cstheme="minorHAnsi"/>
          <w:sz w:val="24"/>
          <w:szCs w:val="24"/>
        </w:rPr>
        <w:t xml:space="preserve"> the vessel </w:t>
      </w:r>
      <w:r w:rsidR="001732AA" w:rsidRPr="00E34565">
        <w:rPr>
          <w:rFonts w:eastAsia="Times New Roman" w:cstheme="minorHAnsi"/>
          <w:sz w:val="24"/>
          <w:szCs w:val="24"/>
        </w:rPr>
        <w:t xml:space="preserve">into the sea </w:t>
      </w:r>
      <w:r w:rsidR="004A63EE" w:rsidRPr="00E34565">
        <w:rPr>
          <w:rFonts w:eastAsia="Times New Roman" w:cstheme="minorHAnsi"/>
          <w:sz w:val="24"/>
          <w:szCs w:val="24"/>
        </w:rPr>
        <w:t xml:space="preserve">in a man overboard </w:t>
      </w:r>
      <w:r w:rsidR="008F0F63" w:rsidRPr="00E34565">
        <w:rPr>
          <w:rFonts w:eastAsia="Times New Roman" w:cstheme="minorHAnsi"/>
          <w:sz w:val="24"/>
          <w:szCs w:val="24"/>
        </w:rPr>
        <w:t xml:space="preserve">event. </w:t>
      </w:r>
      <w:r w:rsidR="007B3CE8" w:rsidRPr="00E34565">
        <w:rPr>
          <w:rFonts w:eastAsia="Times New Roman" w:cstheme="minorHAnsi"/>
          <w:sz w:val="24"/>
          <w:szCs w:val="24"/>
        </w:rPr>
        <w:t xml:space="preserve">While falling off a ship </w:t>
      </w:r>
      <w:r w:rsidR="000101FC" w:rsidRPr="00E34565">
        <w:rPr>
          <w:rFonts w:eastAsia="Times New Roman" w:cstheme="minorHAnsi"/>
          <w:sz w:val="24"/>
          <w:szCs w:val="24"/>
        </w:rPr>
        <w:t>may</w:t>
      </w:r>
      <w:r w:rsidR="00492178" w:rsidRPr="00E34565">
        <w:rPr>
          <w:rFonts w:eastAsia="Times New Roman" w:cstheme="minorHAnsi"/>
          <w:sz w:val="24"/>
          <w:szCs w:val="24"/>
        </w:rPr>
        <w:t xml:space="preserve"> </w:t>
      </w:r>
      <w:r w:rsidR="00D72963" w:rsidRPr="00E34565">
        <w:rPr>
          <w:rFonts w:eastAsia="Times New Roman" w:cstheme="minorHAnsi"/>
          <w:sz w:val="24"/>
          <w:szCs w:val="24"/>
        </w:rPr>
        <w:t xml:space="preserve">intuitively not </w:t>
      </w:r>
      <w:r w:rsidR="00492178" w:rsidRPr="00E34565">
        <w:rPr>
          <w:rFonts w:eastAsia="Times New Roman" w:cstheme="minorHAnsi"/>
          <w:sz w:val="24"/>
          <w:szCs w:val="24"/>
        </w:rPr>
        <w:t xml:space="preserve">seem </w:t>
      </w:r>
      <w:r w:rsidR="00D72963" w:rsidRPr="00E34565">
        <w:rPr>
          <w:rFonts w:eastAsia="Times New Roman" w:cstheme="minorHAnsi"/>
          <w:sz w:val="24"/>
          <w:szCs w:val="24"/>
        </w:rPr>
        <w:t>that dangerous</w:t>
      </w:r>
      <w:r w:rsidR="005122A9" w:rsidRPr="00E34565">
        <w:rPr>
          <w:rFonts w:eastAsia="Times New Roman" w:cstheme="minorHAnsi"/>
          <w:sz w:val="24"/>
          <w:szCs w:val="24"/>
        </w:rPr>
        <w:t xml:space="preserve">, </w:t>
      </w:r>
      <w:r w:rsidR="005E444E" w:rsidRPr="00E34565">
        <w:rPr>
          <w:rFonts w:eastAsia="Times New Roman" w:cstheme="minorHAnsi"/>
          <w:sz w:val="24"/>
          <w:szCs w:val="24"/>
        </w:rPr>
        <w:t>they</w:t>
      </w:r>
      <w:r w:rsidR="005122A9" w:rsidRPr="00E34565">
        <w:rPr>
          <w:rFonts w:eastAsia="Times New Roman" w:cstheme="minorHAnsi"/>
          <w:sz w:val="24"/>
          <w:szCs w:val="24"/>
        </w:rPr>
        <w:t xml:space="preserve"> a</w:t>
      </w:r>
      <w:r w:rsidR="005E444E" w:rsidRPr="00E34565">
        <w:rPr>
          <w:rFonts w:eastAsia="Times New Roman" w:cstheme="minorHAnsi"/>
          <w:sz w:val="24"/>
          <w:szCs w:val="24"/>
        </w:rPr>
        <w:t>re</w:t>
      </w:r>
      <w:r w:rsidR="005122A9" w:rsidRPr="00E34565">
        <w:rPr>
          <w:rFonts w:eastAsia="Times New Roman" w:cstheme="minorHAnsi"/>
          <w:sz w:val="24"/>
          <w:szCs w:val="24"/>
        </w:rPr>
        <w:t xml:space="preserve"> very deadly</w:t>
      </w:r>
      <w:r w:rsidR="005E444E" w:rsidRPr="00E34565">
        <w:rPr>
          <w:rFonts w:eastAsia="Times New Roman" w:cstheme="minorHAnsi"/>
          <w:sz w:val="24"/>
          <w:szCs w:val="24"/>
        </w:rPr>
        <w:t xml:space="preserve"> events </w:t>
      </w:r>
      <w:r w:rsidR="002F1D2D" w:rsidRPr="00E34565">
        <w:rPr>
          <w:rFonts w:eastAsia="Times New Roman" w:cstheme="minorHAnsi"/>
          <w:sz w:val="24"/>
          <w:szCs w:val="24"/>
        </w:rPr>
        <w:t xml:space="preserve">with only a small fraction </w:t>
      </w:r>
      <w:r w:rsidR="00EB10BF" w:rsidRPr="00E34565">
        <w:rPr>
          <w:rFonts w:eastAsia="Times New Roman" w:cstheme="minorHAnsi"/>
          <w:sz w:val="24"/>
          <w:szCs w:val="24"/>
        </w:rPr>
        <w:t xml:space="preserve">of </w:t>
      </w:r>
      <w:r w:rsidR="004F05EA" w:rsidRPr="00E34565">
        <w:rPr>
          <w:rFonts w:eastAsia="Times New Roman" w:cstheme="minorHAnsi"/>
          <w:sz w:val="24"/>
          <w:szCs w:val="24"/>
        </w:rPr>
        <w:t>people</w:t>
      </w:r>
      <w:r w:rsidR="00EB10BF" w:rsidRPr="00E34565">
        <w:rPr>
          <w:rFonts w:eastAsia="Times New Roman" w:cstheme="minorHAnsi"/>
          <w:sz w:val="24"/>
          <w:szCs w:val="24"/>
        </w:rPr>
        <w:t xml:space="preserve"> </w:t>
      </w:r>
      <w:r w:rsidR="00A9164D" w:rsidRPr="00E34565">
        <w:rPr>
          <w:rFonts w:eastAsia="Times New Roman" w:cstheme="minorHAnsi"/>
          <w:sz w:val="24"/>
          <w:szCs w:val="24"/>
        </w:rPr>
        <w:t>recovering</w:t>
      </w:r>
      <w:r w:rsidR="004F05EA" w:rsidRPr="00E34565">
        <w:rPr>
          <w:rFonts w:eastAsia="Times New Roman" w:cstheme="minorHAnsi"/>
          <w:sz w:val="24"/>
          <w:szCs w:val="24"/>
        </w:rPr>
        <w:t xml:space="preserve"> </w:t>
      </w:r>
      <w:r w:rsidR="00A9164D" w:rsidRPr="00E34565">
        <w:rPr>
          <w:rFonts w:eastAsia="Times New Roman" w:cstheme="minorHAnsi"/>
          <w:sz w:val="24"/>
          <w:szCs w:val="24"/>
        </w:rPr>
        <w:t>from</w:t>
      </w:r>
      <w:r w:rsidR="004F05EA" w:rsidRPr="00E34565">
        <w:rPr>
          <w:rFonts w:eastAsia="Times New Roman" w:cstheme="minorHAnsi"/>
          <w:sz w:val="24"/>
          <w:szCs w:val="24"/>
        </w:rPr>
        <w:t xml:space="preserve"> such </w:t>
      </w:r>
      <w:r w:rsidR="00A9164D" w:rsidRPr="00E34565">
        <w:rPr>
          <w:rFonts w:eastAsia="Times New Roman" w:cstheme="minorHAnsi"/>
          <w:sz w:val="24"/>
          <w:szCs w:val="24"/>
        </w:rPr>
        <w:t>incidents</w:t>
      </w:r>
      <w:r w:rsidR="004F05EA" w:rsidRPr="00E34565">
        <w:rPr>
          <w:rFonts w:eastAsia="Times New Roman" w:cstheme="minorHAnsi"/>
          <w:sz w:val="24"/>
          <w:szCs w:val="24"/>
        </w:rPr>
        <w:t xml:space="preserve">. </w:t>
      </w:r>
      <w:r w:rsidR="00E0222F" w:rsidRPr="00E34565">
        <w:rPr>
          <w:rFonts w:eastAsia="Times New Roman" w:cstheme="minorHAnsi"/>
          <w:sz w:val="24"/>
          <w:szCs w:val="24"/>
        </w:rPr>
        <w:t xml:space="preserve">This is due to many factors, from the </w:t>
      </w:r>
      <w:r w:rsidR="00140EF4" w:rsidRPr="00E34565">
        <w:rPr>
          <w:rFonts w:eastAsia="Times New Roman" w:cstheme="minorHAnsi"/>
          <w:sz w:val="24"/>
          <w:szCs w:val="24"/>
        </w:rPr>
        <w:t>chance</w:t>
      </w:r>
      <w:r w:rsidR="00533144" w:rsidRPr="00E34565">
        <w:rPr>
          <w:rFonts w:eastAsia="Times New Roman" w:cstheme="minorHAnsi"/>
          <w:sz w:val="24"/>
          <w:szCs w:val="24"/>
        </w:rPr>
        <w:t xml:space="preserve"> of </w:t>
      </w:r>
      <w:r w:rsidR="00140EF4" w:rsidRPr="00E34565">
        <w:rPr>
          <w:rFonts w:eastAsia="Times New Roman" w:cstheme="minorHAnsi"/>
          <w:sz w:val="24"/>
          <w:szCs w:val="24"/>
        </w:rPr>
        <w:t xml:space="preserve">injury </w:t>
      </w:r>
      <w:r w:rsidR="00BA10E3" w:rsidRPr="00E34565">
        <w:rPr>
          <w:rFonts w:eastAsia="Times New Roman" w:cstheme="minorHAnsi"/>
          <w:sz w:val="24"/>
          <w:szCs w:val="24"/>
        </w:rPr>
        <w:t>or death</w:t>
      </w:r>
      <w:r w:rsidR="00140EF4" w:rsidRPr="00E34565">
        <w:rPr>
          <w:rFonts w:eastAsia="Times New Roman" w:cstheme="minorHAnsi"/>
          <w:sz w:val="24"/>
          <w:szCs w:val="24"/>
        </w:rPr>
        <w:t xml:space="preserve"> on the fall, </w:t>
      </w:r>
      <w:r w:rsidR="00BA10E3" w:rsidRPr="00E34565">
        <w:rPr>
          <w:rFonts w:eastAsia="Times New Roman" w:cstheme="minorHAnsi"/>
          <w:sz w:val="24"/>
          <w:szCs w:val="24"/>
        </w:rPr>
        <w:t>risk of</w:t>
      </w:r>
      <w:r w:rsidR="00140EF4" w:rsidRPr="00E34565">
        <w:rPr>
          <w:rFonts w:eastAsia="Times New Roman" w:cstheme="minorHAnsi"/>
          <w:sz w:val="24"/>
          <w:szCs w:val="24"/>
        </w:rPr>
        <w:t xml:space="preserve"> sucked into </w:t>
      </w:r>
      <w:r w:rsidR="00106827" w:rsidRPr="00E34565">
        <w:rPr>
          <w:rFonts w:eastAsia="Times New Roman" w:cstheme="minorHAnsi"/>
          <w:sz w:val="24"/>
          <w:szCs w:val="24"/>
        </w:rPr>
        <w:t xml:space="preserve">the </w:t>
      </w:r>
      <w:r w:rsidR="006D14D7" w:rsidRPr="00E34565">
        <w:rPr>
          <w:rFonts w:eastAsia="Times New Roman" w:cstheme="minorHAnsi"/>
          <w:sz w:val="24"/>
          <w:szCs w:val="24"/>
        </w:rPr>
        <w:t xml:space="preserve">ship’s </w:t>
      </w:r>
      <w:r w:rsidR="00BA10E3" w:rsidRPr="00E34565">
        <w:rPr>
          <w:rFonts w:eastAsia="Times New Roman" w:cstheme="minorHAnsi"/>
          <w:sz w:val="24"/>
          <w:szCs w:val="24"/>
        </w:rPr>
        <w:t>screw</w:t>
      </w:r>
      <w:r w:rsidR="006D14D7" w:rsidRPr="00E34565">
        <w:rPr>
          <w:rFonts w:eastAsia="Times New Roman" w:cstheme="minorHAnsi"/>
          <w:sz w:val="24"/>
          <w:szCs w:val="24"/>
        </w:rPr>
        <w:t xml:space="preserve">, to just </w:t>
      </w:r>
      <w:r w:rsidR="00866066" w:rsidRPr="00E34565">
        <w:rPr>
          <w:rFonts w:eastAsia="Times New Roman" w:cstheme="minorHAnsi"/>
          <w:sz w:val="24"/>
          <w:szCs w:val="24"/>
        </w:rPr>
        <w:t xml:space="preserve">the simple fact that </w:t>
      </w:r>
      <w:r w:rsidR="008D3CF8" w:rsidRPr="00E34565">
        <w:rPr>
          <w:rFonts w:eastAsia="Times New Roman" w:cstheme="minorHAnsi"/>
          <w:sz w:val="24"/>
          <w:szCs w:val="24"/>
        </w:rPr>
        <w:t xml:space="preserve">a person going overboard </w:t>
      </w:r>
      <w:r w:rsidR="00405411" w:rsidRPr="00E34565">
        <w:rPr>
          <w:rFonts w:eastAsia="Times New Roman" w:cstheme="minorHAnsi"/>
          <w:sz w:val="24"/>
          <w:szCs w:val="24"/>
        </w:rPr>
        <w:t xml:space="preserve">might not be noticed till it is far </w:t>
      </w:r>
      <w:r w:rsidR="00F733A2" w:rsidRPr="00E34565">
        <w:rPr>
          <w:rFonts w:eastAsia="Times New Roman" w:cstheme="minorHAnsi"/>
          <w:sz w:val="24"/>
          <w:szCs w:val="24"/>
        </w:rPr>
        <w:t>too</w:t>
      </w:r>
      <w:r w:rsidR="00405411" w:rsidRPr="00E34565">
        <w:rPr>
          <w:rFonts w:eastAsia="Times New Roman" w:cstheme="minorHAnsi"/>
          <w:sz w:val="24"/>
          <w:szCs w:val="24"/>
        </w:rPr>
        <w:t xml:space="preserve"> late. </w:t>
      </w:r>
      <w:r w:rsidR="00D20E42" w:rsidRPr="00E34565">
        <w:rPr>
          <w:rFonts w:eastAsia="Times New Roman" w:cstheme="minorHAnsi"/>
          <w:sz w:val="24"/>
          <w:szCs w:val="24"/>
        </w:rPr>
        <w:t>Barring all the issues just listed</w:t>
      </w:r>
      <w:r w:rsidR="00982476" w:rsidRPr="00E34565">
        <w:rPr>
          <w:rFonts w:eastAsia="Times New Roman" w:cstheme="minorHAnsi"/>
          <w:sz w:val="24"/>
          <w:szCs w:val="24"/>
        </w:rPr>
        <w:t xml:space="preserve">, assuming a person survives the fall and is noticed immediately there is still the issue of inertia. Large </w:t>
      </w:r>
      <w:r w:rsidR="00B75AF5" w:rsidRPr="00E34565">
        <w:rPr>
          <w:rFonts w:eastAsia="Times New Roman" w:cstheme="minorHAnsi"/>
          <w:sz w:val="24"/>
          <w:szCs w:val="24"/>
        </w:rPr>
        <w:t xml:space="preserve">ocean-going vessels can </w:t>
      </w:r>
      <w:r w:rsidR="00937813" w:rsidRPr="00E34565">
        <w:rPr>
          <w:rFonts w:eastAsia="Times New Roman" w:cstheme="minorHAnsi"/>
          <w:sz w:val="24"/>
          <w:szCs w:val="24"/>
        </w:rPr>
        <w:t xml:space="preserve">displace </w:t>
      </w:r>
      <w:r w:rsidR="003A11DC" w:rsidRPr="00E34565">
        <w:rPr>
          <w:rFonts w:eastAsia="Times New Roman" w:cstheme="minorHAnsi"/>
          <w:sz w:val="24"/>
          <w:szCs w:val="24"/>
        </w:rPr>
        <w:t>more than one hundred thousand</w:t>
      </w:r>
      <w:r w:rsidR="00B75AF5" w:rsidRPr="00E34565">
        <w:rPr>
          <w:rFonts w:eastAsia="Times New Roman" w:cstheme="minorHAnsi"/>
          <w:sz w:val="24"/>
          <w:szCs w:val="24"/>
        </w:rPr>
        <w:t xml:space="preserve"> tons </w:t>
      </w:r>
      <w:r w:rsidR="0033596A" w:rsidRPr="00E34565">
        <w:rPr>
          <w:rFonts w:eastAsia="Times New Roman" w:cstheme="minorHAnsi"/>
          <w:sz w:val="24"/>
          <w:szCs w:val="24"/>
        </w:rPr>
        <w:t xml:space="preserve">and travel </w:t>
      </w:r>
      <w:r w:rsidR="00A258CC" w:rsidRPr="00E34565">
        <w:rPr>
          <w:rFonts w:eastAsia="Times New Roman" w:cstheme="minorHAnsi"/>
          <w:sz w:val="24"/>
          <w:szCs w:val="24"/>
        </w:rPr>
        <w:t>1</w:t>
      </w:r>
      <w:r w:rsidR="003A11DC" w:rsidRPr="00E34565">
        <w:rPr>
          <w:rFonts w:eastAsia="Times New Roman" w:cstheme="minorHAnsi"/>
          <w:sz w:val="24"/>
          <w:szCs w:val="24"/>
        </w:rPr>
        <w:t>2</w:t>
      </w:r>
      <w:r w:rsidR="00A258CC" w:rsidRPr="00E34565">
        <w:rPr>
          <w:rFonts w:eastAsia="Times New Roman" w:cstheme="minorHAnsi"/>
          <w:sz w:val="24"/>
          <w:szCs w:val="24"/>
        </w:rPr>
        <w:t>-</w:t>
      </w:r>
      <w:r w:rsidR="003A11DC" w:rsidRPr="00E34565">
        <w:rPr>
          <w:rFonts w:eastAsia="Times New Roman" w:cstheme="minorHAnsi"/>
          <w:sz w:val="24"/>
          <w:szCs w:val="24"/>
        </w:rPr>
        <w:t>30</w:t>
      </w:r>
      <w:r w:rsidR="00A258CC" w:rsidRPr="00E34565">
        <w:rPr>
          <w:rFonts w:eastAsia="Times New Roman" w:cstheme="minorHAnsi"/>
          <w:sz w:val="24"/>
          <w:szCs w:val="24"/>
        </w:rPr>
        <w:t xml:space="preserve"> knots.</w:t>
      </w:r>
      <w:r w:rsidR="00E946A6" w:rsidRPr="00E34565">
        <w:rPr>
          <w:rFonts w:eastAsia="Times New Roman" w:cstheme="minorHAnsi"/>
          <w:sz w:val="24"/>
          <w:szCs w:val="24"/>
        </w:rPr>
        <w:t xml:space="preserve"> To maneuver something with that much momentum </w:t>
      </w:r>
      <w:r w:rsidR="003E0307" w:rsidRPr="00E34565">
        <w:rPr>
          <w:rFonts w:eastAsia="Times New Roman" w:cstheme="minorHAnsi"/>
          <w:sz w:val="24"/>
          <w:szCs w:val="24"/>
        </w:rPr>
        <w:t xml:space="preserve">can take a lot of time and space </w:t>
      </w:r>
      <w:r w:rsidR="009D687C" w:rsidRPr="00E34565">
        <w:rPr>
          <w:rFonts w:eastAsia="Times New Roman" w:cstheme="minorHAnsi"/>
          <w:sz w:val="24"/>
          <w:szCs w:val="24"/>
        </w:rPr>
        <w:t>which can be a serious challenge for saving a man overboard.</w:t>
      </w:r>
    </w:p>
    <w:p w14:paraId="1781E292" w14:textId="6C842F98" w:rsidR="00512441" w:rsidRPr="00E34565" w:rsidRDefault="000631EF" w:rsidP="008B4580">
      <w:pPr>
        <w:rPr>
          <w:rFonts w:eastAsia="Times New Roman" w:cstheme="minorHAnsi"/>
          <w:sz w:val="24"/>
          <w:szCs w:val="24"/>
        </w:rPr>
      </w:pPr>
      <w:r w:rsidRPr="00E34565">
        <w:rPr>
          <w:rFonts w:eastAsia="Times New Roman" w:cstheme="minorHAnsi"/>
          <w:sz w:val="24"/>
          <w:szCs w:val="24"/>
        </w:rPr>
        <w:t xml:space="preserve">One possible engineering solution to help </w:t>
      </w:r>
      <w:r w:rsidR="006C0BB6" w:rsidRPr="00E34565">
        <w:rPr>
          <w:rFonts w:eastAsia="Times New Roman" w:cstheme="minorHAnsi"/>
          <w:sz w:val="24"/>
          <w:szCs w:val="24"/>
        </w:rPr>
        <w:t xml:space="preserve">increase the survivability of </w:t>
      </w:r>
      <w:r w:rsidR="000D3BAA" w:rsidRPr="00E34565">
        <w:rPr>
          <w:rFonts w:eastAsia="Times New Roman" w:cstheme="minorHAnsi"/>
          <w:sz w:val="24"/>
          <w:szCs w:val="24"/>
        </w:rPr>
        <w:t xml:space="preserve">man overboard scenarios would be to have </w:t>
      </w:r>
      <w:r w:rsidR="00C675A9" w:rsidRPr="00E34565">
        <w:rPr>
          <w:rFonts w:eastAsia="Times New Roman" w:cstheme="minorHAnsi"/>
          <w:sz w:val="24"/>
          <w:szCs w:val="24"/>
        </w:rPr>
        <w:t xml:space="preserve">an unmanned aerial vehicle </w:t>
      </w:r>
      <w:r w:rsidR="00972B32" w:rsidRPr="00E34565">
        <w:rPr>
          <w:rFonts w:eastAsia="Times New Roman" w:cstheme="minorHAnsi"/>
          <w:sz w:val="24"/>
          <w:szCs w:val="24"/>
        </w:rPr>
        <w:t xml:space="preserve">that </w:t>
      </w:r>
      <w:r w:rsidR="002E2310" w:rsidRPr="00E34565">
        <w:rPr>
          <w:rFonts w:eastAsia="Times New Roman" w:cstheme="minorHAnsi"/>
          <w:sz w:val="24"/>
          <w:szCs w:val="24"/>
        </w:rPr>
        <w:t xml:space="preserve">can </w:t>
      </w:r>
      <w:r w:rsidR="00447627" w:rsidRPr="00E34565">
        <w:rPr>
          <w:rFonts w:eastAsia="Times New Roman" w:cstheme="minorHAnsi"/>
          <w:sz w:val="24"/>
          <w:szCs w:val="24"/>
        </w:rPr>
        <w:t xml:space="preserve">be </w:t>
      </w:r>
      <w:r w:rsidR="00B85408" w:rsidRPr="00E34565">
        <w:rPr>
          <w:rFonts w:eastAsia="Times New Roman" w:cstheme="minorHAnsi"/>
          <w:sz w:val="24"/>
          <w:szCs w:val="24"/>
        </w:rPr>
        <w:t>launched</w:t>
      </w:r>
      <w:r w:rsidR="00447627" w:rsidRPr="00E34565">
        <w:rPr>
          <w:rFonts w:eastAsia="Times New Roman" w:cstheme="minorHAnsi"/>
          <w:sz w:val="24"/>
          <w:szCs w:val="24"/>
        </w:rPr>
        <w:t xml:space="preserve"> to </w:t>
      </w:r>
      <w:r w:rsidR="007F12BD" w:rsidRPr="00E34565">
        <w:rPr>
          <w:rFonts w:eastAsia="Times New Roman" w:cstheme="minorHAnsi"/>
          <w:sz w:val="24"/>
          <w:szCs w:val="24"/>
        </w:rPr>
        <w:t>deploy</w:t>
      </w:r>
      <w:r w:rsidR="00447627" w:rsidRPr="00E34565">
        <w:rPr>
          <w:rFonts w:eastAsia="Times New Roman" w:cstheme="minorHAnsi"/>
          <w:sz w:val="24"/>
          <w:szCs w:val="24"/>
        </w:rPr>
        <w:t xml:space="preserve"> </w:t>
      </w:r>
      <w:r w:rsidR="001249F7" w:rsidRPr="00E34565">
        <w:rPr>
          <w:rFonts w:eastAsia="Times New Roman" w:cstheme="minorHAnsi"/>
          <w:sz w:val="24"/>
          <w:szCs w:val="24"/>
        </w:rPr>
        <w:t xml:space="preserve">a life support </w:t>
      </w:r>
      <w:r w:rsidR="00733846" w:rsidRPr="00E34565">
        <w:rPr>
          <w:rFonts w:eastAsia="Times New Roman" w:cstheme="minorHAnsi"/>
          <w:sz w:val="24"/>
          <w:szCs w:val="24"/>
        </w:rPr>
        <w:t xml:space="preserve">package. </w:t>
      </w:r>
      <w:r w:rsidR="00924989" w:rsidRPr="00E34565">
        <w:rPr>
          <w:rFonts w:eastAsia="Times New Roman" w:cstheme="minorHAnsi"/>
          <w:sz w:val="24"/>
          <w:szCs w:val="24"/>
        </w:rPr>
        <w:t xml:space="preserve">Project GEOFF is a demonstrator vehicle </w:t>
      </w:r>
      <w:r w:rsidR="0064014F" w:rsidRPr="00E34565">
        <w:rPr>
          <w:rFonts w:eastAsia="Times New Roman" w:cstheme="minorHAnsi"/>
          <w:sz w:val="24"/>
          <w:szCs w:val="24"/>
        </w:rPr>
        <w:t>for a competition</w:t>
      </w:r>
      <w:r w:rsidR="00924989" w:rsidRPr="00E34565">
        <w:rPr>
          <w:rFonts w:eastAsia="Times New Roman" w:cstheme="minorHAnsi"/>
          <w:sz w:val="24"/>
          <w:szCs w:val="24"/>
        </w:rPr>
        <w:t xml:space="preserve"> that </w:t>
      </w:r>
      <w:r w:rsidR="00AC6908">
        <w:rPr>
          <w:rFonts w:eastAsia="Times New Roman" w:cstheme="minorHAnsi"/>
          <w:sz w:val="24"/>
          <w:szCs w:val="24"/>
        </w:rPr>
        <w:t xml:space="preserve">is </w:t>
      </w:r>
      <w:r w:rsidR="008A006E" w:rsidRPr="00E34565">
        <w:rPr>
          <w:rFonts w:eastAsia="Times New Roman" w:cstheme="minorHAnsi"/>
          <w:sz w:val="24"/>
          <w:szCs w:val="24"/>
        </w:rPr>
        <w:t xml:space="preserve">able to perform a scaled down version of this </w:t>
      </w:r>
      <w:r w:rsidR="00512441" w:rsidRPr="00E34565">
        <w:rPr>
          <w:rFonts w:eastAsia="Times New Roman" w:cstheme="minorHAnsi"/>
          <w:sz w:val="24"/>
          <w:szCs w:val="24"/>
        </w:rPr>
        <w:t>mission for testing and development purposes.</w:t>
      </w:r>
    </w:p>
    <w:p w14:paraId="1E5F6475" w14:textId="2F589895" w:rsidR="0064014F" w:rsidRPr="00E34565" w:rsidRDefault="004F6122" w:rsidP="008B4580">
      <w:pPr>
        <w:rPr>
          <w:rFonts w:eastAsia="Times New Roman" w:cstheme="minorHAnsi"/>
          <w:sz w:val="24"/>
          <w:szCs w:val="24"/>
        </w:rPr>
      </w:pPr>
      <w:r w:rsidRPr="00E34565">
        <w:rPr>
          <w:rFonts w:eastAsia="Times New Roman" w:cstheme="minorHAnsi"/>
          <w:sz w:val="24"/>
          <w:szCs w:val="24"/>
        </w:rPr>
        <w:t xml:space="preserve">Project GEOFF </w:t>
      </w:r>
      <w:r w:rsidR="00AC6908">
        <w:rPr>
          <w:rFonts w:eastAsia="Times New Roman" w:cstheme="minorHAnsi"/>
          <w:sz w:val="24"/>
          <w:szCs w:val="24"/>
        </w:rPr>
        <w:t>is</w:t>
      </w:r>
      <w:r w:rsidRPr="00E34565">
        <w:rPr>
          <w:rFonts w:eastAsia="Times New Roman" w:cstheme="minorHAnsi"/>
          <w:sz w:val="24"/>
          <w:szCs w:val="24"/>
        </w:rPr>
        <w:t xml:space="preserve"> </w:t>
      </w:r>
      <w:r w:rsidR="00D91B2A" w:rsidRPr="00E34565">
        <w:rPr>
          <w:rFonts w:eastAsia="Times New Roman" w:cstheme="minorHAnsi"/>
          <w:sz w:val="24"/>
          <w:szCs w:val="24"/>
        </w:rPr>
        <w:t>a small quad rotor</w:t>
      </w:r>
      <w:r w:rsidR="00E93916" w:rsidRPr="00E34565">
        <w:rPr>
          <w:rFonts w:eastAsia="Times New Roman" w:cstheme="minorHAnsi"/>
          <w:sz w:val="24"/>
          <w:szCs w:val="24"/>
        </w:rPr>
        <w:t xml:space="preserve"> capable of </w:t>
      </w:r>
      <w:r w:rsidR="000121EE" w:rsidRPr="00E34565">
        <w:rPr>
          <w:rFonts w:eastAsia="Times New Roman" w:cstheme="minorHAnsi"/>
          <w:sz w:val="24"/>
          <w:szCs w:val="24"/>
        </w:rPr>
        <w:t>deploying a</w:t>
      </w:r>
      <w:r w:rsidR="00C244D3" w:rsidRPr="00E34565">
        <w:rPr>
          <w:rFonts w:eastAsia="Times New Roman" w:cstheme="minorHAnsi"/>
          <w:sz w:val="24"/>
          <w:szCs w:val="24"/>
        </w:rPr>
        <w:t xml:space="preserve"> </w:t>
      </w:r>
      <w:r w:rsidR="00D34D77" w:rsidRPr="00E34565">
        <w:rPr>
          <w:rFonts w:eastAsia="Times New Roman" w:cstheme="minorHAnsi"/>
          <w:sz w:val="24"/>
          <w:szCs w:val="24"/>
        </w:rPr>
        <w:t xml:space="preserve">proprietary </w:t>
      </w:r>
      <w:r w:rsidR="000121EE" w:rsidRPr="00E34565">
        <w:rPr>
          <w:rFonts w:eastAsia="Times New Roman" w:cstheme="minorHAnsi"/>
          <w:sz w:val="24"/>
          <w:szCs w:val="24"/>
        </w:rPr>
        <w:t xml:space="preserve">25-gram payload </w:t>
      </w:r>
      <w:r w:rsidR="00EE0ECB" w:rsidRPr="00E34565">
        <w:rPr>
          <w:rFonts w:eastAsia="Times New Roman" w:cstheme="minorHAnsi"/>
          <w:sz w:val="24"/>
          <w:szCs w:val="24"/>
        </w:rPr>
        <w:t xml:space="preserve">approximately </w:t>
      </w:r>
      <w:r w:rsidR="003B619D" w:rsidRPr="00E34565">
        <w:rPr>
          <w:rFonts w:eastAsia="Times New Roman" w:cstheme="minorHAnsi"/>
          <w:sz w:val="24"/>
          <w:szCs w:val="24"/>
        </w:rPr>
        <w:t>one</w:t>
      </w:r>
      <w:r w:rsidR="00EE0ECB" w:rsidRPr="00E34565">
        <w:rPr>
          <w:rFonts w:eastAsia="Times New Roman" w:cstheme="minorHAnsi"/>
          <w:sz w:val="24"/>
          <w:szCs w:val="24"/>
        </w:rPr>
        <w:t xml:space="preserve"> meter or closer to a target beacon. </w:t>
      </w:r>
      <w:r w:rsidR="00A14F42" w:rsidRPr="00E34565">
        <w:rPr>
          <w:rFonts w:eastAsia="Times New Roman" w:cstheme="minorHAnsi"/>
          <w:sz w:val="24"/>
          <w:szCs w:val="24"/>
        </w:rPr>
        <w:t>The system utilize</w:t>
      </w:r>
      <w:r w:rsidR="00AC6908">
        <w:rPr>
          <w:rFonts w:eastAsia="Times New Roman" w:cstheme="minorHAnsi"/>
          <w:sz w:val="24"/>
          <w:szCs w:val="24"/>
        </w:rPr>
        <w:t>s</w:t>
      </w:r>
      <w:r w:rsidR="00A14F42" w:rsidRPr="00E34565">
        <w:rPr>
          <w:rFonts w:eastAsia="Times New Roman" w:cstheme="minorHAnsi"/>
          <w:sz w:val="24"/>
          <w:szCs w:val="24"/>
        </w:rPr>
        <w:t xml:space="preserve"> an ultrasonic sensor and a </w:t>
      </w:r>
      <w:r w:rsidR="002C403C">
        <w:rPr>
          <w:rFonts w:eastAsia="Times New Roman" w:cstheme="minorHAnsi"/>
          <w:sz w:val="24"/>
          <w:szCs w:val="24"/>
        </w:rPr>
        <w:t>Pozyx</w:t>
      </w:r>
      <w:r w:rsidR="00A14F42" w:rsidRPr="00E34565">
        <w:rPr>
          <w:rFonts w:eastAsia="Times New Roman" w:cstheme="minorHAnsi"/>
          <w:sz w:val="24"/>
          <w:szCs w:val="24"/>
        </w:rPr>
        <w:t xml:space="preserve"> shield </w:t>
      </w:r>
      <w:r w:rsidR="00622111" w:rsidRPr="00E34565">
        <w:rPr>
          <w:rFonts w:eastAsia="Times New Roman" w:cstheme="minorHAnsi"/>
          <w:sz w:val="24"/>
          <w:szCs w:val="24"/>
        </w:rPr>
        <w:t xml:space="preserve">to </w:t>
      </w:r>
      <w:r w:rsidR="00FC60B1" w:rsidRPr="00E34565">
        <w:rPr>
          <w:rFonts w:eastAsia="Times New Roman" w:cstheme="minorHAnsi"/>
          <w:sz w:val="24"/>
          <w:szCs w:val="24"/>
        </w:rPr>
        <w:t xml:space="preserve">determine location data for navigation. </w:t>
      </w:r>
      <w:r w:rsidR="009C5D9A" w:rsidRPr="00E34565">
        <w:rPr>
          <w:rFonts w:eastAsia="Times New Roman" w:cstheme="minorHAnsi"/>
          <w:sz w:val="24"/>
          <w:szCs w:val="24"/>
        </w:rPr>
        <w:t>A</w:t>
      </w:r>
      <w:r w:rsidR="00B004CA" w:rsidRPr="00E34565">
        <w:rPr>
          <w:rFonts w:eastAsia="Times New Roman" w:cstheme="minorHAnsi"/>
          <w:sz w:val="24"/>
          <w:szCs w:val="24"/>
        </w:rPr>
        <w:t>n</w:t>
      </w:r>
      <w:r w:rsidR="009C5D9A" w:rsidRPr="00E34565">
        <w:rPr>
          <w:rFonts w:eastAsia="Times New Roman" w:cstheme="minorHAnsi"/>
          <w:sz w:val="24"/>
          <w:szCs w:val="24"/>
        </w:rPr>
        <w:t xml:space="preserve"> </w:t>
      </w:r>
      <w:r w:rsidR="00B004CA" w:rsidRPr="00E34565">
        <w:rPr>
          <w:rFonts w:eastAsia="Times New Roman" w:cstheme="minorHAnsi"/>
          <w:sz w:val="24"/>
          <w:szCs w:val="24"/>
        </w:rPr>
        <w:t>Arduin</w:t>
      </w:r>
      <w:r w:rsidR="00AB636B" w:rsidRPr="00E34565">
        <w:rPr>
          <w:rFonts w:eastAsia="Times New Roman" w:cstheme="minorHAnsi"/>
          <w:sz w:val="24"/>
          <w:szCs w:val="24"/>
        </w:rPr>
        <w:t>o</w:t>
      </w:r>
      <w:r w:rsidR="00363301" w:rsidRPr="00E34565">
        <w:rPr>
          <w:rFonts w:eastAsia="Times New Roman" w:cstheme="minorHAnsi"/>
          <w:sz w:val="24"/>
          <w:szCs w:val="24"/>
        </w:rPr>
        <w:t xml:space="preserve"> will </w:t>
      </w:r>
      <w:r w:rsidR="0009600E" w:rsidRPr="00E34565">
        <w:rPr>
          <w:rFonts w:eastAsia="Times New Roman" w:cstheme="minorHAnsi"/>
          <w:sz w:val="24"/>
          <w:szCs w:val="24"/>
        </w:rPr>
        <w:t>be the</w:t>
      </w:r>
      <w:r w:rsidR="00AB636B" w:rsidRPr="00E34565">
        <w:rPr>
          <w:rFonts w:eastAsia="Times New Roman" w:cstheme="minorHAnsi"/>
          <w:sz w:val="24"/>
          <w:szCs w:val="24"/>
        </w:rPr>
        <w:t xml:space="preserve"> </w:t>
      </w:r>
      <w:r w:rsidR="0086009A" w:rsidRPr="00E34565">
        <w:rPr>
          <w:rFonts w:eastAsia="Times New Roman" w:cstheme="minorHAnsi"/>
          <w:sz w:val="24"/>
          <w:szCs w:val="24"/>
        </w:rPr>
        <w:t xml:space="preserve">flight computer </w:t>
      </w:r>
      <w:r w:rsidR="0009600E" w:rsidRPr="00E34565">
        <w:rPr>
          <w:rFonts w:eastAsia="Times New Roman" w:cstheme="minorHAnsi"/>
          <w:sz w:val="24"/>
          <w:szCs w:val="24"/>
        </w:rPr>
        <w:t>that</w:t>
      </w:r>
      <w:r w:rsidR="0086009A" w:rsidRPr="00E34565">
        <w:rPr>
          <w:rFonts w:eastAsia="Times New Roman" w:cstheme="minorHAnsi"/>
          <w:sz w:val="24"/>
          <w:szCs w:val="24"/>
        </w:rPr>
        <w:t xml:space="preserve"> will </w:t>
      </w:r>
      <w:r w:rsidR="00E42B22" w:rsidRPr="00E34565">
        <w:rPr>
          <w:rFonts w:eastAsia="Times New Roman" w:cstheme="minorHAnsi"/>
          <w:sz w:val="24"/>
          <w:szCs w:val="24"/>
        </w:rPr>
        <w:t>utilize PD/PID</w:t>
      </w:r>
      <w:r w:rsidR="0086009A" w:rsidRPr="00E34565">
        <w:rPr>
          <w:rFonts w:eastAsia="Times New Roman" w:cstheme="minorHAnsi"/>
          <w:sz w:val="24"/>
          <w:szCs w:val="24"/>
        </w:rPr>
        <w:t xml:space="preserve"> </w:t>
      </w:r>
      <w:r w:rsidR="00F35A77" w:rsidRPr="00E34565">
        <w:rPr>
          <w:rFonts w:eastAsia="Times New Roman" w:cstheme="minorHAnsi"/>
          <w:sz w:val="24"/>
          <w:szCs w:val="24"/>
        </w:rPr>
        <w:t>to</w:t>
      </w:r>
      <w:r w:rsidR="0086009A" w:rsidRPr="00E34565">
        <w:rPr>
          <w:rFonts w:eastAsia="Times New Roman" w:cstheme="minorHAnsi"/>
          <w:sz w:val="24"/>
          <w:szCs w:val="24"/>
        </w:rPr>
        <w:t xml:space="preserve"> control the quad rotor in combination with </w:t>
      </w:r>
      <w:r w:rsidR="0009600E" w:rsidRPr="00E34565">
        <w:rPr>
          <w:rFonts w:eastAsia="Times New Roman" w:cstheme="minorHAnsi"/>
          <w:sz w:val="24"/>
          <w:szCs w:val="24"/>
        </w:rPr>
        <w:t xml:space="preserve">individual electronic speed controllers for each </w:t>
      </w:r>
      <w:r w:rsidR="00E7552E" w:rsidRPr="00E34565">
        <w:rPr>
          <w:rFonts w:eastAsia="Times New Roman" w:cstheme="minorHAnsi"/>
          <w:sz w:val="24"/>
          <w:szCs w:val="24"/>
        </w:rPr>
        <w:t>motor</w:t>
      </w:r>
      <w:r w:rsidR="0009600E" w:rsidRPr="00E34565">
        <w:rPr>
          <w:rFonts w:eastAsia="Times New Roman" w:cstheme="minorHAnsi"/>
          <w:sz w:val="24"/>
          <w:szCs w:val="24"/>
        </w:rPr>
        <w:t xml:space="preserve">. The airframe will be 3D printed out of </w:t>
      </w:r>
      <w:r w:rsidR="003904B8" w:rsidRPr="00E34565">
        <w:rPr>
          <w:rFonts w:eastAsia="Times New Roman" w:cstheme="minorHAnsi"/>
          <w:sz w:val="24"/>
          <w:szCs w:val="24"/>
        </w:rPr>
        <w:t>separate PLA</w:t>
      </w:r>
      <w:r w:rsidR="00831C70" w:rsidRPr="00E34565">
        <w:rPr>
          <w:rFonts w:eastAsia="Times New Roman" w:cstheme="minorHAnsi"/>
          <w:sz w:val="24"/>
          <w:szCs w:val="24"/>
        </w:rPr>
        <w:t>+</w:t>
      </w:r>
      <w:r w:rsidR="003904B8" w:rsidRPr="00E34565">
        <w:rPr>
          <w:rFonts w:eastAsia="Times New Roman" w:cstheme="minorHAnsi"/>
          <w:sz w:val="24"/>
          <w:szCs w:val="24"/>
        </w:rPr>
        <w:t xml:space="preserve"> parts </w:t>
      </w:r>
      <w:r w:rsidR="003005AF" w:rsidRPr="00E34565">
        <w:rPr>
          <w:rFonts w:eastAsia="Times New Roman" w:cstheme="minorHAnsi"/>
          <w:sz w:val="24"/>
          <w:szCs w:val="24"/>
        </w:rPr>
        <w:t>assembled</w:t>
      </w:r>
      <w:r w:rsidR="00DF4692" w:rsidRPr="00E34565">
        <w:rPr>
          <w:rFonts w:eastAsia="Times New Roman" w:cstheme="minorHAnsi"/>
          <w:sz w:val="24"/>
          <w:szCs w:val="24"/>
        </w:rPr>
        <w:t xml:space="preserve"> with steel hardware</w:t>
      </w:r>
      <w:r w:rsidR="004D48BA">
        <w:rPr>
          <w:rFonts w:eastAsia="Times New Roman" w:cstheme="minorHAnsi"/>
          <w:sz w:val="24"/>
          <w:szCs w:val="24"/>
        </w:rPr>
        <w:t xml:space="preserve"> while the propellers will be bought online.</w:t>
      </w:r>
      <w:r w:rsidR="004D48BA" w:rsidRPr="00E34565">
        <w:rPr>
          <w:rFonts w:eastAsia="Times New Roman" w:cstheme="minorHAnsi"/>
          <w:sz w:val="24"/>
          <w:szCs w:val="24"/>
        </w:rPr>
        <w:t xml:space="preserve"> </w:t>
      </w:r>
    </w:p>
    <w:p w14:paraId="09ACB527" w14:textId="3D857941" w:rsidR="00FA5A13" w:rsidRPr="00E34565" w:rsidRDefault="00DD375E" w:rsidP="008B4580">
      <w:pPr>
        <w:rPr>
          <w:rFonts w:eastAsia="Times New Roman" w:cstheme="minorHAnsi"/>
          <w:sz w:val="24"/>
          <w:szCs w:val="24"/>
        </w:rPr>
      </w:pPr>
      <w:r w:rsidRPr="00E34565">
        <w:rPr>
          <w:rFonts w:eastAsia="Times New Roman" w:cstheme="minorHAnsi"/>
          <w:sz w:val="24"/>
          <w:szCs w:val="24"/>
        </w:rPr>
        <w:t xml:space="preserve">The </w:t>
      </w:r>
      <w:r w:rsidR="00584B96" w:rsidRPr="00E34565">
        <w:rPr>
          <w:rFonts w:eastAsia="Times New Roman" w:cstheme="minorHAnsi"/>
          <w:sz w:val="24"/>
          <w:szCs w:val="24"/>
        </w:rPr>
        <w:t xml:space="preserve">competition </w:t>
      </w:r>
      <w:r w:rsidR="00392D66" w:rsidRPr="00E34565">
        <w:rPr>
          <w:rFonts w:eastAsia="Times New Roman" w:cstheme="minorHAnsi"/>
          <w:sz w:val="24"/>
          <w:szCs w:val="24"/>
        </w:rPr>
        <w:t xml:space="preserve">scoring </w:t>
      </w:r>
      <w:r w:rsidR="00E42E25">
        <w:rPr>
          <w:rFonts w:eastAsia="Times New Roman" w:cstheme="minorHAnsi"/>
          <w:sz w:val="24"/>
          <w:szCs w:val="24"/>
        </w:rPr>
        <w:t>is</w:t>
      </w:r>
      <w:r w:rsidR="00584B96" w:rsidRPr="00E34565">
        <w:rPr>
          <w:rFonts w:eastAsia="Times New Roman" w:cstheme="minorHAnsi"/>
          <w:sz w:val="24"/>
          <w:szCs w:val="24"/>
        </w:rPr>
        <w:t xml:space="preserve"> </w:t>
      </w:r>
      <w:r w:rsidR="00392D66" w:rsidRPr="00E34565">
        <w:rPr>
          <w:rFonts w:eastAsia="Times New Roman" w:cstheme="minorHAnsi"/>
          <w:sz w:val="24"/>
          <w:szCs w:val="24"/>
        </w:rPr>
        <w:t>based</w:t>
      </w:r>
      <w:r w:rsidR="00F81815" w:rsidRPr="00E34565">
        <w:rPr>
          <w:rFonts w:eastAsia="Times New Roman" w:cstheme="minorHAnsi"/>
          <w:sz w:val="24"/>
          <w:szCs w:val="24"/>
        </w:rPr>
        <w:t xml:space="preserve"> </w:t>
      </w:r>
      <w:r w:rsidR="001C1E62" w:rsidRPr="00E34565">
        <w:rPr>
          <w:rFonts w:eastAsia="Times New Roman" w:cstheme="minorHAnsi"/>
          <w:sz w:val="24"/>
          <w:szCs w:val="24"/>
        </w:rPr>
        <w:t xml:space="preserve">on the performance of GEOFF’s autonomous performance </w:t>
      </w:r>
      <w:r w:rsidR="001603C9" w:rsidRPr="00E34565">
        <w:rPr>
          <w:rFonts w:eastAsia="Times New Roman" w:cstheme="minorHAnsi"/>
          <w:sz w:val="24"/>
          <w:szCs w:val="24"/>
        </w:rPr>
        <w:t>as well as</w:t>
      </w:r>
      <w:r w:rsidR="001C1E62" w:rsidRPr="00E34565">
        <w:rPr>
          <w:rFonts w:eastAsia="Times New Roman" w:cstheme="minorHAnsi"/>
          <w:sz w:val="24"/>
          <w:szCs w:val="24"/>
        </w:rPr>
        <w:t xml:space="preserve"> </w:t>
      </w:r>
      <w:r w:rsidR="00396C85" w:rsidRPr="00E34565">
        <w:rPr>
          <w:rFonts w:eastAsia="Times New Roman" w:cstheme="minorHAnsi"/>
          <w:sz w:val="24"/>
          <w:szCs w:val="24"/>
        </w:rPr>
        <w:t>system</w:t>
      </w:r>
      <w:r w:rsidR="001C1E62" w:rsidRPr="00E34565">
        <w:rPr>
          <w:rFonts w:eastAsia="Times New Roman" w:cstheme="minorHAnsi"/>
          <w:sz w:val="24"/>
          <w:szCs w:val="24"/>
        </w:rPr>
        <w:t xml:space="preserve"> weight and </w:t>
      </w:r>
      <w:r w:rsidR="003860D5" w:rsidRPr="00E34565">
        <w:rPr>
          <w:rFonts w:eastAsia="Times New Roman" w:cstheme="minorHAnsi"/>
          <w:sz w:val="24"/>
          <w:szCs w:val="24"/>
        </w:rPr>
        <w:t>project</w:t>
      </w:r>
      <w:r w:rsidR="00672C45" w:rsidRPr="00E34565">
        <w:rPr>
          <w:rFonts w:eastAsia="Times New Roman" w:cstheme="minorHAnsi"/>
          <w:sz w:val="24"/>
          <w:szCs w:val="24"/>
        </w:rPr>
        <w:t xml:space="preserve"> cost</w:t>
      </w:r>
      <w:r w:rsidR="001C1E62" w:rsidRPr="00E34565">
        <w:rPr>
          <w:rFonts w:eastAsia="Times New Roman" w:cstheme="minorHAnsi"/>
          <w:sz w:val="24"/>
          <w:szCs w:val="24"/>
        </w:rPr>
        <w:t xml:space="preserve">. </w:t>
      </w:r>
      <w:r w:rsidR="00EE5060" w:rsidRPr="00E34565">
        <w:rPr>
          <w:rFonts w:eastAsia="Times New Roman" w:cstheme="minorHAnsi"/>
          <w:sz w:val="24"/>
          <w:szCs w:val="24"/>
        </w:rPr>
        <w:t xml:space="preserve">The </w:t>
      </w:r>
      <w:r w:rsidR="007C6D15">
        <w:rPr>
          <w:rFonts w:eastAsia="Times New Roman" w:cstheme="minorHAnsi"/>
          <w:sz w:val="24"/>
          <w:szCs w:val="24"/>
        </w:rPr>
        <w:t xml:space="preserve">final </w:t>
      </w:r>
      <w:r w:rsidR="00EE5060" w:rsidRPr="00E34565">
        <w:rPr>
          <w:rFonts w:eastAsia="Times New Roman" w:cstheme="minorHAnsi"/>
          <w:sz w:val="24"/>
          <w:szCs w:val="24"/>
        </w:rPr>
        <w:t>weight</w:t>
      </w:r>
      <w:r w:rsidR="0034651E" w:rsidRPr="00E34565">
        <w:rPr>
          <w:rFonts w:eastAsia="Times New Roman" w:cstheme="minorHAnsi"/>
          <w:sz w:val="24"/>
          <w:szCs w:val="24"/>
        </w:rPr>
        <w:t xml:space="preserve"> of the system </w:t>
      </w:r>
      <w:r w:rsidR="00FF2F2B" w:rsidRPr="00E34565">
        <w:rPr>
          <w:rFonts w:eastAsia="Times New Roman" w:cstheme="minorHAnsi"/>
          <w:sz w:val="24"/>
          <w:szCs w:val="24"/>
        </w:rPr>
        <w:t xml:space="preserve">is </w:t>
      </w:r>
      <w:r w:rsidR="007C6D15">
        <w:rPr>
          <w:rFonts w:eastAsia="Times New Roman" w:cstheme="minorHAnsi"/>
          <w:sz w:val="24"/>
          <w:szCs w:val="24"/>
        </w:rPr>
        <w:t>890</w:t>
      </w:r>
      <w:r w:rsidR="0053632A" w:rsidRPr="00E34565">
        <w:rPr>
          <w:rFonts w:eastAsia="Times New Roman" w:cstheme="minorHAnsi"/>
          <w:sz w:val="24"/>
          <w:szCs w:val="24"/>
        </w:rPr>
        <w:t xml:space="preserve"> grams </w:t>
      </w:r>
      <w:r w:rsidR="007C6D15">
        <w:rPr>
          <w:rFonts w:eastAsia="Times New Roman" w:cstheme="minorHAnsi"/>
          <w:sz w:val="24"/>
          <w:szCs w:val="24"/>
        </w:rPr>
        <w:t xml:space="preserve">and </w:t>
      </w:r>
      <w:r w:rsidR="007C3E7F" w:rsidRPr="00E34565">
        <w:rPr>
          <w:rFonts w:eastAsia="Times New Roman" w:cstheme="minorHAnsi"/>
          <w:sz w:val="24"/>
          <w:szCs w:val="24"/>
        </w:rPr>
        <w:t>the project</w:t>
      </w:r>
      <w:r w:rsidR="00FC56C6" w:rsidRPr="00E34565">
        <w:rPr>
          <w:rFonts w:eastAsia="Times New Roman" w:cstheme="minorHAnsi"/>
          <w:sz w:val="24"/>
          <w:szCs w:val="24"/>
        </w:rPr>
        <w:t xml:space="preserve"> cost </w:t>
      </w:r>
      <w:r w:rsidR="008A2077">
        <w:rPr>
          <w:rFonts w:eastAsia="Times New Roman" w:cstheme="minorHAnsi"/>
          <w:sz w:val="24"/>
          <w:szCs w:val="24"/>
        </w:rPr>
        <w:t>finished at</w:t>
      </w:r>
      <w:r w:rsidR="00914B18" w:rsidRPr="00E34565">
        <w:rPr>
          <w:rFonts w:eastAsia="Times New Roman" w:cstheme="minorHAnsi"/>
          <w:sz w:val="24"/>
          <w:szCs w:val="24"/>
        </w:rPr>
        <w:t xml:space="preserve"> $2</w:t>
      </w:r>
      <w:r w:rsidR="008A2077">
        <w:rPr>
          <w:rFonts w:eastAsia="Times New Roman" w:cstheme="minorHAnsi"/>
          <w:sz w:val="24"/>
          <w:szCs w:val="24"/>
        </w:rPr>
        <w:t>92.97</w:t>
      </w:r>
      <w:r w:rsidR="00914B18" w:rsidRPr="00E34565">
        <w:rPr>
          <w:rFonts w:eastAsia="Times New Roman" w:cstheme="minorHAnsi"/>
          <w:sz w:val="24"/>
          <w:szCs w:val="24"/>
        </w:rPr>
        <w:t>.</w:t>
      </w:r>
      <w:r w:rsidR="008A2077">
        <w:rPr>
          <w:rFonts w:eastAsia="Times New Roman" w:cstheme="minorHAnsi"/>
          <w:sz w:val="24"/>
          <w:szCs w:val="24"/>
        </w:rPr>
        <w:t xml:space="preserve"> </w:t>
      </w:r>
      <w:r w:rsidR="00E42E25">
        <w:rPr>
          <w:rFonts w:eastAsia="Times New Roman" w:cstheme="minorHAnsi"/>
          <w:sz w:val="24"/>
          <w:szCs w:val="24"/>
        </w:rPr>
        <w:t xml:space="preserve">Built Illiterate placed first out of three teams </w:t>
      </w:r>
      <w:r w:rsidR="00081850">
        <w:rPr>
          <w:rFonts w:eastAsia="Times New Roman" w:cstheme="minorHAnsi"/>
          <w:sz w:val="24"/>
          <w:szCs w:val="24"/>
        </w:rPr>
        <w:t xml:space="preserve">in the competition with a final score of roughly 0.6 </w:t>
      </w:r>
      <w:r w:rsidR="005A0EAD">
        <w:rPr>
          <w:rFonts w:eastAsia="Times New Roman" w:cstheme="minorHAnsi"/>
          <w:sz w:val="24"/>
          <w:szCs w:val="24"/>
        </w:rPr>
        <w:t xml:space="preserve">due to </w:t>
      </w:r>
      <w:r w:rsidR="00E35164">
        <w:rPr>
          <w:rFonts w:eastAsia="Times New Roman" w:cstheme="minorHAnsi"/>
          <w:sz w:val="24"/>
          <w:szCs w:val="24"/>
        </w:rPr>
        <w:t xml:space="preserve">the </w:t>
      </w:r>
      <w:r w:rsidR="00B472B9">
        <w:rPr>
          <w:rFonts w:eastAsia="Times New Roman" w:cstheme="minorHAnsi"/>
          <w:sz w:val="24"/>
          <w:szCs w:val="24"/>
        </w:rPr>
        <w:t>absence of</w:t>
      </w:r>
      <w:r w:rsidR="005A0EAD">
        <w:rPr>
          <w:rFonts w:eastAsia="Times New Roman" w:cstheme="minorHAnsi"/>
          <w:sz w:val="24"/>
          <w:szCs w:val="24"/>
        </w:rPr>
        <w:t xml:space="preserve"> aut</w:t>
      </w:r>
      <w:r w:rsidR="00E35164">
        <w:rPr>
          <w:rFonts w:eastAsia="Times New Roman" w:cstheme="minorHAnsi"/>
          <w:sz w:val="24"/>
          <w:szCs w:val="24"/>
        </w:rPr>
        <w:t>onomous features</w:t>
      </w:r>
      <w:r w:rsidR="00B472B9">
        <w:rPr>
          <w:rFonts w:eastAsia="Times New Roman" w:cstheme="minorHAnsi"/>
          <w:sz w:val="24"/>
          <w:szCs w:val="24"/>
        </w:rPr>
        <w:t>.</w:t>
      </w:r>
    </w:p>
    <w:p w14:paraId="58AA7C30" w14:textId="45385D48" w:rsidR="00356C44" w:rsidRPr="00E34565" w:rsidRDefault="00356C44" w:rsidP="008B4580">
      <w:pPr>
        <w:rPr>
          <w:rFonts w:eastAsia="Times New Roman" w:cstheme="minorHAnsi"/>
          <w:sz w:val="24"/>
          <w:szCs w:val="24"/>
        </w:rPr>
      </w:pPr>
      <w:r w:rsidRPr="00E34565">
        <w:rPr>
          <w:rFonts w:eastAsiaTheme="majorEastAsia" w:cstheme="minorHAnsi"/>
          <w:color w:val="2F5496" w:themeColor="accent1" w:themeShade="BF"/>
          <w:sz w:val="32"/>
          <w:szCs w:val="32"/>
        </w:rPr>
        <w:br w:type="page"/>
      </w:r>
    </w:p>
    <w:sdt>
      <w:sdtPr>
        <w:rPr>
          <w:rFonts w:asciiTheme="minorHAnsi" w:eastAsiaTheme="minorEastAsia" w:hAnsiTheme="minorHAnsi" w:cstheme="minorBidi"/>
          <w:color w:val="auto"/>
          <w:sz w:val="22"/>
          <w:szCs w:val="22"/>
        </w:rPr>
        <w:id w:val="1069922834"/>
        <w:docPartObj>
          <w:docPartGallery w:val="Table of Contents"/>
          <w:docPartUnique/>
        </w:docPartObj>
      </w:sdtPr>
      <w:sdtEndPr>
        <w:rPr>
          <w:b/>
        </w:rPr>
      </w:sdtEndPr>
      <w:sdtContent>
        <w:p w14:paraId="4D7B83ED" w14:textId="0205498A" w:rsidR="00BB7A77" w:rsidRPr="00E34565" w:rsidRDefault="00BB7A77">
          <w:pPr>
            <w:pStyle w:val="TOCHeading"/>
            <w:rPr>
              <w:rFonts w:asciiTheme="minorHAnsi" w:hAnsiTheme="minorHAnsi" w:cstheme="minorHAnsi"/>
            </w:rPr>
          </w:pPr>
          <w:r w:rsidRPr="00E34565">
            <w:rPr>
              <w:rFonts w:asciiTheme="minorHAnsi" w:hAnsiTheme="minorHAnsi" w:cstheme="minorHAnsi"/>
            </w:rPr>
            <w:t>Contents</w:t>
          </w:r>
        </w:p>
        <w:p w14:paraId="7117142D" w14:textId="2B82DBA3" w:rsidR="00447BBA" w:rsidRDefault="00BB7A77">
          <w:pPr>
            <w:pStyle w:val="TOC1"/>
            <w:tabs>
              <w:tab w:val="right" w:leader="dot" w:pos="9350"/>
            </w:tabs>
            <w:rPr>
              <w:rFonts w:eastAsiaTheme="minorEastAsia"/>
              <w:noProof/>
              <w:kern w:val="2"/>
              <w:sz w:val="24"/>
              <w:szCs w:val="24"/>
              <w14:ligatures w14:val="standardContextual"/>
            </w:rPr>
          </w:pPr>
          <w:r w:rsidRPr="00E34565">
            <w:rPr>
              <w:rFonts w:cstheme="minorHAnsi"/>
            </w:rPr>
            <w:fldChar w:fldCharType="begin"/>
          </w:r>
          <w:r w:rsidRPr="00E34565">
            <w:rPr>
              <w:rFonts w:cstheme="minorHAnsi"/>
            </w:rPr>
            <w:instrText xml:space="preserve"> TOC \o "1-3" \h \z \u </w:instrText>
          </w:r>
          <w:r w:rsidRPr="00E34565">
            <w:rPr>
              <w:rFonts w:cstheme="minorHAnsi"/>
            </w:rPr>
            <w:fldChar w:fldCharType="separate"/>
          </w:r>
          <w:hyperlink w:anchor="_Toc165154439" w:history="1">
            <w:r w:rsidR="00447BBA" w:rsidRPr="00B8344D">
              <w:rPr>
                <w:rStyle w:val="Hyperlink"/>
                <w:rFonts w:cstheme="minorHAnsi"/>
                <w:b/>
                <w:noProof/>
              </w:rPr>
              <w:t>Executive Summary</w:t>
            </w:r>
            <w:r w:rsidR="00447BBA">
              <w:rPr>
                <w:noProof/>
                <w:webHidden/>
              </w:rPr>
              <w:tab/>
            </w:r>
            <w:r w:rsidR="00447BBA">
              <w:rPr>
                <w:noProof/>
                <w:webHidden/>
              </w:rPr>
              <w:fldChar w:fldCharType="begin"/>
            </w:r>
            <w:r w:rsidR="00447BBA">
              <w:rPr>
                <w:noProof/>
                <w:webHidden/>
              </w:rPr>
              <w:instrText xml:space="preserve"> PAGEREF _Toc165154439 \h </w:instrText>
            </w:r>
            <w:r w:rsidR="00447BBA">
              <w:rPr>
                <w:noProof/>
                <w:webHidden/>
              </w:rPr>
            </w:r>
            <w:r w:rsidR="00447BBA">
              <w:rPr>
                <w:noProof/>
                <w:webHidden/>
              </w:rPr>
              <w:fldChar w:fldCharType="separate"/>
            </w:r>
            <w:r w:rsidR="004D5113">
              <w:rPr>
                <w:noProof/>
                <w:webHidden/>
              </w:rPr>
              <w:t>1</w:t>
            </w:r>
            <w:r w:rsidR="00447BBA">
              <w:rPr>
                <w:noProof/>
                <w:webHidden/>
              </w:rPr>
              <w:fldChar w:fldCharType="end"/>
            </w:r>
          </w:hyperlink>
        </w:p>
        <w:p w14:paraId="1D6DF943" w14:textId="02998D00" w:rsidR="00447BBA" w:rsidRDefault="00447BBA">
          <w:pPr>
            <w:pStyle w:val="TOC1"/>
            <w:tabs>
              <w:tab w:val="right" w:leader="dot" w:pos="9350"/>
            </w:tabs>
            <w:rPr>
              <w:rFonts w:eastAsiaTheme="minorEastAsia"/>
              <w:noProof/>
              <w:kern w:val="2"/>
              <w:sz w:val="24"/>
              <w:szCs w:val="24"/>
              <w14:ligatures w14:val="standardContextual"/>
            </w:rPr>
          </w:pPr>
          <w:hyperlink w:anchor="_Toc165154440" w:history="1">
            <w:r w:rsidRPr="00B8344D">
              <w:rPr>
                <w:rStyle w:val="Hyperlink"/>
                <w:rFonts w:cstheme="minorHAnsi"/>
                <w:b/>
                <w:noProof/>
              </w:rPr>
              <w:t>Introduction</w:t>
            </w:r>
            <w:r>
              <w:rPr>
                <w:noProof/>
                <w:webHidden/>
              </w:rPr>
              <w:tab/>
            </w:r>
            <w:r>
              <w:rPr>
                <w:noProof/>
                <w:webHidden/>
              </w:rPr>
              <w:fldChar w:fldCharType="begin"/>
            </w:r>
            <w:r>
              <w:rPr>
                <w:noProof/>
                <w:webHidden/>
              </w:rPr>
              <w:instrText xml:space="preserve"> PAGEREF _Toc165154440 \h </w:instrText>
            </w:r>
            <w:r>
              <w:rPr>
                <w:noProof/>
                <w:webHidden/>
              </w:rPr>
            </w:r>
            <w:r>
              <w:rPr>
                <w:noProof/>
                <w:webHidden/>
              </w:rPr>
              <w:fldChar w:fldCharType="separate"/>
            </w:r>
            <w:r w:rsidR="004D5113">
              <w:rPr>
                <w:noProof/>
                <w:webHidden/>
              </w:rPr>
              <w:t>5</w:t>
            </w:r>
            <w:r>
              <w:rPr>
                <w:noProof/>
                <w:webHidden/>
              </w:rPr>
              <w:fldChar w:fldCharType="end"/>
            </w:r>
          </w:hyperlink>
        </w:p>
        <w:p w14:paraId="1F003D02" w14:textId="698FB1AB" w:rsidR="00447BBA" w:rsidRDefault="00447BBA">
          <w:pPr>
            <w:pStyle w:val="TOC1"/>
            <w:tabs>
              <w:tab w:val="right" w:leader="dot" w:pos="9350"/>
            </w:tabs>
            <w:rPr>
              <w:rFonts w:eastAsiaTheme="minorEastAsia"/>
              <w:noProof/>
              <w:kern w:val="2"/>
              <w:sz w:val="24"/>
              <w:szCs w:val="24"/>
              <w14:ligatures w14:val="standardContextual"/>
            </w:rPr>
          </w:pPr>
          <w:hyperlink w:anchor="_Toc165154441" w:history="1">
            <w:r w:rsidRPr="00B8344D">
              <w:rPr>
                <w:rStyle w:val="Hyperlink"/>
                <w:rFonts w:cstheme="minorHAnsi"/>
                <w:b/>
                <w:noProof/>
              </w:rPr>
              <w:t>Team Overview and Capabilities</w:t>
            </w:r>
            <w:r>
              <w:rPr>
                <w:noProof/>
                <w:webHidden/>
              </w:rPr>
              <w:tab/>
            </w:r>
            <w:r>
              <w:rPr>
                <w:noProof/>
                <w:webHidden/>
              </w:rPr>
              <w:fldChar w:fldCharType="begin"/>
            </w:r>
            <w:r>
              <w:rPr>
                <w:noProof/>
                <w:webHidden/>
              </w:rPr>
              <w:instrText xml:space="preserve"> PAGEREF _Toc165154441 \h </w:instrText>
            </w:r>
            <w:r>
              <w:rPr>
                <w:noProof/>
                <w:webHidden/>
              </w:rPr>
            </w:r>
            <w:r>
              <w:rPr>
                <w:noProof/>
                <w:webHidden/>
              </w:rPr>
              <w:fldChar w:fldCharType="separate"/>
            </w:r>
            <w:r w:rsidR="004D5113">
              <w:rPr>
                <w:noProof/>
                <w:webHidden/>
              </w:rPr>
              <w:t>6</w:t>
            </w:r>
            <w:r>
              <w:rPr>
                <w:noProof/>
                <w:webHidden/>
              </w:rPr>
              <w:fldChar w:fldCharType="end"/>
            </w:r>
          </w:hyperlink>
        </w:p>
        <w:p w14:paraId="67313C02" w14:textId="37F096E4" w:rsidR="00447BBA" w:rsidRDefault="00447BBA">
          <w:pPr>
            <w:pStyle w:val="TOC1"/>
            <w:tabs>
              <w:tab w:val="right" w:leader="dot" w:pos="9350"/>
            </w:tabs>
            <w:rPr>
              <w:rFonts w:eastAsiaTheme="minorEastAsia"/>
              <w:noProof/>
              <w:kern w:val="2"/>
              <w:sz w:val="24"/>
              <w:szCs w:val="24"/>
              <w14:ligatures w14:val="standardContextual"/>
            </w:rPr>
          </w:pPr>
          <w:hyperlink w:anchor="_Toc165154442" w:history="1">
            <w:r w:rsidRPr="00B8344D">
              <w:rPr>
                <w:rStyle w:val="Hyperlink"/>
                <w:rFonts w:cstheme="minorHAnsi"/>
                <w:b/>
                <w:noProof/>
              </w:rPr>
              <w:t>Concept of Operations (CONOPS)</w:t>
            </w:r>
            <w:r>
              <w:rPr>
                <w:noProof/>
                <w:webHidden/>
              </w:rPr>
              <w:tab/>
            </w:r>
            <w:r>
              <w:rPr>
                <w:noProof/>
                <w:webHidden/>
              </w:rPr>
              <w:fldChar w:fldCharType="begin"/>
            </w:r>
            <w:r>
              <w:rPr>
                <w:noProof/>
                <w:webHidden/>
              </w:rPr>
              <w:instrText xml:space="preserve"> PAGEREF _Toc165154442 \h </w:instrText>
            </w:r>
            <w:r>
              <w:rPr>
                <w:noProof/>
                <w:webHidden/>
              </w:rPr>
            </w:r>
            <w:r>
              <w:rPr>
                <w:noProof/>
                <w:webHidden/>
              </w:rPr>
              <w:fldChar w:fldCharType="separate"/>
            </w:r>
            <w:r w:rsidR="004D5113">
              <w:rPr>
                <w:noProof/>
                <w:webHidden/>
              </w:rPr>
              <w:t>7</w:t>
            </w:r>
            <w:r>
              <w:rPr>
                <w:noProof/>
                <w:webHidden/>
              </w:rPr>
              <w:fldChar w:fldCharType="end"/>
            </w:r>
          </w:hyperlink>
        </w:p>
        <w:p w14:paraId="66D8011A" w14:textId="666EBA38" w:rsidR="00447BBA" w:rsidRDefault="00447BBA">
          <w:pPr>
            <w:pStyle w:val="TOC1"/>
            <w:tabs>
              <w:tab w:val="right" w:leader="dot" w:pos="9350"/>
            </w:tabs>
            <w:rPr>
              <w:rFonts w:eastAsiaTheme="minorEastAsia"/>
              <w:noProof/>
              <w:kern w:val="2"/>
              <w:sz w:val="24"/>
              <w:szCs w:val="24"/>
              <w14:ligatures w14:val="standardContextual"/>
            </w:rPr>
          </w:pPr>
          <w:hyperlink w:anchor="_Toc165154443" w:history="1">
            <w:r w:rsidRPr="00B8344D">
              <w:rPr>
                <w:rStyle w:val="Hyperlink"/>
                <w:rFonts w:cstheme="minorHAnsi"/>
                <w:b/>
                <w:noProof/>
              </w:rPr>
              <w:t>Requirements</w:t>
            </w:r>
            <w:r>
              <w:rPr>
                <w:noProof/>
                <w:webHidden/>
              </w:rPr>
              <w:tab/>
            </w:r>
            <w:r>
              <w:rPr>
                <w:noProof/>
                <w:webHidden/>
              </w:rPr>
              <w:fldChar w:fldCharType="begin"/>
            </w:r>
            <w:r>
              <w:rPr>
                <w:noProof/>
                <w:webHidden/>
              </w:rPr>
              <w:instrText xml:space="preserve"> PAGEREF _Toc165154443 \h </w:instrText>
            </w:r>
            <w:r>
              <w:rPr>
                <w:noProof/>
                <w:webHidden/>
              </w:rPr>
            </w:r>
            <w:r>
              <w:rPr>
                <w:noProof/>
                <w:webHidden/>
              </w:rPr>
              <w:fldChar w:fldCharType="separate"/>
            </w:r>
            <w:r w:rsidR="004D5113">
              <w:rPr>
                <w:noProof/>
                <w:webHidden/>
              </w:rPr>
              <w:t>9</w:t>
            </w:r>
            <w:r>
              <w:rPr>
                <w:noProof/>
                <w:webHidden/>
              </w:rPr>
              <w:fldChar w:fldCharType="end"/>
            </w:r>
          </w:hyperlink>
        </w:p>
        <w:p w14:paraId="07AF1D43" w14:textId="0E6EE826" w:rsidR="00447BBA" w:rsidRDefault="00447BBA">
          <w:pPr>
            <w:pStyle w:val="TOC1"/>
            <w:tabs>
              <w:tab w:val="right" w:leader="dot" w:pos="9350"/>
            </w:tabs>
            <w:rPr>
              <w:rFonts w:eastAsiaTheme="minorEastAsia"/>
              <w:noProof/>
              <w:kern w:val="2"/>
              <w:sz w:val="24"/>
              <w:szCs w:val="24"/>
              <w14:ligatures w14:val="standardContextual"/>
            </w:rPr>
          </w:pPr>
          <w:hyperlink w:anchor="_Toc165154444" w:history="1">
            <w:r w:rsidRPr="00B8344D">
              <w:rPr>
                <w:rStyle w:val="Hyperlink"/>
                <w:rFonts w:cstheme="minorHAnsi"/>
                <w:b/>
                <w:noProof/>
              </w:rPr>
              <w:t>Final System Designs</w:t>
            </w:r>
            <w:r>
              <w:rPr>
                <w:noProof/>
                <w:webHidden/>
              </w:rPr>
              <w:tab/>
            </w:r>
            <w:r>
              <w:rPr>
                <w:noProof/>
                <w:webHidden/>
              </w:rPr>
              <w:fldChar w:fldCharType="begin"/>
            </w:r>
            <w:r>
              <w:rPr>
                <w:noProof/>
                <w:webHidden/>
              </w:rPr>
              <w:instrText xml:space="preserve"> PAGEREF _Toc165154444 \h </w:instrText>
            </w:r>
            <w:r>
              <w:rPr>
                <w:noProof/>
                <w:webHidden/>
              </w:rPr>
            </w:r>
            <w:r>
              <w:rPr>
                <w:noProof/>
                <w:webHidden/>
              </w:rPr>
              <w:fldChar w:fldCharType="separate"/>
            </w:r>
            <w:r w:rsidR="004D5113">
              <w:rPr>
                <w:noProof/>
                <w:webHidden/>
              </w:rPr>
              <w:t>11</w:t>
            </w:r>
            <w:r>
              <w:rPr>
                <w:noProof/>
                <w:webHidden/>
              </w:rPr>
              <w:fldChar w:fldCharType="end"/>
            </w:r>
          </w:hyperlink>
        </w:p>
        <w:p w14:paraId="64024C82" w14:textId="7D81ADE6" w:rsidR="00447BBA" w:rsidRDefault="00447BBA">
          <w:pPr>
            <w:pStyle w:val="TOC1"/>
            <w:tabs>
              <w:tab w:val="right" w:leader="dot" w:pos="9350"/>
            </w:tabs>
            <w:rPr>
              <w:rFonts w:eastAsiaTheme="minorEastAsia"/>
              <w:noProof/>
              <w:kern w:val="2"/>
              <w:sz w:val="24"/>
              <w:szCs w:val="24"/>
              <w14:ligatures w14:val="standardContextual"/>
            </w:rPr>
          </w:pPr>
          <w:hyperlink w:anchor="_Toc165154445" w:history="1">
            <w:r w:rsidRPr="00B8344D">
              <w:rPr>
                <w:rStyle w:val="Hyperlink"/>
                <w:rFonts w:cstheme="minorHAnsi"/>
                <w:b/>
                <w:noProof/>
              </w:rPr>
              <w:t>Subsystem Design</w:t>
            </w:r>
            <w:r>
              <w:rPr>
                <w:noProof/>
                <w:webHidden/>
              </w:rPr>
              <w:tab/>
            </w:r>
            <w:r>
              <w:rPr>
                <w:noProof/>
                <w:webHidden/>
              </w:rPr>
              <w:fldChar w:fldCharType="begin"/>
            </w:r>
            <w:r>
              <w:rPr>
                <w:noProof/>
                <w:webHidden/>
              </w:rPr>
              <w:instrText xml:space="preserve"> PAGEREF _Toc165154445 \h </w:instrText>
            </w:r>
            <w:r>
              <w:rPr>
                <w:noProof/>
                <w:webHidden/>
              </w:rPr>
            </w:r>
            <w:r>
              <w:rPr>
                <w:noProof/>
                <w:webHidden/>
              </w:rPr>
              <w:fldChar w:fldCharType="separate"/>
            </w:r>
            <w:r w:rsidR="004D5113">
              <w:rPr>
                <w:noProof/>
                <w:webHidden/>
              </w:rPr>
              <w:t>13</w:t>
            </w:r>
            <w:r>
              <w:rPr>
                <w:noProof/>
                <w:webHidden/>
              </w:rPr>
              <w:fldChar w:fldCharType="end"/>
            </w:r>
          </w:hyperlink>
        </w:p>
        <w:p w14:paraId="473E07C5" w14:textId="5F9F2B30" w:rsidR="00447BBA" w:rsidRDefault="00447BBA">
          <w:pPr>
            <w:pStyle w:val="TOC2"/>
            <w:tabs>
              <w:tab w:val="right" w:leader="dot" w:pos="9350"/>
            </w:tabs>
            <w:rPr>
              <w:rFonts w:eastAsiaTheme="minorEastAsia"/>
              <w:noProof/>
              <w:kern w:val="2"/>
              <w:sz w:val="24"/>
              <w:szCs w:val="24"/>
              <w14:ligatures w14:val="standardContextual"/>
            </w:rPr>
          </w:pPr>
          <w:hyperlink w:anchor="_Toc165154446" w:history="1">
            <w:r w:rsidRPr="00B8344D">
              <w:rPr>
                <w:rStyle w:val="Hyperlink"/>
                <w:rFonts w:cstheme="minorHAnsi"/>
                <w:noProof/>
              </w:rPr>
              <w:t>Structural Design</w:t>
            </w:r>
            <w:r>
              <w:rPr>
                <w:noProof/>
                <w:webHidden/>
              </w:rPr>
              <w:tab/>
            </w:r>
            <w:r>
              <w:rPr>
                <w:noProof/>
                <w:webHidden/>
              </w:rPr>
              <w:fldChar w:fldCharType="begin"/>
            </w:r>
            <w:r>
              <w:rPr>
                <w:noProof/>
                <w:webHidden/>
              </w:rPr>
              <w:instrText xml:space="preserve"> PAGEREF _Toc165154446 \h </w:instrText>
            </w:r>
            <w:r>
              <w:rPr>
                <w:noProof/>
                <w:webHidden/>
              </w:rPr>
            </w:r>
            <w:r>
              <w:rPr>
                <w:noProof/>
                <w:webHidden/>
              </w:rPr>
              <w:fldChar w:fldCharType="separate"/>
            </w:r>
            <w:r w:rsidR="004D5113">
              <w:rPr>
                <w:noProof/>
                <w:webHidden/>
              </w:rPr>
              <w:t>13</w:t>
            </w:r>
            <w:r>
              <w:rPr>
                <w:noProof/>
                <w:webHidden/>
              </w:rPr>
              <w:fldChar w:fldCharType="end"/>
            </w:r>
          </w:hyperlink>
        </w:p>
        <w:p w14:paraId="31BCE3AA" w14:textId="18D59F27" w:rsidR="00447BBA" w:rsidRDefault="00447BBA">
          <w:pPr>
            <w:pStyle w:val="TOC2"/>
            <w:tabs>
              <w:tab w:val="right" w:leader="dot" w:pos="9350"/>
            </w:tabs>
            <w:rPr>
              <w:rFonts w:eastAsiaTheme="minorEastAsia"/>
              <w:noProof/>
              <w:kern w:val="2"/>
              <w:sz w:val="24"/>
              <w:szCs w:val="24"/>
              <w14:ligatures w14:val="standardContextual"/>
            </w:rPr>
          </w:pPr>
          <w:hyperlink w:anchor="_Toc165154447" w:history="1">
            <w:r w:rsidRPr="00B8344D">
              <w:rPr>
                <w:rStyle w:val="Hyperlink"/>
                <w:rFonts w:cstheme="minorHAnsi"/>
                <w:noProof/>
              </w:rPr>
              <w:t>Payload Mechanism and Mounting</w:t>
            </w:r>
            <w:r>
              <w:rPr>
                <w:noProof/>
                <w:webHidden/>
              </w:rPr>
              <w:tab/>
            </w:r>
            <w:r>
              <w:rPr>
                <w:noProof/>
                <w:webHidden/>
              </w:rPr>
              <w:fldChar w:fldCharType="begin"/>
            </w:r>
            <w:r>
              <w:rPr>
                <w:noProof/>
                <w:webHidden/>
              </w:rPr>
              <w:instrText xml:space="preserve"> PAGEREF _Toc165154447 \h </w:instrText>
            </w:r>
            <w:r>
              <w:rPr>
                <w:noProof/>
                <w:webHidden/>
              </w:rPr>
            </w:r>
            <w:r>
              <w:rPr>
                <w:noProof/>
                <w:webHidden/>
              </w:rPr>
              <w:fldChar w:fldCharType="separate"/>
            </w:r>
            <w:r w:rsidR="004D5113">
              <w:rPr>
                <w:noProof/>
                <w:webHidden/>
              </w:rPr>
              <w:t>15</w:t>
            </w:r>
            <w:r>
              <w:rPr>
                <w:noProof/>
                <w:webHidden/>
              </w:rPr>
              <w:fldChar w:fldCharType="end"/>
            </w:r>
          </w:hyperlink>
        </w:p>
        <w:p w14:paraId="3676B518" w14:textId="0D35ACDA" w:rsidR="00447BBA" w:rsidRDefault="00447BBA">
          <w:pPr>
            <w:pStyle w:val="TOC2"/>
            <w:tabs>
              <w:tab w:val="right" w:leader="dot" w:pos="9350"/>
            </w:tabs>
            <w:rPr>
              <w:rFonts w:eastAsiaTheme="minorEastAsia"/>
              <w:noProof/>
              <w:kern w:val="2"/>
              <w:sz w:val="24"/>
              <w:szCs w:val="24"/>
              <w14:ligatures w14:val="standardContextual"/>
            </w:rPr>
          </w:pPr>
          <w:hyperlink w:anchor="_Toc165154448" w:history="1">
            <w:r w:rsidRPr="00B8344D">
              <w:rPr>
                <w:rStyle w:val="Hyperlink"/>
                <w:rFonts w:cstheme="minorHAnsi"/>
                <w:noProof/>
              </w:rPr>
              <w:t>Propeller Selection and Analysis</w:t>
            </w:r>
            <w:r>
              <w:rPr>
                <w:noProof/>
                <w:webHidden/>
              </w:rPr>
              <w:tab/>
            </w:r>
            <w:r>
              <w:rPr>
                <w:noProof/>
                <w:webHidden/>
              </w:rPr>
              <w:fldChar w:fldCharType="begin"/>
            </w:r>
            <w:r>
              <w:rPr>
                <w:noProof/>
                <w:webHidden/>
              </w:rPr>
              <w:instrText xml:space="preserve"> PAGEREF _Toc165154448 \h </w:instrText>
            </w:r>
            <w:r>
              <w:rPr>
                <w:noProof/>
                <w:webHidden/>
              </w:rPr>
            </w:r>
            <w:r>
              <w:rPr>
                <w:noProof/>
                <w:webHidden/>
              </w:rPr>
              <w:fldChar w:fldCharType="separate"/>
            </w:r>
            <w:r w:rsidR="004D5113">
              <w:rPr>
                <w:noProof/>
                <w:webHidden/>
              </w:rPr>
              <w:t>16</w:t>
            </w:r>
            <w:r>
              <w:rPr>
                <w:noProof/>
                <w:webHidden/>
              </w:rPr>
              <w:fldChar w:fldCharType="end"/>
            </w:r>
          </w:hyperlink>
        </w:p>
        <w:p w14:paraId="030E2660" w14:textId="0AA17F8E" w:rsidR="00447BBA" w:rsidRDefault="00447BBA">
          <w:pPr>
            <w:pStyle w:val="TOC3"/>
            <w:rPr>
              <w:rFonts w:eastAsiaTheme="minorEastAsia"/>
              <w:i w:val="0"/>
              <w:kern w:val="2"/>
              <w:sz w:val="24"/>
              <w:szCs w:val="24"/>
              <w14:ligatures w14:val="standardContextual"/>
            </w:rPr>
          </w:pPr>
          <w:hyperlink w:anchor="_Toc165154449" w:history="1">
            <w:r w:rsidRPr="00B8344D">
              <w:rPr>
                <w:rStyle w:val="Hyperlink"/>
                <w:rFonts w:cstheme="minorHAnsi"/>
              </w:rPr>
              <w:t>Quantitative Propeller Research Assessment</w:t>
            </w:r>
            <w:r>
              <w:rPr>
                <w:webHidden/>
              </w:rPr>
              <w:tab/>
            </w:r>
            <w:r>
              <w:rPr>
                <w:webHidden/>
              </w:rPr>
              <w:fldChar w:fldCharType="begin"/>
            </w:r>
            <w:r>
              <w:rPr>
                <w:webHidden/>
              </w:rPr>
              <w:instrText xml:space="preserve"> PAGEREF _Toc165154449 \h </w:instrText>
            </w:r>
            <w:r>
              <w:rPr>
                <w:webHidden/>
              </w:rPr>
            </w:r>
            <w:r>
              <w:rPr>
                <w:webHidden/>
              </w:rPr>
              <w:fldChar w:fldCharType="separate"/>
            </w:r>
            <w:r w:rsidR="004D5113">
              <w:rPr>
                <w:webHidden/>
              </w:rPr>
              <w:t>16</w:t>
            </w:r>
            <w:r>
              <w:rPr>
                <w:webHidden/>
              </w:rPr>
              <w:fldChar w:fldCharType="end"/>
            </w:r>
          </w:hyperlink>
        </w:p>
        <w:p w14:paraId="50E2DD62" w14:textId="57419196" w:rsidR="00447BBA" w:rsidRDefault="00447BBA">
          <w:pPr>
            <w:pStyle w:val="TOC3"/>
            <w:rPr>
              <w:rFonts w:eastAsiaTheme="minorEastAsia"/>
              <w:i w:val="0"/>
              <w:kern w:val="2"/>
              <w:sz w:val="24"/>
              <w:szCs w:val="24"/>
              <w14:ligatures w14:val="standardContextual"/>
            </w:rPr>
          </w:pPr>
          <w:hyperlink w:anchor="_Toc165154450" w:history="1">
            <w:r w:rsidRPr="00B8344D">
              <w:rPr>
                <w:rStyle w:val="Hyperlink"/>
                <w:rFonts w:cstheme="minorHAnsi"/>
              </w:rPr>
              <w:t>Category</w:t>
            </w:r>
            <w:r>
              <w:rPr>
                <w:webHidden/>
              </w:rPr>
              <w:tab/>
            </w:r>
            <w:r>
              <w:rPr>
                <w:webHidden/>
              </w:rPr>
              <w:fldChar w:fldCharType="begin"/>
            </w:r>
            <w:r>
              <w:rPr>
                <w:webHidden/>
              </w:rPr>
              <w:instrText xml:space="preserve"> PAGEREF _Toc165154450 \h </w:instrText>
            </w:r>
            <w:r>
              <w:rPr>
                <w:webHidden/>
              </w:rPr>
            </w:r>
            <w:r>
              <w:rPr>
                <w:webHidden/>
              </w:rPr>
              <w:fldChar w:fldCharType="separate"/>
            </w:r>
            <w:r w:rsidR="004D5113">
              <w:rPr>
                <w:webHidden/>
              </w:rPr>
              <w:t>17</w:t>
            </w:r>
            <w:r>
              <w:rPr>
                <w:webHidden/>
              </w:rPr>
              <w:fldChar w:fldCharType="end"/>
            </w:r>
          </w:hyperlink>
        </w:p>
        <w:p w14:paraId="2A53CE66" w14:textId="4F8FE44F" w:rsidR="00447BBA" w:rsidRDefault="00447BBA">
          <w:pPr>
            <w:pStyle w:val="TOC3"/>
            <w:rPr>
              <w:rFonts w:eastAsiaTheme="minorEastAsia"/>
              <w:i w:val="0"/>
              <w:kern w:val="2"/>
              <w:sz w:val="24"/>
              <w:szCs w:val="24"/>
              <w14:ligatures w14:val="standardContextual"/>
            </w:rPr>
          </w:pPr>
          <w:hyperlink w:anchor="_Toc165154451" w:history="1">
            <w:r w:rsidRPr="00B8344D">
              <w:rPr>
                <w:rStyle w:val="Hyperlink"/>
                <w:rFonts w:cstheme="minorHAnsi"/>
              </w:rPr>
              <w:t>Criteria</w:t>
            </w:r>
            <w:r>
              <w:rPr>
                <w:webHidden/>
              </w:rPr>
              <w:tab/>
            </w:r>
            <w:r>
              <w:rPr>
                <w:webHidden/>
              </w:rPr>
              <w:fldChar w:fldCharType="begin"/>
            </w:r>
            <w:r>
              <w:rPr>
                <w:webHidden/>
              </w:rPr>
              <w:instrText xml:space="preserve"> PAGEREF _Toc165154451 \h </w:instrText>
            </w:r>
            <w:r>
              <w:rPr>
                <w:webHidden/>
              </w:rPr>
            </w:r>
            <w:r>
              <w:rPr>
                <w:webHidden/>
              </w:rPr>
              <w:fldChar w:fldCharType="separate"/>
            </w:r>
            <w:r w:rsidR="004D5113">
              <w:rPr>
                <w:webHidden/>
              </w:rPr>
              <w:t>18</w:t>
            </w:r>
            <w:r>
              <w:rPr>
                <w:webHidden/>
              </w:rPr>
              <w:fldChar w:fldCharType="end"/>
            </w:r>
          </w:hyperlink>
        </w:p>
        <w:p w14:paraId="6C21E8B5" w14:textId="6C5F359D" w:rsidR="00447BBA" w:rsidRDefault="00447BBA">
          <w:pPr>
            <w:pStyle w:val="TOC3"/>
            <w:rPr>
              <w:rFonts w:eastAsiaTheme="minorEastAsia"/>
              <w:i w:val="0"/>
              <w:kern w:val="2"/>
              <w:sz w:val="24"/>
              <w:szCs w:val="24"/>
              <w14:ligatures w14:val="standardContextual"/>
            </w:rPr>
          </w:pPr>
          <w:hyperlink w:anchor="_Toc165154452" w:history="1">
            <w:r w:rsidRPr="00B8344D">
              <w:rPr>
                <w:rStyle w:val="Hyperlink"/>
                <w:rFonts w:cstheme="minorHAnsi"/>
              </w:rPr>
              <w:t>Result</w:t>
            </w:r>
            <w:r>
              <w:rPr>
                <w:webHidden/>
              </w:rPr>
              <w:tab/>
            </w:r>
            <w:r>
              <w:rPr>
                <w:webHidden/>
              </w:rPr>
              <w:fldChar w:fldCharType="begin"/>
            </w:r>
            <w:r>
              <w:rPr>
                <w:webHidden/>
              </w:rPr>
              <w:instrText xml:space="preserve"> PAGEREF _Toc165154452 \h </w:instrText>
            </w:r>
            <w:r>
              <w:rPr>
                <w:webHidden/>
              </w:rPr>
            </w:r>
            <w:r>
              <w:rPr>
                <w:webHidden/>
              </w:rPr>
              <w:fldChar w:fldCharType="separate"/>
            </w:r>
            <w:r w:rsidR="004D5113">
              <w:rPr>
                <w:webHidden/>
              </w:rPr>
              <w:t>20</w:t>
            </w:r>
            <w:r>
              <w:rPr>
                <w:webHidden/>
              </w:rPr>
              <w:fldChar w:fldCharType="end"/>
            </w:r>
          </w:hyperlink>
        </w:p>
        <w:p w14:paraId="6BE956CC" w14:textId="4C5B3F88" w:rsidR="00447BBA" w:rsidRDefault="00447BBA">
          <w:pPr>
            <w:pStyle w:val="TOC2"/>
            <w:tabs>
              <w:tab w:val="right" w:leader="dot" w:pos="9350"/>
            </w:tabs>
            <w:rPr>
              <w:rFonts w:eastAsiaTheme="minorEastAsia"/>
              <w:noProof/>
              <w:kern w:val="2"/>
              <w:sz w:val="24"/>
              <w:szCs w:val="24"/>
              <w14:ligatures w14:val="standardContextual"/>
            </w:rPr>
          </w:pPr>
          <w:hyperlink w:anchor="_Toc165154453" w:history="1">
            <w:r w:rsidRPr="00B8344D">
              <w:rPr>
                <w:rStyle w:val="Hyperlink"/>
                <w:rFonts w:cstheme="minorHAnsi"/>
                <w:noProof/>
              </w:rPr>
              <w:t>Navigation, Flight Planning, and Control</w:t>
            </w:r>
            <w:r>
              <w:rPr>
                <w:noProof/>
                <w:webHidden/>
              </w:rPr>
              <w:tab/>
            </w:r>
            <w:r>
              <w:rPr>
                <w:noProof/>
                <w:webHidden/>
              </w:rPr>
              <w:fldChar w:fldCharType="begin"/>
            </w:r>
            <w:r>
              <w:rPr>
                <w:noProof/>
                <w:webHidden/>
              </w:rPr>
              <w:instrText xml:space="preserve"> PAGEREF _Toc165154453 \h </w:instrText>
            </w:r>
            <w:r>
              <w:rPr>
                <w:noProof/>
                <w:webHidden/>
              </w:rPr>
            </w:r>
            <w:r>
              <w:rPr>
                <w:noProof/>
                <w:webHidden/>
              </w:rPr>
              <w:fldChar w:fldCharType="separate"/>
            </w:r>
            <w:r w:rsidR="004D5113">
              <w:rPr>
                <w:noProof/>
                <w:webHidden/>
              </w:rPr>
              <w:t>20</w:t>
            </w:r>
            <w:r>
              <w:rPr>
                <w:noProof/>
                <w:webHidden/>
              </w:rPr>
              <w:fldChar w:fldCharType="end"/>
            </w:r>
          </w:hyperlink>
        </w:p>
        <w:p w14:paraId="71B3B170" w14:textId="37A4C1F7" w:rsidR="00447BBA" w:rsidRDefault="00447BBA">
          <w:pPr>
            <w:pStyle w:val="TOC2"/>
            <w:tabs>
              <w:tab w:val="right" w:leader="dot" w:pos="9350"/>
            </w:tabs>
            <w:rPr>
              <w:rFonts w:eastAsiaTheme="minorEastAsia"/>
              <w:noProof/>
              <w:kern w:val="2"/>
              <w:sz w:val="24"/>
              <w:szCs w:val="24"/>
              <w14:ligatures w14:val="standardContextual"/>
            </w:rPr>
          </w:pPr>
          <w:hyperlink w:anchor="_Toc165154454" w:history="1">
            <w:r w:rsidRPr="00B8344D">
              <w:rPr>
                <w:rStyle w:val="Hyperlink"/>
                <w:rFonts w:cstheme="minorHAnsi"/>
                <w:noProof/>
              </w:rPr>
              <w:t>Power Analysis</w:t>
            </w:r>
            <w:r>
              <w:rPr>
                <w:noProof/>
                <w:webHidden/>
              </w:rPr>
              <w:tab/>
            </w:r>
            <w:r>
              <w:rPr>
                <w:noProof/>
                <w:webHidden/>
              </w:rPr>
              <w:fldChar w:fldCharType="begin"/>
            </w:r>
            <w:r>
              <w:rPr>
                <w:noProof/>
                <w:webHidden/>
              </w:rPr>
              <w:instrText xml:space="preserve"> PAGEREF _Toc165154454 \h </w:instrText>
            </w:r>
            <w:r>
              <w:rPr>
                <w:noProof/>
                <w:webHidden/>
              </w:rPr>
            </w:r>
            <w:r>
              <w:rPr>
                <w:noProof/>
                <w:webHidden/>
              </w:rPr>
              <w:fldChar w:fldCharType="separate"/>
            </w:r>
            <w:r w:rsidR="004D5113">
              <w:rPr>
                <w:noProof/>
                <w:webHidden/>
              </w:rPr>
              <w:t>21</w:t>
            </w:r>
            <w:r>
              <w:rPr>
                <w:noProof/>
                <w:webHidden/>
              </w:rPr>
              <w:fldChar w:fldCharType="end"/>
            </w:r>
          </w:hyperlink>
        </w:p>
        <w:p w14:paraId="15AB1418" w14:textId="3215052C" w:rsidR="00447BBA" w:rsidRDefault="00447BBA">
          <w:pPr>
            <w:pStyle w:val="TOC2"/>
            <w:tabs>
              <w:tab w:val="right" w:leader="dot" w:pos="9350"/>
            </w:tabs>
            <w:rPr>
              <w:rFonts w:eastAsiaTheme="minorEastAsia"/>
              <w:noProof/>
              <w:kern w:val="2"/>
              <w:sz w:val="24"/>
              <w:szCs w:val="24"/>
              <w14:ligatures w14:val="standardContextual"/>
            </w:rPr>
          </w:pPr>
          <w:hyperlink w:anchor="_Toc165154455" w:history="1">
            <w:r w:rsidRPr="00B8344D">
              <w:rPr>
                <w:rStyle w:val="Hyperlink"/>
                <w:rFonts w:cstheme="minorHAnsi"/>
                <w:noProof/>
              </w:rPr>
              <w:t>Battery Analysis</w:t>
            </w:r>
            <w:r>
              <w:rPr>
                <w:noProof/>
                <w:webHidden/>
              </w:rPr>
              <w:tab/>
            </w:r>
            <w:r>
              <w:rPr>
                <w:noProof/>
                <w:webHidden/>
              </w:rPr>
              <w:fldChar w:fldCharType="begin"/>
            </w:r>
            <w:r>
              <w:rPr>
                <w:noProof/>
                <w:webHidden/>
              </w:rPr>
              <w:instrText xml:space="preserve"> PAGEREF _Toc165154455 \h </w:instrText>
            </w:r>
            <w:r>
              <w:rPr>
                <w:noProof/>
                <w:webHidden/>
              </w:rPr>
            </w:r>
            <w:r>
              <w:rPr>
                <w:noProof/>
                <w:webHidden/>
              </w:rPr>
              <w:fldChar w:fldCharType="separate"/>
            </w:r>
            <w:r w:rsidR="004D5113">
              <w:rPr>
                <w:noProof/>
                <w:webHidden/>
              </w:rPr>
              <w:t>22</w:t>
            </w:r>
            <w:r>
              <w:rPr>
                <w:noProof/>
                <w:webHidden/>
              </w:rPr>
              <w:fldChar w:fldCharType="end"/>
            </w:r>
          </w:hyperlink>
        </w:p>
        <w:p w14:paraId="5F2EA0AD" w14:textId="65EC8D8E" w:rsidR="00447BBA" w:rsidRDefault="00447BBA">
          <w:pPr>
            <w:pStyle w:val="TOC2"/>
            <w:tabs>
              <w:tab w:val="right" w:leader="dot" w:pos="9350"/>
            </w:tabs>
            <w:rPr>
              <w:rFonts w:eastAsiaTheme="minorEastAsia"/>
              <w:noProof/>
              <w:kern w:val="2"/>
              <w:sz w:val="24"/>
              <w:szCs w:val="24"/>
              <w14:ligatures w14:val="standardContextual"/>
            </w:rPr>
          </w:pPr>
          <w:hyperlink w:anchor="_Toc165154456" w:history="1">
            <w:r w:rsidRPr="00B8344D">
              <w:rPr>
                <w:rStyle w:val="Hyperlink"/>
                <w:rFonts w:cstheme="minorHAnsi"/>
                <w:noProof/>
              </w:rPr>
              <w:t>Positioning Analysis</w:t>
            </w:r>
            <w:r>
              <w:rPr>
                <w:noProof/>
                <w:webHidden/>
              </w:rPr>
              <w:tab/>
            </w:r>
            <w:r>
              <w:rPr>
                <w:noProof/>
                <w:webHidden/>
              </w:rPr>
              <w:fldChar w:fldCharType="begin"/>
            </w:r>
            <w:r>
              <w:rPr>
                <w:noProof/>
                <w:webHidden/>
              </w:rPr>
              <w:instrText xml:space="preserve"> PAGEREF _Toc165154456 \h </w:instrText>
            </w:r>
            <w:r>
              <w:rPr>
                <w:noProof/>
                <w:webHidden/>
              </w:rPr>
            </w:r>
            <w:r>
              <w:rPr>
                <w:noProof/>
                <w:webHidden/>
              </w:rPr>
              <w:fldChar w:fldCharType="separate"/>
            </w:r>
            <w:r w:rsidR="004D5113">
              <w:rPr>
                <w:noProof/>
                <w:webHidden/>
              </w:rPr>
              <w:t>23</w:t>
            </w:r>
            <w:r>
              <w:rPr>
                <w:noProof/>
                <w:webHidden/>
              </w:rPr>
              <w:fldChar w:fldCharType="end"/>
            </w:r>
          </w:hyperlink>
        </w:p>
        <w:p w14:paraId="1AD70363" w14:textId="691F6C85" w:rsidR="00447BBA" w:rsidRDefault="00447BBA">
          <w:pPr>
            <w:pStyle w:val="TOC1"/>
            <w:tabs>
              <w:tab w:val="right" w:leader="dot" w:pos="9350"/>
            </w:tabs>
            <w:rPr>
              <w:rFonts w:eastAsiaTheme="minorEastAsia"/>
              <w:noProof/>
              <w:kern w:val="2"/>
              <w:sz w:val="24"/>
              <w:szCs w:val="24"/>
              <w14:ligatures w14:val="standardContextual"/>
            </w:rPr>
          </w:pPr>
          <w:hyperlink w:anchor="_Toc165154457" w:history="1">
            <w:r w:rsidRPr="00B8344D">
              <w:rPr>
                <w:rStyle w:val="Hyperlink"/>
                <w:b/>
                <w:bCs/>
                <w:noProof/>
              </w:rPr>
              <w:t>Design Challenges, Risks, and Mitigations</w:t>
            </w:r>
            <w:r>
              <w:rPr>
                <w:noProof/>
                <w:webHidden/>
              </w:rPr>
              <w:tab/>
            </w:r>
            <w:r>
              <w:rPr>
                <w:noProof/>
                <w:webHidden/>
              </w:rPr>
              <w:fldChar w:fldCharType="begin"/>
            </w:r>
            <w:r>
              <w:rPr>
                <w:noProof/>
                <w:webHidden/>
              </w:rPr>
              <w:instrText xml:space="preserve"> PAGEREF _Toc165154457 \h </w:instrText>
            </w:r>
            <w:r>
              <w:rPr>
                <w:noProof/>
                <w:webHidden/>
              </w:rPr>
            </w:r>
            <w:r>
              <w:rPr>
                <w:noProof/>
                <w:webHidden/>
              </w:rPr>
              <w:fldChar w:fldCharType="separate"/>
            </w:r>
            <w:r w:rsidR="004D5113">
              <w:rPr>
                <w:noProof/>
                <w:webHidden/>
              </w:rPr>
              <w:t>24</w:t>
            </w:r>
            <w:r>
              <w:rPr>
                <w:noProof/>
                <w:webHidden/>
              </w:rPr>
              <w:fldChar w:fldCharType="end"/>
            </w:r>
          </w:hyperlink>
        </w:p>
        <w:p w14:paraId="45A9AE14" w14:textId="28CA8DE3" w:rsidR="00447BBA" w:rsidRDefault="00447BBA">
          <w:pPr>
            <w:pStyle w:val="TOC2"/>
            <w:tabs>
              <w:tab w:val="right" w:leader="dot" w:pos="9350"/>
            </w:tabs>
            <w:rPr>
              <w:rFonts w:eastAsiaTheme="minorEastAsia"/>
              <w:noProof/>
              <w:kern w:val="2"/>
              <w:sz w:val="24"/>
              <w:szCs w:val="24"/>
              <w14:ligatures w14:val="standardContextual"/>
            </w:rPr>
          </w:pPr>
          <w:hyperlink w:anchor="_Toc165154458" w:history="1">
            <w:r w:rsidRPr="00B8344D">
              <w:rPr>
                <w:rStyle w:val="Hyperlink"/>
                <w:noProof/>
              </w:rPr>
              <w:t>Flight Safety Checkout Milestone</w:t>
            </w:r>
            <w:r>
              <w:rPr>
                <w:noProof/>
                <w:webHidden/>
              </w:rPr>
              <w:tab/>
            </w:r>
            <w:r>
              <w:rPr>
                <w:noProof/>
                <w:webHidden/>
              </w:rPr>
              <w:fldChar w:fldCharType="begin"/>
            </w:r>
            <w:r>
              <w:rPr>
                <w:noProof/>
                <w:webHidden/>
              </w:rPr>
              <w:instrText xml:space="preserve"> PAGEREF _Toc165154458 \h </w:instrText>
            </w:r>
            <w:r>
              <w:rPr>
                <w:noProof/>
                <w:webHidden/>
              </w:rPr>
            </w:r>
            <w:r>
              <w:rPr>
                <w:noProof/>
                <w:webHidden/>
              </w:rPr>
              <w:fldChar w:fldCharType="separate"/>
            </w:r>
            <w:r w:rsidR="004D5113">
              <w:rPr>
                <w:noProof/>
                <w:webHidden/>
              </w:rPr>
              <w:t>24</w:t>
            </w:r>
            <w:r>
              <w:rPr>
                <w:noProof/>
                <w:webHidden/>
              </w:rPr>
              <w:fldChar w:fldCharType="end"/>
            </w:r>
          </w:hyperlink>
        </w:p>
        <w:p w14:paraId="19880930" w14:textId="337CE549" w:rsidR="00447BBA" w:rsidRDefault="00447BBA">
          <w:pPr>
            <w:pStyle w:val="TOC2"/>
            <w:tabs>
              <w:tab w:val="right" w:leader="dot" w:pos="9350"/>
            </w:tabs>
            <w:rPr>
              <w:rFonts w:eastAsiaTheme="minorEastAsia"/>
              <w:noProof/>
              <w:kern w:val="2"/>
              <w:sz w:val="24"/>
              <w:szCs w:val="24"/>
              <w14:ligatures w14:val="standardContextual"/>
            </w:rPr>
          </w:pPr>
          <w:hyperlink w:anchor="_Toc165154459" w:history="1">
            <w:r w:rsidRPr="00B8344D">
              <w:rPr>
                <w:rStyle w:val="Hyperlink"/>
                <w:noProof/>
              </w:rPr>
              <w:t>Manual Flight Milestone</w:t>
            </w:r>
            <w:r>
              <w:rPr>
                <w:noProof/>
                <w:webHidden/>
              </w:rPr>
              <w:tab/>
            </w:r>
            <w:r>
              <w:rPr>
                <w:noProof/>
                <w:webHidden/>
              </w:rPr>
              <w:fldChar w:fldCharType="begin"/>
            </w:r>
            <w:r>
              <w:rPr>
                <w:noProof/>
                <w:webHidden/>
              </w:rPr>
              <w:instrText xml:space="preserve"> PAGEREF _Toc165154459 \h </w:instrText>
            </w:r>
            <w:r>
              <w:rPr>
                <w:noProof/>
                <w:webHidden/>
              </w:rPr>
            </w:r>
            <w:r>
              <w:rPr>
                <w:noProof/>
                <w:webHidden/>
              </w:rPr>
              <w:fldChar w:fldCharType="separate"/>
            </w:r>
            <w:r w:rsidR="004D5113">
              <w:rPr>
                <w:noProof/>
                <w:webHidden/>
              </w:rPr>
              <w:t>24</w:t>
            </w:r>
            <w:r>
              <w:rPr>
                <w:noProof/>
                <w:webHidden/>
              </w:rPr>
              <w:fldChar w:fldCharType="end"/>
            </w:r>
          </w:hyperlink>
        </w:p>
        <w:p w14:paraId="12D53AB3" w14:textId="771852E3" w:rsidR="00447BBA" w:rsidRDefault="00447BBA">
          <w:pPr>
            <w:pStyle w:val="TOC1"/>
            <w:tabs>
              <w:tab w:val="right" w:leader="dot" w:pos="9350"/>
            </w:tabs>
            <w:rPr>
              <w:rFonts w:eastAsiaTheme="minorEastAsia"/>
              <w:noProof/>
              <w:kern w:val="2"/>
              <w:sz w:val="24"/>
              <w:szCs w:val="24"/>
              <w14:ligatures w14:val="standardContextual"/>
            </w:rPr>
          </w:pPr>
          <w:hyperlink w:anchor="_Toc165154460" w:history="1">
            <w:r w:rsidRPr="00B8344D">
              <w:rPr>
                <w:rStyle w:val="Hyperlink"/>
                <w:b/>
                <w:bCs/>
                <w:noProof/>
              </w:rPr>
              <w:t>Testing Strategy</w:t>
            </w:r>
            <w:r>
              <w:rPr>
                <w:noProof/>
                <w:webHidden/>
              </w:rPr>
              <w:tab/>
            </w:r>
            <w:r>
              <w:rPr>
                <w:noProof/>
                <w:webHidden/>
              </w:rPr>
              <w:fldChar w:fldCharType="begin"/>
            </w:r>
            <w:r>
              <w:rPr>
                <w:noProof/>
                <w:webHidden/>
              </w:rPr>
              <w:instrText xml:space="preserve"> PAGEREF _Toc165154460 \h </w:instrText>
            </w:r>
            <w:r>
              <w:rPr>
                <w:noProof/>
                <w:webHidden/>
              </w:rPr>
            </w:r>
            <w:r>
              <w:rPr>
                <w:noProof/>
                <w:webHidden/>
              </w:rPr>
              <w:fldChar w:fldCharType="separate"/>
            </w:r>
            <w:r w:rsidR="004D5113">
              <w:rPr>
                <w:noProof/>
                <w:webHidden/>
              </w:rPr>
              <w:t>26</w:t>
            </w:r>
            <w:r>
              <w:rPr>
                <w:noProof/>
                <w:webHidden/>
              </w:rPr>
              <w:fldChar w:fldCharType="end"/>
            </w:r>
          </w:hyperlink>
        </w:p>
        <w:p w14:paraId="1939AAB7" w14:textId="1664B6B0" w:rsidR="00447BBA" w:rsidRDefault="00447BBA">
          <w:pPr>
            <w:pStyle w:val="TOC1"/>
            <w:tabs>
              <w:tab w:val="right" w:leader="dot" w:pos="9350"/>
            </w:tabs>
            <w:rPr>
              <w:rFonts w:eastAsiaTheme="minorEastAsia"/>
              <w:noProof/>
              <w:kern w:val="2"/>
              <w:sz w:val="24"/>
              <w:szCs w:val="24"/>
              <w14:ligatures w14:val="standardContextual"/>
            </w:rPr>
          </w:pPr>
          <w:hyperlink w:anchor="_Toc165154461" w:history="1">
            <w:r w:rsidRPr="00B8344D">
              <w:rPr>
                <w:rStyle w:val="Hyperlink"/>
                <w:b/>
                <w:bCs/>
                <w:noProof/>
              </w:rPr>
              <w:t>Final Flight Test Results</w:t>
            </w:r>
            <w:r>
              <w:rPr>
                <w:noProof/>
                <w:webHidden/>
              </w:rPr>
              <w:tab/>
            </w:r>
            <w:r>
              <w:rPr>
                <w:noProof/>
                <w:webHidden/>
              </w:rPr>
              <w:fldChar w:fldCharType="begin"/>
            </w:r>
            <w:r>
              <w:rPr>
                <w:noProof/>
                <w:webHidden/>
              </w:rPr>
              <w:instrText xml:space="preserve"> PAGEREF _Toc165154461 \h </w:instrText>
            </w:r>
            <w:r>
              <w:rPr>
                <w:noProof/>
                <w:webHidden/>
              </w:rPr>
            </w:r>
            <w:r>
              <w:rPr>
                <w:noProof/>
                <w:webHidden/>
              </w:rPr>
              <w:fldChar w:fldCharType="separate"/>
            </w:r>
            <w:r w:rsidR="004D5113">
              <w:rPr>
                <w:noProof/>
                <w:webHidden/>
              </w:rPr>
              <w:t>27</w:t>
            </w:r>
            <w:r>
              <w:rPr>
                <w:noProof/>
                <w:webHidden/>
              </w:rPr>
              <w:fldChar w:fldCharType="end"/>
            </w:r>
          </w:hyperlink>
        </w:p>
        <w:p w14:paraId="5456DF1C" w14:textId="7EE7BD4C" w:rsidR="00447BBA" w:rsidRDefault="00447BBA">
          <w:pPr>
            <w:pStyle w:val="TOC1"/>
            <w:tabs>
              <w:tab w:val="right" w:leader="dot" w:pos="9350"/>
            </w:tabs>
            <w:rPr>
              <w:rFonts w:eastAsiaTheme="minorEastAsia"/>
              <w:noProof/>
              <w:kern w:val="2"/>
              <w:sz w:val="24"/>
              <w:szCs w:val="24"/>
              <w14:ligatures w14:val="standardContextual"/>
            </w:rPr>
          </w:pPr>
          <w:hyperlink w:anchor="_Toc165154462" w:history="1">
            <w:r w:rsidRPr="00B8344D">
              <w:rPr>
                <w:rStyle w:val="Hyperlink"/>
                <w:b/>
                <w:bCs/>
                <w:noProof/>
              </w:rPr>
              <w:t>As-built Schedule and Budget</w:t>
            </w:r>
            <w:r>
              <w:rPr>
                <w:noProof/>
                <w:webHidden/>
              </w:rPr>
              <w:tab/>
            </w:r>
            <w:r>
              <w:rPr>
                <w:noProof/>
                <w:webHidden/>
              </w:rPr>
              <w:fldChar w:fldCharType="begin"/>
            </w:r>
            <w:r>
              <w:rPr>
                <w:noProof/>
                <w:webHidden/>
              </w:rPr>
              <w:instrText xml:space="preserve"> PAGEREF _Toc165154462 \h </w:instrText>
            </w:r>
            <w:r>
              <w:rPr>
                <w:noProof/>
                <w:webHidden/>
              </w:rPr>
            </w:r>
            <w:r>
              <w:rPr>
                <w:noProof/>
                <w:webHidden/>
              </w:rPr>
              <w:fldChar w:fldCharType="separate"/>
            </w:r>
            <w:r w:rsidR="004D5113">
              <w:rPr>
                <w:noProof/>
                <w:webHidden/>
              </w:rPr>
              <w:t>27</w:t>
            </w:r>
            <w:r>
              <w:rPr>
                <w:noProof/>
                <w:webHidden/>
              </w:rPr>
              <w:fldChar w:fldCharType="end"/>
            </w:r>
          </w:hyperlink>
        </w:p>
        <w:p w14:paraId="23BA0A98" w14:textId="4DDD68D4" w:rsidR="00447BBA" w:rsidRDefault="00447BBA">
          <w:pPr>
            <w:pStyle w:val="TOC1"/>
            <w:tabs>
              <w:tab w:val="right" w:leader="dot" w:pos="9350"/>
            </w:tabs>
            <w:rPr>
              <w:rFonts w:eastAsiaTheme="minorEastAsia"/>
              <w:noProof/>
              <w:kern w:val="2"/>
              <w:sz w:val="24"/>
              <w:szCs w:val="24"/>
              <w14:ligatures w14:val="standardContextual"/>
            </w:rPr>
          </w:pPr>
          <w:hyperlink w:anchor="_Toc165154463" w:history="1">
            <w:r w:rsidRPr="00B8344D">
              <w:rPr>
                <w:rStyle w:val="Hyperlink"/>
                <w:rFonts w:cstheme="minorHAnsi"/>
                <w:b/>
                <w:noProof/>
              </w:rPr>
              <w:t>Conclusion and Lessons Learned</w:t>
            </w:r>
            <w:r>
              <w:rPr>
                <w:noProof/>
                <w:webHidden/>
              </w:rPr>
              <w:tab/>
            </w:r>
            <w:r>
              <w:rPr>
                <w:noProof/>
                <w:webHidden/>
              </w:rPr>
              <w:fldChar w:fldCharType="begin"/>
            </w:r>
            <w:r>
              <w:rPr>
                <w:noProof/>
                <w:webHidden/>
              </w:rPr>
              <w:instrText xml:space="preserve"> PAGEREF _Toc165154463 \h </w:instrText>
            </w:r>
            <w:r>
              <w:rPr>
                <w:noProof/>
                <w:webHidden/>
              </w:rPr>
            </w:r>
            <w:r>
              <w:rPr>
                <w:noProof/>
                <w:webHidden/>
              </w:rPr>
              <w:fldChar w:fldCharType="separate"/>
            </w:r>
            <w:r w:rsidR="004D5113">
              <w:rPr>
                <w:noProof/>
                <w:webHidden/>
              </w:rPr>
              <w:t>29</w:t>
            </w:r>
            <w:r>
              <w:rPr>
                <w:noProof/>
                <w:webHidden/>
              </w:rPr>
              <w:fldChar w:fldCharType="end"/>
            </w:r>
          </w:hyperlink>
        </w:p>
        <w:p w14:paraId="33351F65" w14:textId="4ACECD39" w:rsidR="00447BBA" w:rsidRDefault="00447BBA">
          <w:pPr>
            <w:pStyle w:val="TOC1"/>
            <w:tabs>
              <w:tab w:val="right" w:leader="dot" w:pos="9350"/>
            </w:tabs>
            <w:rPr>
              <w:rFonts w:eastAsiaTheme="minorEastAsia"/>
              <w:noProof/>
              <w:kern w:val="2"/>
              <w:sz w:val="24"/>
              <w:szCs w:val="24"/>
              <w14:ligatures w14:val="standardContextual"/>
            </w:rPr>
          </w:pPr>
          <w:hyperlink w:anchor="_Toc165154464" w:history="1">
            <w:r w:rsidRPr="00B8344D">
              <w:rPr>
                <w:rStyle w:val="Hyperlink"/>
                <w:rFonts w:cstheme="minorHAnsi"/>
                <w:b/>
                <w:noProof/>
              </w:rPr>
              <w:t>Appendix</w:t>
            </w:r>
            <w:r>
              <w:rPr>
                <w:noProof/>
                <w:webHidden/>
              </w:rPr>
              <w:tab/>
            </w:r>
            <w:r>
              <w:rPr>
                <w:noProof/>
                <w:webHidden/>
              </w:rPr>
              <w:fldChar w:fldCharType="begin"/>
            </w:r>
            <w:r>
              <w:rPr>
                <w:noProof/>
                <w:webHidden/>
              </w:rPr>
              <w:instrText xml:space="preserve"> PAGEREF _Toc165154464 \h </w:instrText>
            </w:r>
            <w:r>
              <w:rPr>
                <w:noProof/>
                <w:webHidden/>
              </w:rPr>
            </w:r>
            <w:r>
              <w:rPr>
                <w:noProof/>
                <w:webHidden/>
              </w:rPr>
              <w:fldChar w:fldCharType="separate"/>
            </w:r>
            <w:r w:rsidR="004D5113">
              <w:rPr>
                <w:noProof/>
                <w:webHidden/>
              </w:rPr>
              <w:t>31</w:t>
            </w:r>
            <w:r>
              <w:rPr>
                <w:noProof/>
                <w:webHidden/>
              </w:rPr>
              <w:fldChar w:fldCharType="end"/>
            </w:r>
          </w:hyperlink>
        </w:p>
        <w:p w14:paraId="180225AF" w14:textId="79800C29" w:rsidR="00447BBA" w:rsidRDefault="00447BBA">
          <w:pPr>
            <w:pStyle w:val="TOC1"/>
            <w:tabs>
              <w:tab w:val="right" w:leader="dot" w:pos="9350"/>
            </w:tabs>
            <w:rPr>
              <w:rFonts w:eastAsiaTheme="minorEastAsia"/>
              <w:noProof/>
              <w:kern w:val="2"/>
              <w:sz w:val="24"/>
              <w:szCs w:val="24"/>
              <w14:ligatures w14:val="standardContextual"/>
            </w:rPr>
          </w:pPr>
          <w:hyperlink w:anchor="_Toc165154465" w:history="1">
            <w:r w:rsidRPr="00B8344D">
              <w:rPr>
                <w:rStyle w:val="Hyperlink"/>
                <w:rFonts w:cstheme="minorHAnsi"/>
                <w:b/>
                <w:noProof/>
              </w:rPr>
              <w:t>References and Citations</w:t>
            </w:r>
            <w:r>
              <w:rPr>
                <w:noProof/>
                <w:webHidden/>
              </w:rPr>
              <w:tab/>
            </w:r>
            <w:r>
              <w:rPr>
                <w:noProof/>
                <w:webHidden/>
              </w:rPr>
              <w:fldChar w:fldCharType="begin"/>
            </w:r>
            <w:r>
              <w:rPr>
                <w:noProof/>
                <w:webHidden/>
              </w:rPr>
              <w:instrText xml:space="preserve"> PAGEREF _Toc165154465 \h </w:instrText>
            </w:r>
            <w:r>
              <w:rPr>
                <w:noProof/>
                <w:webHidden/>
              </w:rPr>
            </w:r>
            <w:r>
              <w:rPr>
                <w:noProof/>
                <w:webHidden/>
              </w:rPr>
              <w:fldChar w:fldCharType="separate"/>
            </w:r>
            <w:r w:rsidR="004D5113">
              <w:rPr>
                <w:noProof/>
                <w:webHidden/>
              </w:rPr>
              <w:t>34</w:t>
            </w:r>
            <w:r>
              <w:rPr>
                <w:noProof/>
                <w:webHidden/>
              </w:rPr>
              <w:fldChar w:fldCharType="end"/>
            </w:r>
          </w:hyperlink>
        </w:p>
        <w:p w14:paraId="168107F9" w14:textId="256C62B3" w:rsidR="00BB7A77" w:rsidRPr="00E34565" w:rsidRDefault="00BB7A77">
          <w:pPr>
            <w:rPr>
              <w:rFonts w:cstheme="minorHAnsi"/>
            </w:rPr>
          </w:pPr>
          <w:r w:rsidRPr="00E34565">
            <w:rPr>
              <w:rFonts w:cstheme="minorHAnsi"/>
              <w:b/>
            </w:rPr>
            <w:fldChar w:fldCharType="end"/>
          </w:r>
        </w:p>
      </w:sdtContent>
    </w:sdt>
    <w:p w14:paraId="707D0C90" w14:textId="4EA53EA7" w:rsidR="00BB7A77" w:rsidRPr="00E34565" w:rsidRDefault="00BB7A77">
      <w:pPr>
        <w:rPr>
          <w:rFonts w:eastAsia="Times New Roman" w:cstheme="minorHAnsi"/>
          <w:sz w:val="24"/>
          <w:szCs w:val="24"/>
        </w:rPr>
      </w:pPr>
      <w:r w:rsidRPr="00E34565">
        <w:rPr>
          <w:rFonts w:eastAsia="Times New Roman" w:cstheme="minorHAnsi"/>
          <w:sz w:val="24"/>
          <w:szCs w:val="24"/>
        </w:rPr>
        <w:br w:type="page"/>
      </w:r>
    </w:p>
    <w:p w14:paraId="5AFEA7DD" w14:textId="19923162" w:rsidR="558DEB9E" w:rsidRPr="00E34565" w:rsidRDefault="7A081063" w:rsidP="6923960F">
      <w:pPr>
        <w:rPr>
          <w:rFonts w:eastAsiaTheme="majorEastAsia" w:cstheme="minorHAnsi"/>
          <w:color w:val="2F5496" w:themeColor="accent1" w:themeShade="BF"/>
          <w:sz w:val="32"/>
          <w:szCs w:val="32"/>
        </w:rPr>
      </w:pPr>
      <w:r w:rsidRPr="00E34565">
        <w:rPr>
          <w:rFonts w:eastAsiaTheme="majorEastAsia" w:cstheme="minorHAnsi"/>
          <w:color w:val="2F5496" w:themeColor="accent1" w:themeShade="BF"/>
          <w:sz w:val="32"/>
          <w:szCs w:val="32"/>
        </w:rPr>
        <w:lastRenderedPageBreak/>
        <w:t>List of Figures</w:t>
      </w:r>
    </w:p>
    <w:p w14:paraId="776F4C04" w14:textId="67AD25E9" w:rsidR="00447BBA" w:rsidRDefault="00447BBA">
      <w:pPr>
        <w:pStyle w:val="TableofFigures"/>
        <w:tabs>
          <w:tab w:val="right" w:leader="dot" w:pos="9350"/>
        </w:tabs>
        <w:rPr>
          <w:rFonts w:eastAsiaTheme="minorEastAsia"/>
          <w:noProof/>
          <w:kern w:val="2"/>
          <w:sz w:val="24"/>
          <w:szCs w:val="24"/>
          <w14:ligatures w14:val="standardContextual"/>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165154472" w:history="1">
        <w:r w:rsidRPr="00A86704">
          <w:rPr>
            <w:rStyle w:val="Hyperlink"/>
            <w:rFonts w:cstheme="minorHAnsi"/>
            <w:noProof/>
          </w:rPr>
          <w:t>Figure 1 - Scoring Formula</w:t>
        </w:r>
        <w:r>
          <w:rPr>
            <w:noProof/>
            <w:webHidden/>
          </w:rPr>
          <w:tab/>
        </w:r>
        <w:r>
          <w:rPr>
            <w:noProof/>
            <w:webHidden/>
          </w:rPr>
          <w:fldChar w:fldCharType="begin"/>
        </w:r>
        <w:r>
          <w:rPr>
            <w:noProof/>
            <w:webHidden/>
          </w:rPr>
          <w:instrText xml:space="preserve"> PAGEREF _Toc165154472 \h </w:instrText>
        </w:r>
        <w:r>
          <w:rPr>
            <w:noProof/>
            <w:webHidden/>
          </w:rPr>
        </w:r>
        <w:r>
          <w:rPr>
            <w:noProof/>
            <w:webHidden/>
          </w:rPr>
          <w:fldChar w:fldCharType="separate"/>
        </w:r>
        <w:r w:rsidR="004D5113">
          <w:rPr>
            <w:noProof/>
            <w:webHidden/>
          </w:rPr>
          <w:t>5</w:t>
        </w:r>
        <w:r>
          <w:rPr>
            <w:noProof/>
            <w:webHidden/>
          </w:rPr>
          <w:fldChar w:fldCharType="end"/>
        </w:r>
      </w:hyperlink>
    </w:p>
    <w:p w14:paraId="03C43B34" w14:textId="6B97C7E7" w:rsidR="00447BBA" w:rsidRDefault="00447BBA">
      <w:pPr>
        <w:pStyle w:val="TableofFigures"/>
        <w:tabs>
          <w:tab w:val="right" w:leader="dot" w:pos="9350"/>
        </w:tabs>
        <w:rPr>
          <w:rFonts w:eastAsiaTheme="minorEastAsia"/>
          <w:noProof/>
          <w:kern w:val="2"/>
          <w:sz w:val="24"/>
          <w:szCs w:val="24"/>
          <w14:ligatures w14:val="standardContextual"/>
        </w:rPr>
      </w:pPr>
      <w:hyperlink w:anchor="_Toc165154473" w:history="1">
        <w:r w:rsidRPr="00A86704">
          <w:rPr>
            <w:rStyle w:val="Hyperlink"/>
            <w:rFonts w:cstheme="minorHAnsi"/>
            <w:noProof/>
          </w:rPr>
          <w:t>Figure 2 - Team role breakdown</w:t>
        </w:r>
        <w:r>
          <w:rPr>
            <w:noProof/>
            <w:webHidden/>
          </w:rPr>
          <w:tab/>
        </w:r>
        <w:r>
          <w:rPr>
            <w:noProof/>
            <w:webHidden/>
          </w:rPr>
          <w:fldChar w:fldCharType="begin"/>
        </w:r>
        <w:r>
          <w:rPr>
            <w:noProof/>
            <w:webHidden/>
          </w:rPr>
          <w:instrText xml:space="preserve"> PAGEREF _Toc165154473 \h </w:instrText>
        </w:r>
        <w:r>
          <w:rPr>
            <w:noProof/>
            <w:webHidden/>
          </w:rPr>
        </w:r>
        <w:r>
          <w:rPr>
            <w:noProof/>
            <w:webHidden/>
          </w:rPr>
          <w:fldChar w:fldCharType="separate"/>
        </w:r>
        <w:r w:rsidR="004D5113">
          <w:rPr>
            <w:noProof/>
            <w:webHidden/>
          </w:rPr>
          <w:t>6</w:t>
        </w:r>
        <w:r>
          <w:rPr>
            <w:noProof/>
            <w:webHidden/>
          </w:rPr>
          <w:fldChar w:fldCharType="end"/>
        </w:r>
      </w:hyperlink>
    </w:p>
    <w:p w14:paraId="1A1FF636" w14:textId="0B6438FB" w:rsidR="00447BBA" w:rsidRDefault="00447BBA">
      <w:pPr>
        <w:pStyle w:val="TableofFigures"/>
        <w:tabs>
          <w:tab w:val="right" w:leader="dot" w:pos="9350"/>
        </w:tabs>
        <w:rPr>
          <w:rFonts w:eastAsiaTheme="minorEastAsia"/>
          <w:noProof/>
          <w:kern w:val="2"/>
          <w:sz w:val="24"/>
          <w:szCs w:val="24"/>
          <w14:ligatures w14:val="standardContextual"/>
        </w:rPr>
      </w:pPr>
      <w:hyperlink w:anchor="_Toc165154474" w:history="1">
        <w:r w:rsidRPr="00A86704">
          <w:rPr>
            <w:rStyle w:val="Hyperlink"/>
            <w:rFonts w:cstheme="minorHAnsi"/>
            <w:noProof/>
          </w:rPr>
          <w:t>Figure 3 – Key Phases of Flight Operations</w:t>
        </w:r>
        <w:r>
          <w:rPr>
            <w:noProof/>
            <w:webHidden/>
          </w:rPr>
          <w:tab/>
        </w:r>
        <w:r>
          <w:rPr>
            <w:noProof/>
            <w:webHidden/>
          </w:rPr>
          <w:fldChar w:fldCharType="begin"/>
        </w:r>
        <w:r>
          <w:rPr>
            <w:noProof/>
            <w:webHidden/>
          </w:rPr>
          <w:instrText xml:space="preserve"> PAGEREF _Toc165154474 \h </w:instrText>
        </w:r>
        <w:r>
          <w:rPr>
            <w:noProof/>
            <w:webHidden/>
          </w:rPr>
        </w:r>
        <w:r>
          <w:rPr>
            <w:noProof/>
            <w:webHidden/>
          </w:rPr>
          <w:fldChar w:fldCharType="separate"/>
        </w:r>
        <w:r w:rsidR="004D5113">
          <w:rPr>
            <w:noProof/>
            <w:webHidden/>
          </w:rPr>
          <w:t>7</w:t>
        </w:r>
        <w:r>
          <w:rPr>
            <w:noProof/>
            <w:webHidden/>
          </w:rPr>
          <w:fldChar w:fldCharType="end"/>
        </w:r>
      </w:hyperlink>
    </w:p>
    <w:p w14:paraId="5735318F" w14:textId="2CAB3DAE" w:rsidR="00447BBA" w:rsidRDefault="00447BBA">
      <w:pPr>
        <w:pStyle w:val="TableofFigures"/>
        <w:tabs>
          <w:tab w:val="right" w:leader="dot" w:pos="9350"/>
        </w:tabs>
        <w:rPr>
          <w:rFonts w:eastAsiaTheme="minorEastAsia"/>
          <w:noProof/>
          <w:kern w:val="2"/>
          <w:sz w:val="24"/>
          <w:szCs w:val="24"/>
          <w14:ligatures w14:val="standardContextual"/>
        </w:rPr>
      </w:pPr>
      <w:hyperlink w:anchor="_Toc165154475" w:history="1">
        <w:r w:rsidRPr="00A86704">
          <w:rPr>
            <w:rStyle w:val="Hyperlink"/>
            <w:rFonts w:cstheme="minorHAnsi"/>
            <w:noProof/>
          </w:rPr>
          <w:t>Figure 4 – Flight Profile of Drone</w:t>
        </w:r>
        <w:r>
          <w:rPr>
            <w:noProof/>
            <w:webHidden/>
          </w:rPr>
          <w:tab/>
        </w:r>
        <w:r>
          <w:rPr>
            <w:noProof/>
            <w:webHidden/>
          </w:rPr>
          <w:fldChar w:fldCharType="begin"/>
        </w:r>
        <w:r>
          <w:rPr>
            <w:noProof/>
            <w:webHidden/>
          </w:rPr>
          <w:instrText xml:space="preserve"> PAGEREF _Toc165154475 \h </w:instrText>
        </w:r>
        <w:r>
          <w:rPr>
            <w:noProof/>
            <w:webHidden/>
          </w:rPr>
        </w:r>
        <w:r>
          <w:rPr>
            <w:noProof/>
            <w:webHidden/>
          </w:rPr>
          <w:fldChar w:fldCharType="separate"/>
        </w:r>
        <w:r w:rsidR="004D5113">
          <w:rPr>
            <w:noProof/>
            <w:webHidden/>
          </w:rPr>
          <w:t>8</w:t>
        </w:r>
        <w:r>
          <w:rPr>
            <w:noProof/>
            <w:webHidden/>
          </w:rPr>
          <w:fldChar w:fldCharType="end"/>
        </w:r>
      </w:hyperlink>
    </w:p>
    <w:p w14:paraId="2EBB20C7" w14:textId="3C4AD708" w:rsidR="00447BBA" w:rsidRDefault="00447BBA">
      <w:pPr>
        <w:pStyle w:val="TableofFigures"/>
        <w:tabs>
          <w:tab w:val="right" w:leader="dot" w:pos="9350"/>
        </w:tabs>
        <w:rPr>
          <w:rFonts w:eastAsiaTheme="minorEastAsia"/>
          <w:noProof/>
          <w:kern w:val="2"/>
          <w:sz w:val="24"/>
          <w:szCs w:val="24"/>
          <w14:ligatures w14:val="standardContextual"/>
        </w:rPr>
      </w:pPr>
      <w:hyperlink w:anchor="_Toc165154476" w:history="1">
        <w:r w:rsidRPr="00A86704">
          <w:rPr>
            <w:rStyle w:val="Hyperlink"/>
            <w:rFonts w:cstheme="minorHAnsi"/>
            <w:noProof/>
          </w:rPr>
          <w:t>Figure 5 - End to End Communication Diagram</w:t>
        </w:r>
        <w:r>
          <w:rPr>
            <w:noProof/>
            <w:webHidden/>
          </w:rPr>
          <w:tab/>
        </w:r>
        <w:r>
          <w:rPr>
            <w:noProof/>
            <w:webHidden/>
          </w:rPr>
          <w:fldChar w:fldCharType="begin"/>
        </w:r>
        <w:r>
          <w:rPr>
            <w:noProof/>
            <w:webHidden/>
          </w:rPr>
          <w:instrText xml:space="preserve"> PAGEREF _Toc165154476 \h </w:instrText>
        </w:r>
        <w:r>
          <w:rPr>
            <w:noProof/>
            <w:webHidden/>
          </w:rPr>
        </w:r>
        <w:r>
          <w:rPr>
            <w:noProof/>
            <w:webHidden/>
          </w:rPr>
          <w:fldChar w:fldCharType="separate"/>
        </w:r>
        <w:r w:rsidR="004D5113">
          <w:rPr>
            <w:noProof/>
            <w:webHidden/>
          </w:rPr>
          <w:t>9</w:t>
        </w:r>
        <w:r>
          <w:rPr>
            <w:noProof/>
            <w:webHidden/>
          </w:rPr>
          <w:fldChar w:fldCharType="end"/>
        </w:r>
      </w:hyperlink>
    </w:p>
    <w:p w14:paraId="5BE5465C" w14:textId="03DD4F55" w:rsidR="00447BBA" w:rsidRDefault="00447BBA">
      <w:pPr>
        <w:pStyle w:val="TableofFigures"/>
        <w:tabs>
          <w:tab w:val="right" w:leader="dot" w:pos="9350"/>
        </w:tabs>
        <w:rPr>
          <w:rFonts w:eastAsiaTheme="minorEastAsia"/>
          <w:noProof/>
          <w:kern w:val="2"/>
          <w:sz w:val="24"/>
          <w:szCs w:val="24"/>
          <w14:ligatures w14:val="standardContextual"/>
        </w:rPr>
      </w:pPr>
      <w:hyperlink w:anchor="_Toc165154477" w:history="1">
        <w:r w:rsidRPr="00A86704">
          <w:rPr>
            <w:rStyle w:val="Hyperlink"/>
            <w:rFonts w:cstheme="minorHAnsi"/>
            <w:noProof/>
          </w:rPr>
          <w:t>Figure 6 - Three view sketch of the vehicle assembly (mm)</w:t>
        </w:r>
        <w:r>
          <w:rPr>
            <w:noProof/>
            <w:webHidden/>
          </w:rPr>
          <w:tab/>
        </w:r>
        <w:r>
          <w:rPr>
            <w:noProof/>
            <w:webHidden/>
          </w:rPr>
          <w:fldChar w:fldCharType="begin"/>
        </w:r>
        <w:r>
          <w:rPr>
            <w:noProof/>
            <w:webHidden/>
          </w:rPr>
          <w:instrText xml:space="preserve"> PAGEREF _Toc165154477 \h </w:instrText>
        </w:r>
        <w:r>
          <w:rPr>
            <w:noProof/>
            <w:webHidden/>
          </w:rPr>
        </w:r>
        <w:r>
          <w:rPr>
            <w:noProof/>
            <w:webHidden/>
          </w:rPr>
          <w:fldChar w:fldCharType="separate"/>
        </w:r>
        <w:r w:rsidR="004D5113">
          <w:rPr>
            <w:noProof/>
            <w:webHidden/>
          </w:rPr>
          <w:t>12</w:t>
        </w:r>
        <w:r>
          <w:rPr>
            <w:noProof/>
            <w:webHidden/>
          </w:rPr>
          <w:fldChar w:fldCharType="end"/>
        </w:r>
      </w:hyperlink>
    </w:p>
    <w:p w14:paraId="05C92FFC" w14:textId="17058C1F" w:rsidR="00447BBA" w:rsidRDefault="00447BBA">
      <w:pPr>
        <w:pStyle w:val="TableofFigures"/>
        <w:tabs>
          <w:tab w:val="right" w:leader="dot" w:pos="9350"/>
        </w:tabs>
        <w:rPr>
          <w:rFonts w:eastAsiaTheme="minorEastAsia"/>
          <w:noProof/>
          <w:kern w:val="2"/>
          <w:sz w:val="24"/>
          <w:szCs w:val="24"/>
          <w14:ligatures w14:val="standardContextual"/>
        </w:rPr>
      </w:pPr>
      <w:hyperlink w:anchor="_Toc165154478" w:history="1">
        <w:r w:rsidRPr="00A86704">
          <w:rPr>
            <w:rStyle w:val="Hyperlink"/>
            <w:rFonts w:cstheme="minorHAnsi"/>
            <w:noProof/>
          </w:rPr>
          <w:t>Figure 7 - Full body FEA analysis at 5N of force per arm</w:t>
        </w:r>
        <w:r>
          <w:rPr>
            <w:noProof/>
            <w:webHidden/>
          </w:rPr>
          <w:tab/>
        </w:r>
        <w:r>
          <w:rPr>
            <w:noProof/>
            <w:webHidden/>
          </w:rPr>
          <w:fldChar w:fldCharType="begin"/>
        </w:r>
        <w:r>
          <w:rPr>
            <w:noProof/>
            <w:webHidden/>
          </w:rPr>
          <w:instrText xml:space="preserve"> PAGEREF _Toc165154478 \h </w:instrText>
        </w:r>
        <w:r>
          <w:rPr>
            <w:noProof/>
            <w:webHidden/>
          </w:rPr>
        </w:r>
        <w:r>
          <w:rPr>
            <w:noProof/>
            <w:webHidden/>
          </w:rPr>
          <w:fldChar w:fldCharType="separate"/>
        </w:r>
        <w:r w:rsidR="004D5113">
          <w:rPr>
            <w:noProof/>
            <w:webHidden/>
          </w:rPr>
          <w:t>14</w:t>
        </w:r>
        <w:r>
          <w:rPr>
            <w:noProof/>
            <w:webHidden/>
          </w:rPr>
          <w:fldChar w:fldCharType="end"/>
        </w:r>
      </w:hyperlink>
    </w:p>
    <w:p w14:paraId="124293FE" w14:textId="250613C5" w:rsidR="00447BBA" w:rsidRDefault="00447BBA">
      <w:pPr>
        <w:pStyle w:val="TableofFigures"/>
        <w:tabs>
          <w:tab w:val="right" w:leader="dot" w:pos="9350"/>
        </w:tabs>
        <w:rPr>
          <w:rFonts w:eastAsiaTheme="minorEastAsia"/>
          <w:noProof/>
          <w:kern w:val="2"/>
          <w:sz w:val="24"/>
          <w:szCs w:val="24"/>
          <w14:ligatures w14:val="standardContextual"/>
        </w:rPr>
      </w:pPr>
      <w:hyperlink w:anchor="_Toc165154479" w:history="1">
        <w:r w:rsidRPr="00A86704">
          <w:rPr>
            <w:rStyle w:val="Hyperlink"/>
            <w:rFonts w:cstheme="minorHAnsi"/>
            <w:noProof/>
          </w:rPr>
          <w:t>Figure 8 - Mode shape 1 and 2 from vibration testing</w:t>
        </w:r>
        <w:r>
          <w:rPr>
            <w:noProof/>
            <w:webHidden/>
          </w:rPr>
          <w:tab/>
        </w:r>
        <w:r>
          <w:rPr>
            <w:noProof/>
            <w:webHidden/>
          </w:rPr>
          <w:fldChar w:fldCharType="begin"/>
        </w:r>
        <w:r>
          <w:rPr>
            <w:noProof/>
            <w:webHidden/>
          </w:rPr>
          <w:instrText xml:space="preserve"> PAGEREF _Toc165154479 \h </w:instrText>
        </w:r>
        <w:r>
          <w:rPr>
            <w:noProof/>
            <w:webHidden/>
          </w:rPr>
        </w:r>
        <w:r>
          <w:rPr>
            <w:noProof/>
            <w:webHidden/>
          </w:rPr>
          <w:fldChar w:fldCharType="separate"/>
        </w:r>
        <w:r w:rsidR="004D5113">
          <w:rPr>
            <w:noProof/>
            <w:webHidden/>
          </w:rPr>
          <w:t>15</w:t>
        </w:r>
        <w:r>
          <w:rPr>
            <w:noProof/>
            <w:webHidden/>
          </w:rPr>
          <w:fldChar w:fldCharType="end"/>
        </w:r>
      </w:hyperlink>
    </w:p>
    <w:p w14:paraId="1F3428A7" w14:textId="7DDFBB87" w:rsidR="00447BBA" w:rsidRDefault="00447BBA">
      <w:pPr>
        <w:pStyle w:val="TableofFigures"/>
        <w:tabs>
          <w:tab w:val="right" w:leader="dot" w:pos="9350"/>
        </w:tabs>
        <w:rPr>
          <w:rFonts w:eastAsiaTheme="minorEastAsia"/>
          <w:noProof/>
          <w:kern w:val="2"/>
          <w:sz w:val="24"/>
          <w:szCs w:val="24"/>
          <w14:ligatures w14:val="standardContextual"/>
        </w:rPr>
      </w:pPr>
      <w:hyperlink w:anchor="_Toc165154480" w:history="1">
        <w:r w:rsidRPr="00A86704">
          <w:rPr>
            <w:rStyle w:val="Hyperlink"/>
            <w:rFonts w:cstheme="minorHAnsi"/>
            <w:noProof/>
          </w:rPr>
          <w:t>Figure 9 - Payload mechanism design</w:t>
        </w:r>
        <w:r>
          <w:rPr>
            <w:noProof/>
            <w:webHidden/>
          </w:rPr>
          <w:tab/>
        </w:r>
        <w:r>
          <w:rPr>
            <w:noProof/>
            <w:webHidden/>
          </w:rPr>
          <w:fldChar w:fldCharType="begin"/>
        </w:r>
        <w:r>
          <w:rPr>
            <w:noProof/>
            <w:webHidden/>
          </w:rPr>
          <w:instrText xml:space="preserve"> PAGEREF _Toc165154480 \h </w:instrText>
        </w:r>
        <w:r>
          <w:rPr>
            <w:noProof/>
            <w:webHidden/>
          </w:rPr>
        </w:r>
        <w:r>
          <w:rPr>
            <w:noProof/>
            <w:webHidden/>
          </w:rPr>
          <w:fldChar w:fldCharType="separate"/>
        </w:r>
        <w:r w:rsidR="004D5113">
          <w:rPr>
            <w:noProof/>
            <w:webHidden/>
          </w:rPr>
          <w:t>15</w:t>
        </w:r>
        <w:r>
          <w:rPr>
            <w:noProof/>
            <w:webHidden/>
          </w:rPr>
          <w:fldChar w:fldCharType="end"/>
        </w:r>
      </w:hyperlink>
    </w:p>
    <w:p w14:paraId="2F085D0B" w14:textId="6BDD020B" w:rsidR="00447BBA" w:rsidRDefault="00447BBA">
      <w:pPr>
        <w:pStyle w:val="TableofFigures"/>
        <w:tabs>
          <w:tab w:val="right" w:leader="dot" w:pos="9350"/>
        </w:tabs>
        <w:rPr>
          <w:rFonts w:eastAsiaTheme="minorEastAsia"/>
          <w:noProof/>
          <w:kern w:val="2"/>
          <w:sz w:val="24"/>
          <w:szCs w:val="24"/>
          <w14:ligatures w14:val="standardContextual"/>
        </w:rPr>
      </w:pPr>
      <w:hyperlink w:anchor="_Toc165154481" w:history="1">
        <w:r w:rsidRPr="00A86704">
          <w:rPr>
            <w:rStyle w:val="Hyperlink"/>
            <w:noProof/>
          </w:rPr>
          <w:t>Figure 10 – The Gemfan Durable 5536 [2], Gemfan Flash 6042 [3], and APC B6x4E [1] from left to right</w:t>
        </w:r>
        <w:r>
          <w:rPr>
            <w:noProof/>
            <w:webHidden/>
          </w:rPr>
          <w:tab/>
        </w:r>
        <w:r>
          <w:rPr>
            <w:noProof/>
            <w:webHidden/>
          </w:rPr>
          <w:fldChar w:fldCharType="begin"/>
        </w:r>
        <w:r>
          <w:rPr>
            <w:noProof/>
            <w:webHidden/>
          </w:rPr>
          <w:instrText xml:space="preserve"> PAGEREF _Toc165154481 \h </w:instrText>
        </w:r>
        <w:r>
          <w:rPr>
            <w:noProof/>
            <w:webHidden/>
          </w:rPr>
        </w:r>
        <w:r>
          <w:rPr>
            <w:noProof/>
            <w:webHidden/>
          </w:rPr>
          <w:fldChar w:fldCharType="separate"/>
        </w:r>
        <w:r w:rsidR="004D5113">
          <w:rPr>
            <w:noProof/>
            <w:webHidden/>
          </w:rPr>
          <w:t>17</w:t>
        </w:r>
        <w:r>
          <w:rPr>
            <w:noProof/>
            <w:webHidden/>
          </w:rPr>
          <w:fldChar w:fldCharType="end"/>
        </w:r>
      </w:hyperlink>
    </w:p>
    <w:p w14:paraId="6EE648AF" w14:textId="752AF4EC" w:rsidR="00447BBA" w:rsidRDefault="00447BBA">
      <w:pPr>
        <w:pStyle w:val="TableofFigures"/>
        <w:tabs>
          <w:tab w:val="right" w:leader="dot" w:pos="9350"/>
        </w:tabs>
        <w:rPr>
          <w:rFonts w:eastAsiaTheme="minorEastAsia"/>
          <w:noProof/>
          <w:kern w:val="2"/>
          <w:sz w:val="24"/>
          <w:szCs w:val="24"/>
          <w14:ligatures w14:val="standardContextual"/>
        </w:rPr>
      </w:pPr>
      <w:hyperlink w:anchor="_Toc165154482" w:history="1">
        <w:r w:rsidRPr="00A86704">
          <w:rPr>
            <w:rStyle w:val="Hyperlink"/>
            <w:rFonts w:cstheme="minorHAnsi"/>
            <w:noProof/>
          </w:rPr>
          <w:t>Figure 11 – Navigation and Control Simulated Testing</w:t>
        </w:r>
        <w:r>
          <w:rPr>
            <w:noProof/>
            <w:webHidden/>
          </w:rPr>
          <w:tab/>
        </w:r>
        <w:r>
          <w:rPr>
            <w:noProof/>
            <w:webHidden/>
          </w:rPr>
          <w:fldChar w:fldCharType="begin"/>
        </w:r>
        <w:r>
          <w:rPr>
            <w:noProof/>
            <w:webHidden/>
          </w:rPr>
          <w:instrText xml:space="preserve"> PAGEREF _Toc165154482 \h </w:instrText>
        </w:r>
        <w:r>
          <w:rPr>
            <w:noProof/>
            <w:webHidden/>
          </w:rPr>
        </w:r>
        <w:r>
          <w:rPr>
            <w:noProof/>
            <w:webHidden/>
          </w:rPr>
          <w:fldChar w:fldCharType="separate"/>
        </w:r>
        <w:r w:rsidR="004D5113">
          <w:rPr>
            <w:noProof/>
            <w:webHidden/>
          </w:rPr>
          <w:t>21</w:t>
        </w:r>
        <w:r>
          <w:rPr>
            <w:noProof/>
            <w:webHidden/>
          </w:rPr>
          <w:fldChar w:fldCharType="end"/>
        </w:r>
      </w:hyperlink>
    </w:p>
    <w:p w14:paraId="137F4BAD" w14:textId="6B683AC1" w:rsidR="00447BBA" w:rsidRDefault="00447BBA">
      <w:pPr>
        <w:pStyle w:val="TableofFigures"/>
        <w:tabs>
          <w:tab w:val="right" w:leader="dot" w:pos="9350"/>
        </w:tabs>
        <w:rPr>
          <w:rFonts w:eastAsiaTheme="minorEastAsia"/>
          <w:noProof/>
          <w:kern w:val="2"/>
          <w:sz w:val="24"/>
          <w:szCs w:val="24"/>
          <w14:ligatures w14:val="standardContextual"/>
        </w:rPr>
      </w:pPr>
      <w:hyperlink w:anchor="_Toc165154483" w:history="1">
        <w:r w:rsidRPr="00A86704">
          <w:rPr>
            <w:rStyle w:val="Hyperlink"/>
            <w:noProof/>
          </w:rPr>
          <w:t>Figure 12</w:t>
        </w:r>
        <w:r w:rsidR="00E41A3D">
          <w:rPr>
            <w:rStyle w:val="Hyperlink"/>
            <w:noProof/>
          </w:rPr>
          <w:t xml:space="preserve"> -</w:t>
        </w:r>
        <w:r w:rsidRPr="00A86704">
          <w:rPr>
            <w:rStyle w:val="Hyperlink"/>
            <w:noProof/>
          </w:rPr>
          <w:t xml:space="preserve"> Cooper-Harper handling qualities rating scale</w:t>
        </w:r>
        <w:r>
          <w:rPr>
            <w:noProof/>
            <w:webHidden/>
          </w:rPr>
          <w:tab/>
        </w:r>
        <w:r>
          <w:rPr>
            <w:noProof/>
            <w:webHidden/>
          </w:rPr>
          <w:fldChar w:fldCharType="begin"/>
        </w:r>
        <w:r>
          <w:rPr>
            <w:noProof/>
            <w:webHidden/>
          </w:rPr>
          <w:instrText xml:space="preserve"> PAGEREF _Toc165154483 \h </w:instrText>
        </w:r>
        <w:r>
          <w:rPr>
            <w:noProof/>
            <w:webHidden/>
          </w:rPr>
        </w:r>
        <w:r>
          <w:rPr>
            <w:noProof/>
            <w:webHidden/>
          </w:rPr>
          <w:fldChar w:fldCharType="separate"/>
        </w:r>
        <w:r w:rsidR="004D5113">
          <w:rPr>
            <w:noProof/>
            <w:webHidden/>
          </w:rPr>
          <w:t>25</w:t>
        </w:r>
        <w:r>
          <w:rPr>
            <w:noProof/>
            <w:webHidden/>
          </w:rPr>
          <w:fldChar w:fldCharType="end"/>
        </w:r>
      </w:hyperlink>
    </w:p>
    <w:p w14:paraId="1586E71E" w14:textId="400BDADC" w:rsidR="00447BBA" w:rsidRDefault="00447BBA">
      <w:pPr>
        <w:pStyle w:val="TableofFigures"/>
        <w:tabs>
          <w:tab w:val="right" w:leader="dot" w:pos="9350"/>
        </w:tabs>
        <w:rPr>
          <w:rFonts w:eastAsiaTheme="minorEastAsia"/>
          <w:noProof/>
          <w:kern w:val="2"/>
          <w:sz w:val="24"/>
          <w:szCs w:val="24"/>
          <w14:ligatures w14:val="standardContextual"/>
        </w:rPr>
      </w:pPr>
      <w:hyperlink w:anchor="_Toc165154484" w:history="1">
        <w:r w:rsidRPr="00A86704">
          <w:rPr>
            <w:rStyle w:val="Hyperlink"/>
            <w:rFonts w:cstheme="minorHAnsi"/>
            <w:noProof/>
          </w:rPr>
          <w:t>Figure 13 – Original Gantt chart demonstrating spring semester schedule</w:t>
        </w:r>
        <w:r>
          <w:rPr>
            <w:noProof/>
            <w:webHidden/>
          </w:rPr>
          <w:tab/>
        </w:r>
        <w:r>
          <w:rPr>
            <w:noProof/>
            <w:webHidden/>
          </w:rPr>
          <w:fldChar w:fldCharType="begin"/>
        </w:r>
        <w:r>
          <w:rPr>
            <w:noProof/>
            <w:webHidden/>
          </w:rPr>
          <w:instrText xml:space="preserve"> PAGEREF _Toc165154484 \h </w:instrText>
        </w:r>
        <w:r>
          <w:rPr>
            <w:noProof/>
            <w:webHidden/>
          </w:rPr>
        </w:r>
        <w:r>
          <w:rPr>
            <w:noProof/>
            <w:webHidden/>
          </w:rPr>
          <w:fldChar w:fldCharType="separate"/>
        </w:r>
        <w:r w:rsidR="004D5113">
          <w:rPr>
            <w:noProof/>
            <w:webHidden/>
          </w:rPr>
          <w:t>28</w:t>
        </w:r>
        <w:r>
          <w:rPr>
            <w:noProof/>
            <w:webHidden/>
          </w:rPr>
          <w:fldChar w:fldCharType="end"/>
        </w:r>
      </w:hyperlink>
    </w:p>
    <w:p w14:paraId="735D375F" w14:textId="77403F92" w:rsidR="00447BBA" w:rsidRDefault="00447BBA">
      <w:pPr>
        <w:pStyle w:val="TableofFigures"/>
        <w:tabs>
          <w:tab w:val="right" w:leader="dot" w:pos="9350"/>
        </w:tabs>
        <w:rPr>
          <w:rFonts w:eastAsiaTheme="minorEastAsia"/>
          <w:noProof/>
          <w:kern w:val="2"/>
          <w:sz w:val="24"/>
          <w:szCs w:val="24"/>
          <w14:ligatures w14:val="standardContextual"/>
        </w:rPr>
      </w:pPr>
      <w:hyperlink w:anchor="_Toc165154485" w:history="1">
        <w:r w:rsidRPr="00A86704">
          <w:rPr>
            <w:rStyle w:val="Hyperlink"/>
            <w:noProof/>
          </w:rPr>
          <w:t>Figure 14 – Final Gantt chart depicting real spring semester schedule</w:t>
        </w:r>
        <w:r>
          <w:rPr>
            <w:noProof/>
            <w:webHidden/>
          </w:rPr>
          <w:tab/>
        </w:r>
        <w:r>
          <w:rPr>
            <w:noProof/>
            <w:webHidden/>
          </w:rPr>
          <w:fldChar w:fldCharType="begin"/>
        </w:r>
        <w:r>
          <w:rPr>
            <w:noProof/>
            <w:webHidden/>
          </w:rPr>
          <w:instrText xml:space="preserve"> PAGEREF _Toc165154485 \h </w:instrText>
        </w:r>
        <w:r>
          <w:rPr>
            <w:noProof/>
            <w:webHidden/>
          </w:rPr>
        </w:r>
        <w:r>
          <w:rPr>
            <w:noProof/>
            <w:webHidden/>
          </w:rPr>
          <w:fldChar w:fldCharType="separate"/>
        </w:r>
        <w:r w:rsidR="004D5113">
          <w:rPr>
            <w:noProof/>
            <w:webHidden/>
          </w:rPr>
          <w:t>29</w:t>
        </w:r>
        <w:r>
          <w:rPr>
            <w:noProof/>
            <w:webHidden/>
          </w:rPr>
          <w:fldChar w:fldCharType="end"/>
        </w:r>
      </w:hyperlink>
    </w:p>
    <w:p w14:paraId="41870CBE" w14:textId="5A2230AB" w:rsidR="00852AC9" w:rsidRDefault="00447BBA" w:rsidP="28E90A70">
      <w:pPr>
        <w:tabs>
          <w:tab w:val="left" w:leader="dot" w:pos="9180"/>
        </w:tabs>
        <w:rPr>
          <w:rFonts w:cstheme="minorHAnsi"/>
          <w:sz w:val="24"/>
          <w:szCs w:val="24"/>
        </w:rPr>
      </w:pPr>
      <w:r>
        <w:rPr>
          <w:rFonts w:cstheme="minorHAnsi"/>
          <w:sz w:val="24"/>
          <w:szCs w:val="24"/>
        </w:rPr>
        <w:fldChar w:fldCharType="end"/>
      </w:r>
    </w:p>
    <w:p w14:paraId="37F3326E" w14:textId="77777777" w:rsidR="00852AC9" w:rsidRDefault="00852AC9">
      <w:pPr>
        <w:rPr>
          <w:rFonts w:cstheme="minorHAnsi"/>
          <w:sz w:val="24"/>
          <w:szCs w:val="24"/>
        </w:rPr>
      </w:pPr>
      <w:r>
        <w:rPr>
          <w:rFonts w:cstheme="minorHAnsi"/>
          <w:sz w:val="24"/>
          <w:szCs w:val="24"/>
        </w:rPr>
        <w:br w:type="page"/>
      </w:r>
    </w:p>
    <w:p w14:paraId="0D0BC455" w14:textId="77777777" w:rsidR="00436D63" w:rsidRPr="00E34565" w:rsidRDefault="00436D63" w:rsidP="00436D63">
      <w:pPr>
        <w:rPr>
          <w:rFonts w:eastAsiaTheme="majorEastAsia" w:cstheme="minorHAnsi"/>
          <w:color w:val="2F5496" w:themeColor="accent1" w:themeShade="BF"/>
          <w:sz w:val="32"/>
          <w:szCs w:val="32"/>
        </w:rPr>
      </w:pPr>
      <w:r w:rsidRPr="00E34565">
        <w:rPr>
          <w:rFonts w:eastAsiaTheme="majorEastAsia" w:cstheme="minorHAnsi"/>
          <w:color w:val="2F5496" w:themeColor="accent1" w:themeShade="BF"/>
          <w:sz w:val="32"/>
          <w:szCs w:val="32"/>
        </w:rPr>
        <w:lastRenderedPageBreak/>
        <w:t>List of Figures</w:t>
      </w:r>
    </w:p>
    <w:p w14:paraId="3D9798C8" w14:textId="31875974" w:rsidR="00380374" w:rsidRDefault="00E41A3D">
      <w:pPr>
        <w:pStyle w:val="TableofFigures"/>
        <w:tabs>
          <w:tab w:val="right" w:leader="dot" w:pos="9350"/>
        </w:tabs>
        <w:rPr>
          <w:rFonts w:eastAsiaTheme="minorEastAsia"/>
          <w:noProof/>
          <w:kern w:val="2"/>
          <w:sz w:val="24"/>
          <w:szCs w:val="24"/>
          <w14:ligatures w14:val="standardContextual"/>
        </w:rPr>
      </w:pPr>
      <w:r>
        <w:rPr>
          <w:rFonts w:cstheme="minorHAnsi"/>
        </w:rPr>
        <w:fldChar w:fldCharType="begin"/>
      </w:r>
      <w:r>
        <w:rPr>
          <w:rFonts w:cstheme="minorHAnsi"/>
        </w:rPr>
        <w:instrText xml:space="preserve"> TOC \h \z \c "Table" </w:instrText>
      </w:r>
      <w:r>
        <w:rPr>
          <w:rFonts w:cstheme="minorHAnsi"/>
        </w:rPr>
        <w:fldChar w:fldCharType="separate"/>
      </w:r>
      <w:hyperlink w:anchor="_Toc165154680" w:history="1">
        <w:r w:rsidR="00380374" w:rsidRPr="00F8213D">
          <w:rPr>
            <w:rStyle w:val="Hyperlink"/>
            <w:noProof/>
          </w:rPr>
          <w:t>Table 1 – Skills matrix for each team member</w:t>
        </w:r>
        <w:r w:rsidR="00380374">
          <w:rPr>
            <w:noProof/>
            <w:webHidden/>
          </w:rPr>
          <w:tab/>
        </w:r>
        <w:r w:rsidR="00380374">
          <w:rPr>
            <w:noProof/>
            <w:webHidden/>
          </w:rPr>
          <w:fldChar w:fldCharType="begin"/>
        </w:r>
        <w:r w:rsidR="00380374">
          <w:rPr>
            <w:noProof/>
            <w:webHidden/>
          </w:rPr>
          <w:instrText xml:space="preserve"> PAGEREF _Toc165154680 \h </w:instrText>
        </w:r>
        <w:r w:rsidR="00380374">
          <w:rPr>
            <w:noProof/>
            <w:webHidden/>
          </w:rPr>
        </w:r>
        <w:r w:rsidR="00380374">
          <w:rPr>
            <w:noProof/>
            <w:webHidden/>
          </w:rPr>
          <w:fldChar w:fldCharType="separate"/>
        </w:r>
        <w:r w:rsidR="004D5113">
          <w:rPr>
            <w:noProof/>
            <w:webHidden/>
          </w:rPr>
          <w:t>6</w:t>
        </w:r>
        <w:r w:rsidR="00380374">
          <w:rPr>
            <w:noProof/>
            <w:webHidden/>
          </w:rPr>
          <w:fldChar w:fldCharType="end"/>
        </w:r>
      </w:hyperlink>
    </w:p>
    <w:p w14:paraId="7BCD0493" w14:textId="24A57000" w:rsidR="00380374" w:rsidRDefault="00380374">
      <w:pPr>
        <w:pStyle w:val="TableofFigures"/>
        <w:tabs>
          <w:tab w:val="right" w:leader="dot" w:pos="9350"/>
        </w:tabs>
        <w:rPr>
          <w:rFonts w:eastAsiaTheme="minorEastAsia"/>
          <w:noProof/>
          <w:kern w:val="2"/>
          <w:sz w:val="24"/>
          <w:szCs w:val="24"/>
          <w14:ligatures w14:val="standardContextual"/>
        </w:rPr>
      </w:pPr>
      <w:hyperlink w:anchor="_Toc165154681" w:history="1">
        <w:r w:rsidRPr="00F8213D">
          <w:rPr>
            <w:rStyle w:val="Hyperlink"/>
            <w:rFonts w:cstheme="minorHAnsi"/>
            <w:noProof/>
          </w:rPr>
          <w:t>Table 2 - List of Requirements</w:t>
        </w:r>
        <w:r>
          <w:rPr>
            <w:noProof/>
            <w:webHidden/>
          </w:rPr>
          <w:tab/>
        </w:r>
        <w:r>
          <w:rPr>
            <w:noProof/>
            <w:webHidden/>
          </w:rPr>
          <w:fldChar w:fldCharType="begin"/>
        </w:r>
        <w:r>
          <w:rPr>
            <w:noProof/>
            <w:webHidden/>
          </w:rPr>
          <w:instrText xml:space="preserve"> PAGEREF _Toc165154681 \h </w:instrText>
        </w:r>
        <w:r>
          <w:rPr>
            <w:noProof/>
            <w:webHidden/>
          </w:rPr>
        </w:r>
        <w:r>
          <w:rPr>
            <w:noProof/>
            <w:webHidden/>
          </w:rPr>
          <w:fldChar w:fldCharType="separate"/>
        </w:r>
        <w:r w:rsidR="004D5113">
          <w:rPr>
            <w:noProof/>
            <w:webHidden/>
          </w:rPr>
          <w:t>10</w:t>
        </w:r>
        <w:r>
          <w:rPr>
            <w:noProof/>
            <w:webHidden/>
          </w:rPr>
          <w:fldChar w:fldCharType="end"/>
        </w:r>
      </w:hyperlink>
    </w:p>
    <w:p w14:paraId="03356608" w14:textId="4F891B73" w:rsidR="00380374" w:rsidRDefault="00380374">
      <w:pPr>
        <w:pStyle w:val="TableofFigures"/>
        <w:tabs>
          <w:tab w:val="right" w:leader="dot" w:pos="9350"/>
        </w:tabs>
        <w:rPr>
          <w:rFonts w:eastAsiaTheme="minorEastAsia"/>
          <w:noProof/>
          <w:kern w:val="2"/>
          <w:sz w:val="24"/>
          <w:szCs w:val="24"/>
          <w14:ligatures w14:val="standardContextual"/>
        </w:rPr>
      </w:pPr>
      <w:hyperlink w:anchor="_Toc165154682" w:history="1">
        <w:r w:rsidRPr="00F8213D">
          <w:rPr>
            <w:rStyle w:val="Hyperlink"/>
            <w:rFonts w:cstheme="minorHAnsi"/>
            <w:noProof/>
          </w:rPr>
          <w:t>Table 3 - Vehicle weight budget</w:t>
        </w:r>
        <w:r>
          <w:rPr>
            <w:noProof/>
            <w:webHidden/>
          </w:rPr>
          <w:tab/>
        </w:r>
        <w:r>
          <w:rPr>
            <w:noProof/>
            <w:webHidden/>
          </w:rPr>
          <w:fldChar w:fldCharType="begin"/>
        </w:r>
        <w:r>
          <w:rPr>
            <w:noProof/>
            <w:webHidden/>
          </w:rPr>
          <w:instrText xml:space="preserve"> PAGEREF _Toc165154682 \h </w:instrText>
        </w:r>
        <w:r>
          <w:rPr>
            <w:noProof/>
            <w:webHidden/>
          </w:rPr>
        </w:r>
        <w:r>
          <w:rPr>
            <w:noProof/>
            <w:webHidden/>
          </w:rPr>
          <w:fldChar w:fldCharType="separate"/>
        </w:r>
        <w:r w:rsidR="004D5113">
          <w:rPr>
            <w:noProof/>
            <w:webHidden/>
          </w:rPr>
          <w:t>12</w:t>
        </w:r>
        <w:r>
          <w:rPr>
            <w:noProof/>
            <w:webHidden/>
          </w:rPr>
          <w:fldChar w:fldCharType="end"/>
        </w:r>
      </w:hyperlink>
    </w:p>
    <w:p w14:paraId="3297E04D" w14:textId="3FBC30EE" w:rsidR="00380374" w:rsidRDefault="00380374">
      <w:pPr>
        <w:pStyle w:val="TableofFigures"/>
        <w:tabs>
          <w:tab w:val="right" w:leader="dot" w:pos="9350"/>
        </w:tabs>
        <w:rPr>
          <w:rFonts w:eastAsiaTheme="minorEastAsia"/>
          <w:noProof/>
          <w:kern w:val="2"/>
          <w:sz w:val="24"/>
          <w:szCs w:val="24"/>
          <w14:ligatures w14:val="standardContextual"/>
        </w:rPr>
      </w:pPr>
      <w:hyperlink w:anchor="_Toc165154683" w:history="1">
        <w:r w:rsidRPr="00F8213D">
          <w:rPr>
            <w:rStyle w:val="Hyperlink"/>
            <w:noProof/>
          </w:rPr>
          <w:t>Table 4 - Propeller Trade Study</w:t>
        </w:r>
        <w:r>
          <w:rPr>
            <w:noProof/>
            <w:webHidden/>
          </w:rPr>
          <w:tab/>
        </w:r>
        <w:r>
          <w:rPr>
            <w:noProof/>
            <w:webHidden/>
          </w:rPr>
          <w:fldChar w:fldCharType="begin"/>
        </w:r>
        <w:r>
          <w:rPr>
            <w:noProof/>
            <w:webHidden/>
          </w:rPr>
          <w:instrText xml:space="preserve"> PAGEREF _Toc165154683 \h </w:instrText>
        </w:r>
        <w:r>
          <w:rPr>
            <w:noProof/>
            <w:webHidden/>
          </w:rPr>
        </w:r>
        <w:r>
          <w:rPr>
            <w:noProof/>
            <w:webHidden/>
          </w:rPr>
          <w:fldChar w:fldCharType="separate"/>
        </w:r>
        <w:r w:rsidR="004D5113">
          <w:rPr>
            <w:noProof/>
            <w:webHidden/>
          </w:rPr>
          <w:t>18</w:t>
        </w:r>
        <w:r>
          <w:rPr>
            <w:noProof/>
            <w:webHidden/>
          </w:rPr>
          <w:fldChar w:fldCharType="end"/>
        </w:r>
      </w:hyperlink>
    </w:p>
    <w:p w14:paraId="0784C7F0" w14:textId="775FD837" w:rsidR="00380374" w:rsidRDefault="00380374">
      <w:pPr>
        <w:pStyle w:val="TableofFigures"/>
        <w:tabs>
          <w:tab w:val="right" w:leader="dot" w:pos="9350"/>
        </w:tabs>
        <w:rPr>
          <w:rFonts w:eastAsiaTheme="minorEastAsia"/>
          <w:noProof/>
          <w:kern w:val="2"/>
          <w:sz w:val="24"/>
          <w:szCs w:val="24"/>
          <w14:ligatures w14:val="standardContextual"/>
        </w:rPr>
      </w:pPr>
      <w:hyperlink w:anchor="_Toc165154684" w:history="1">
        <w:r w:rsidRPr="00F8213D">
          <w:rPr>
            <w:rStyle w:val="Hyperlink"/>
            <w:noProof/>
          </w:rPr>
          <w:t>Table 5 - List of the Electronics' Required Voltages and Currents</w:t>
        </w:r>
        <w:r>
          <w:rPr>
            <w:noProof/>
            <w:webHidden/>
          </w:rPr>
          <w:tab/>
        </w:r>
        <w:r>
          <w:rPr>
            <w:noProof/>
            <w:webHidden/>
          </w:rPr>
          <w:fldChar w:fldCharType="begin"/>
        </w:r>
        <w:r>
          <w:rPr>
            <w:noProof/>
            <w:webHidden/>
          </w:rPr>
          <w:instrText xml:space="preserve"> PAGEREF _Toc165154684 \h </w:instrText>
        </w:r>
        <w:r>
          <w:rPr>
            <w:noProof/>
            <w:webHidden/>
          </w:rPr>
        </w:r>
        <w:r>
          <w:rPr>
            <w:noProof/>
            <w:webHidden/>
          </w:rPr>
          <w:fldChar w:fldCharType="separate"/>
        </w:r>
        <w:r w:rsidR="004D5113">
          <w:rPr>
            <w:noProof/>
            <w:webHidden/>
          </w:rPr>
          <w:t>21</w:t>
        </w:r>
        <w:r>
          <w:rPr>
            <w:noProof/>
            <w:webHidden/>
          </w:rPr>
          <w:fldChar w:fldCharType="end"/>
        </w:r>
      </w:hyperlink>
    </w:p>
    <w:p w14:paraId="0BF70421" w14:textId="3A42A2A7" w:rsidR="00380374" w:rsidRDefault="00380374">
      <w:pPr>
        <w:pStyle w:val="TableofFigures"/>
        <w:tabs>
          <w:tab w:val="right" w:leader="dot" w:pos="9350"/>
        </w:tabs>
        <w:rPr>
          <w:rFonts w:eastAsiaTheme="minorEastAsia"/>
          <w:noProof/>
          <w:kern w:val="2"/>
          <w:sz w:val="24"/>
          <w:szCs w:val="24"/>
          <w14:ligatures w14:val="standardContextual"/>
        </w:rPr>
      </w:pPr>
      <w:hyperlink w:anchor="_Toc165154685" w:history="1">
        <w:r w:rsidRPr="00F8213D">
          <w:rPr>
            <w:rStyle w:val="Hyperlink"/>
            <w:noProof/>
          </w:rPr>
          <w:t>Table 6 – Trade Study for Altitude Sensor</w:t>
        </w:r>
        <w:r>
          <w:rPr>
            <w:noProof/>
            <w:webHidden/>
          </w:rPr>
          <w:tab/>
        </w:r>
        <w:r>
          <w:rPr>
            <w:noProof/>
            <w:webHidden/>
          </w:rPr>
          <w:fldChar w:fldCharType="begin"/>
        </w:r>
        <w:r>
          <w:rPr>
            <w:noProof/>
            <w:webHidden/>
          </w:rPr>
          <w:instrText xml:space="preserve"> PAGEREF _Toc165154685 \h </w:instrText>
        </w:r>
        <w:r>
          <w:rPr>
            <w:noProof/>
            <w:webHidden/>
          </w:rPr>
        </w:r>
        <w:r>
          <w:rPr>
            <w:noProof/>
            <w:webHidden/>
          </w:rPr>
          <w:fldChar w:fldCharType="separate"/>
        </w:r>
        <w:r w:rsidR="004D5113">
          <w:rPr>
            <w:noProof/>
            <w:webHidden/>
          </w:rPr>
          <w:t>23</w:t>
        </w:r>
        <w:r>
          <w:rPr>
            <w:noProof/>
            <w:webHidden/>
          </w:rPr>
          <w:fldChar w:fldCharType="end"/>
        </w:r>
      </w:hyperlink>
    </w:p>
    <w:p w14:paraId="1E661379" w14:textId="66866DF4" w:rsidR="00380374" w:rsidRDefault="00380374">
      <w:pPr>
        <w:pStyle w:val="TableofFigures"/>
        <w:tabs>
          <w:tab w:val="right" w:leader="dot" w:pos="9350"/>
        </w:tabs>
        <w:rPr>
          <w:rFonts w:eastAsiaTheme="minorEastAsia"/>
          <w:noProof/>
          <w:kern w:val="2"/>
          <w:sz w:val="24"/>
          <w:szCs w:val="24"/>
          <w14:ligatures w14:val="standardContextual"/>
        </w:rPr>
      </w:pPr>
      <w:hyperlink w:anchor="_Toc165154686" w:history="1">
        <w:r w:rsidRPr="00F8213D">
          <w:rPr>
            <w:rStyle w:val="Hyperlink"/>
            <w:rFonts w:cstheme="minorHAnsi"/>
            <w:noProof/>
          </w:rPr>
          <w:t>Table 7 - Component cost breakdown</w:t>
        </w:r>
        <w:r>
          <w:rPr>
            <w:noProof/>
            <w:webHidden/>
          </w:rPr>
          <w:tab/>
        </w:r>
        <w:r>
          <w:rPr>
            <w:noProof/>
            <w:webHidden/>
          </w:rPr>
          <w:fldChar w:fldCharType="begin"/>
        </w:r>
        <w:r>
          <w:rPr>
            <w:noProof/>
            <w:webHidden/>
          </w:rPr>
          <w:instrText xml:space="preserve"> PAGEREF _Toc165154686 \h </w:instrText>
        </w:r>
        <w:r>
          <w:rPr>
            <w:noProof/>
            <w:webHidden/>
          </w:rPr>
        </w:r>
        <w:r>
          <w:rPr>
            <w:noProof/>
            <w:webHidden/>
          </w:rPr>
          <w:fldChar w:fldCharType="separate"/>
        </w:r>
        <w:r w:rsidR="004D5113">
          <w:rPr>
            <w:noProof/>
            <w:webHidden/>
          </w:rPr>
          <w:t>27</w:t>
        </w:r>
        <w:r>
          <w:rPr>
            <w:noProof/>
            <w:webHidden/>
          </w:rPr>
          <w:fldChar w:fldCharType="end"/>
        </w:r>
      </w:hyperlink>
    </w:p>
    <w:p w14:paraId="7F1B1D85" w14:textId="4D05C63F" w:rsidR="02D4BE1E" w:rsidRPr="00E34565" w:rsidRDefault="00E41A3D" w:rsidP="00436D63">
      <w:pPr>
        <w:tabs>
          <w:tab w:val="left" w:leader="dot" w:pos="9180"/>
        </w:tabs>
        <w:rPr>
          <w:rFonts w:cstheme="minorHAnsi"/>
        </w:rPr>
      </w:pPr>
      <w:r>
        <w:rPr>
          <w:rFonts w:cstheme="minorHAnsi"/>
        </w:rPr>
        <w:fldChar w:fldCharType="end"/>
      </w:r>
      <w:r w:rsidR="02D4BE1E" w:rsidRPr="00E34565">
        <w:rPr>
          <w:rFonts w:cstheme="minorHAnsi"/>
        </w:rPr>
        <w:br w:type="page"/>
      </w:r>
    </w:p>
    <w:p w14:paraId="06EA678A" w14:textId="3BAFE04E" w:rsidR="009606F1" w:rsidRPr="00E34565" w:rsidRDefault="00864F14" w:rsidP="6716564B">
      <w:pPr>
        <w:pStyle w:val="Heading1"/>
        <w:rPr>
          <w:rFonts w:asciiTheme="minorHAnsi" w:hAnsiTheme="minorHAnsi" w:cstheme="minorHAnsi"/>
          <w:b/>
          <w:sz w:val="28"/>
          <w:szCs w:val="28"/>
          <w:highlight w:val="yellow"/>
          <w:u w:val="single"/>
        </w:rPr>
      </w:pPr>
      <w:bookmarkStart w:id="1" w:name="_Toc2055912202"/>
      <w:bookmarkStart w:id="2" w:name="_Toc165154440"/>
      <w:r w:rsidRPr="00E34565">
        <w:rPr>
          <w:rFonts w:asciiTheme="minorHAnsi" w:hAnsiTheme="minorHAnsi" w:cstheme="minorHAnsi"/>
          <w:b/>
        </w:rPr>
        <w:lastRenderedPageBreak/>
        <w:t>Introduction</w:t>
      </w:r>
      <w:bookmarkEnd w:id="1"/>
      <w:bookmarkEnd w:id="2"/>
    </w:p>
    <w:p w14:paraId="6E01A5BB" w14:textId="6B676E48" w:rsidR="00864F14" w:rsidRPr="00E34565" w:rsidRDefault="0072226F" w:rsidP="009606F1">
      <w:pPr>
        <w:rPr>
          <w:rFonts w:cstheme="minorHAnsi"/>
          <w:sz w:val="24"/>
          <w:szCs w:val="24"/>
        </w:rPr>
      </w:pPr>
      <w:r w:rsidRPr="00E34565">
        <w:rPr>
          <w:rFonts w:cstheme="minorHAnsi"/>
          <w:sz w:val="24"/>
          <w:szCs w:val="24"/>
        </w:rPr>
        <w:t xml:space="preserve">Something very few consider </w:t>
      </w:r>
      <w:r w:rsidR="000D7A6F" w:rsidRPr="00E34565">
        <w:rPr>
          <w:rFonts w:cstheme="minorHAnsi"/>
          <w:sz w:val="24"/>
          <w:szCs w:val="24"/>
        </w:rPr>
        <w:t xml:space="preserve">as a hazard when traveling at sea </w:t>
      </w:r>
      <w:r w:rsidR="002F16E5" w:rsidRPr="00E34565">
        <w:rPr>
          <w:rFonts w:cstheme="minorHAnsi"/>
          <w:sz w:val="24"/>
          <w:szCs w:val="24"/>
        </w:rPr>
        <w:t>is</w:t>
      </w:r>
      <w:r w:rsidR="000D7A6F" w:rsidRPr="00E34565">
        <w:rPr>
          <w:rFonts w:cstheme="minorHAnsi"/>
          <w:sz w:val="24"/>
          <w:szCs w:val="24"/>
        </w:rPr>
        <w:t xml:space="preserve"> the</w:t>
      </w:r>
      <w:r w:rsidR="002F16E5" w:rsidRPr="00E34565">
        <w:rPr>
          <w:rFonts w:cstheme="minorHAnsi"/>
          <w:sz w:val="24"/>
          <w:szCs w:val="24"/>
        </w:rPr>
        <w:t xml:space="preserve"> danger of</w:t>
      </w:r>
      <w:r w:rsidR="001051D5" w:rsidRPr="00E34565">
        <w:rPr>
          <w:rFonts w:cstheme="minorHAnsi"/>
          <w:sz w:val="24"/>
          <w:szCs w:val="24"/>
        </w:rPr>
        <w:t xml:space="preserve"> a man</w:t>
      </w:r>
      <w:r w:rsidR="002B7323" w:rsidRPr="00E34565">
        <w:rPr>
          <w:rFonts w:cstheme="minorHAnsi"/>
          <w:sz w:val="24"/>
          <w:szCs w:val="24"/>
        </w:rPr>
        <w:t xml:space="preserve"> </w:t>
      </w:r>
      <w:r w:rsidR="001051D5" w:rsidRPr="00E34565">
        <w:rPr>
          <w:rFonts w:cstheme="minorHAnsi"/>
          <w:sz w:val="24"/>
          <w:szCs w:val="24"/>
        </w:rPr>
        <w:t>overboard</w:t>
      </w:r>
      <w:r w:rsidR="002B7323" w:rsidRPr="00E34565">
        <w:rPr>
          <w:rFonts w:cstheme="minorHAnsi"/>
          <w:sz w:val="24"/>
          <w:szCs w:val="24"/>
        </w:rPr>
        <w:t xml:space="preserve"> </w:t>
      </w:r>
      <w:r w:rsidR="00DA71D3" w:rsidRPr="00E34565">
        <w:rPr>
          <w:rFonts w:cstheme="minorHAnsi"/>
          <w:sz w:val="24"/>
          <w:szCs w:val="24"/>
        </w:rPr>
        <w:t>(MOB) event</w:t>
      </w:r>
      <w:r w:rsidR="002B7323" w:rsidRPr="00E34565">
        <w:rPr>
          <w:rFonts w:cstheme="minorHAnsi"/>
          <w:sz w:val="24"/>
          <w:szCs w:val="24"/>
        </w:rPr>
        <w:t xml:space="preserve">. </w:t>
      </w:r>
      <w:r w:rsidR="000820AF" w:rsidRPr="00E34565">
        <w:rPr>
          <w:rFonts w:cstheme="minorHAnsi"/>
          <w:sz w:val="24"/>
          <w:szCs w:val="24"/>
        </w:rPr>
        <w:t>While rar</w:t>
      </w:r>
      <w:r w:rsidR="00051893" w:rsidRPr="00E34565">
        <w:rPr>
          <w:rFonts w:cstheme="minorHAnsi"/>
          <w:sz w:val="24"/>
          <w:szCs w:val="24"/>
        </w:rPr>
        <w:t xml:space="preserve">e, such events are highly likely to result in </w:t>
      </w:r>
      <w:r w:rsidR="000F00FE" w:rsidRPr="00E34565">
        <w:rPr>
          <w:rFonts w:cstheme="minorHAnsi"/>
          <w:sz w:val="24"/>
          <w:szCs w:val="24"/>
        </w:rPr>
        <w:t xml:space="preserve">death with only </w:t>
      </w:r>
      <w:r w:rsidR="009641CB" w:rsidRPr="00E34565">
        <w:rPr>
          <w:rFonts w:cstheme="minorHAnsi"/>
          <w:sz w:val="24"/>
          <w:szCs w:val="24"/>
        </w:rPr>
        <w:t xml:space="preserve">40% of overboard passengers being rescued </w:t>
      </w:r>
      <w:r w:rsidR="003C3C96" w:rsidRPr="00E34565">
        <w:rPr>
          <w:rFonts w:cstheme="minorHAnsi"/>
          <w:sz w:val="24"/>
          <w:szCs w:val="24"/>
        </w:rPr>
        <w:t>at the safest cruise lines and most</w:t>
      </w:r>
      <w:r w:rsidR="00D57B39" w:rsidRPr="00E34565">
        <w:rPr>
          <w:rFonts w:cstheme="minorHAnsi"/>
          <w:sz w:val="24"/>
          <w:szCs w:val="24"/>
        </w:rPr>
        <w:t xml:space="preserve"> operators have survival rates </w:t>
      </w:r>
      <w:r w:rsidR="003C3C96" w:rsidRPr="00E34565">
        <w:rPr>
          <w:rFonts w:cstheme="minorHAnsi"/>
          <w:sz w:val="24"/>
          <w:szCs w:val="24"/>
        </w:rPr>
        <w:t xml:space="preserve">lower than that </w:t>
      </w:r>
      <w:r w:rsidR="003C3C96">
        <w:rPr>
          <w:rFonts w:cstheme="minorHAnsi"/>
          <w:sz w:val="24"/>
          <w:szCs w:val="24"/>
        </w:rPr>
        <w:t>[</w:t>
      </w:r>
      <w:r w:rsidR="001F3236">
        <w:rPr>
          <w:rFonts w:cstheme="minorHAnsi"/>
          <w:sz w:val="24"/>
          <w:szCs w:val="24"/>
        </w:rPr>
        <w:t>4</w:t>
      </w:r>
      <w:r w:rsidR="003C3C96">
        <w:rPr>
          <w:rFonts w:cstheme="minorHAnsi"/>
          <w:sz w:val="24"/>
          <w:szCs w:val="24"/>
        </w:rPr>
        <w:t>]</w:t>
      </w:r>
      <w:r w:rsidR="003C3C96" w:rsidRPr="00E34565">
        <w:rPr>
          <w:rFonts w:cstheme="minorHAnsi"/>
          <w:sz w:val="24"/>
          <w:szCs w:val="24"/>
        </w:rPr>
        <w:t xml:space="preserve">. </w:t>
      </w:r>
      <w:r w:rsidR="009B6213" w:rsidRPr="00E34565">
        <w:rPr>
          <w:rFonts w:cstheme="minorHAnsi"/>
          <w:sz w:val="24"/>
          <w:szCs w:val="24"/>
        </w:rPr>
        <w:t xml:space="preserve">While policies could be implemented to help mitigate this problem, especially around alcohol </w:t>
      </w:r>
      <w:r w:rsidR="004F5E99" w:rsidRPr="00E34565">
        <w:rPr>
          <w:rFonts w:cstheme="minorHAnsi"/>
          <w:sz w:val="24"/>
          <w:szCs w:val="24"/>
        </w:rPr>
        <w:t>consumption</w:t>
      </w:r>
      <w:r w:rsidR="009B6213" w:rsidRPr="00E34565">
        <w:rPr>
          <w:rFonts w:cstheme="minorHAnsi"/>
          <w:sz w:val="24"/>
          <w:szCs w:val="24"/>
        </w:rPr>
        <w:t xml:space="preserve"> on </w:t>
      </w:r>
      <w:r w:rsidR="006C6BFD" w:rsidRPr="00E34565">
        <w:rPr>
          <w:rFonts w:cstheme="minorHAnsi"/>
          <w:sz w:val="24"/>
          <w:szCs w:val="24"/>
        </w:rPr>
        <w:t>cruise liners</w:t>
      </w:r>
      <w:r w:rsidR="009B6213" w:rsidRPr="00E34565">
        <w:rPr>
          <w:rFonts w:cstheme="minorHAnsi"/>
          <w:sz w:val="24"/>
          <w:szCs w:val="24"/>
        </w:rPr>
        <w:t xml:space="preserve">, </w:t>
      </w:r>
      <w:r w:rsidR="00DA71D3" w:rsidRPr="00E34565">
        <w:rPr>
          <w:rFonts w:cstheme="minorHAnsi"/>
          <w:sz w:val="24"/>
          <w:szCs w:val="24"/>
        </w:rPr>
        <w:t>there will always be MOB</w:t>
      </w:r>
      <w:r w:rsidR="00351E7F" w:rsidRPr="00E34565">
        <w:rPr>
          <w:rFonts w:cstheme="minorHAnsi"/>
          <w:sz w:val="24"/>
          <w:szCs w:val="24"/>
        </w:rPr>
        <w:t xml:space="preserve"> situations </w:t>
      </w:r>
      <w:r w:rsidR="004F5E99" w:rsidRPr="00E34565">
        <w:rPr>
          <w:rFonts w:cstheme="minorHAnsi"/>
          <w:sz w:val="24"/>
          <w:szCs w:val="24"/>
        </w:rPr>
        <w:t xml:space="preserve">for </w:t>
      </w:r>
      <w:r w:rsidR="00351E7F" w:rsidRPr="00E34565">
        <w:rPr>
          <w:rFonts w:cstheme="minorHAnsi"/>
          <w:sz w:val="24"/>
          <w:szCs w:val="24"/>
        </w:rPr>
        <w:t xml:space="preserve">as long as humanity </w:t>
      </w:r>
      <w:r w:rsidR="006C6BFD" w:rsidRPr="00E34565">
        <w:rPr>
          <w:rFonts w:cstheme="minorHAnsi"/>
          <w:sz w:val="24"/>
          <w:szCs w:val="24"/>
        </w:rPr>
        <w:t>continues to travel at</w:t>
      </w:r>
      <w:r w:rsidR="00351E7F" w:rsidRPr="00E34565">
        <w:rPr>
          <w:rFonts w:cstheme="minorHAnsi"/>
          <w:sz w:val="24"/>
          <w:szCs w:val="24"/>
        </w:rPr>
        <w:t xml:space="preserve"> sea</w:t>
      </w:r>
      <w:r w:rsidR="0067513E" w:rsidRPr="00E34565">
        <w:rPr>
          <w:rFonts w:cstheme="minorHAnsi"/>
          <w:sz w:val="24"/>
          <w:szCs w:val="24"/>
        </w:rPr>
        <w:t>. Th</w:t>
      </w:r>
      <w:r w:rsidR="00BB64C8" w:rsidRPr="00E34565">
        <w:rPr>
          <w:rFonts w:cstheme="minorHAnsi"/>
          <w:sz w:val="24"/>
          <w:szCs w:val="24"/>
        </w:rPr>
        <w:t>is necessitates the</w:t>
      </w:r>
      <w:r w:rsidR="0067513E" w:rsidRPr="00E34565">
        <w:rPr>
          <w:rFonts w:cstheme="minorHAnsi"/>
          <w:sz w:val="24"/>
          <w:szCs w:val="24"/>
        </w:rPr>
        <w:t xml:space="preserve"> pursuit of </w:t>
      </w:r>
      <w:r w:rsidR="001B1744" w:rsidRPr="00E34565">
        <w:rPr>
          <w:rFonts w:cstheme="minorHAnsi"/>
          <w:sz w:val="24"/>
          <w:szCs w:val="24"/>
        </w:rPr>
        <w:t>engineering efforts to address this issue</w:t>
      </w:r>
      <w:r w:rsidR="00351E7F" w:rsidRPr="00E34565">
        <w:rPr>
          <w:rFonts w:cstheme="minorHAnsi"/>
          <w:sz w:val="24"/>
          <w:szCs w:val="24"/>
        </w:rPr>
        <w:t>.</w:t>
      </w:r>
    </w:p>
    <w:p w14:paraId="42214BD7" w14:textId="3AAB17D3" w:rsidR="004F5E99" w:rsidRPr="00E34565" w:rsidRDefault="00EB0C81" w:rsidP="009606F1">
      <w:pPr>
        <w:rPr>
          <w:rFonts w:cstheme="minorHAnsi"/>
          <w:sz w:val="24"/>
          <w:szCs w:val="24"/>
        </w:rPr>
      </w:pPr>
      <w:r w:rsidRPr="00E34565">
        <w:rPr>
          <w:rFonts w:cstheme="minorHAnsi"/>
          <w:sz w:val="24"/>
          <w:szCs w:val="24"/>
        </w:rPr>
        <w:t>The challenge with</w:t>
      </w:r>
      <w:r w:rsidR="00B14802" w:rsidRPr="00E34565">
        <w:rPr>
          <w:rFonts w:cstheme="minorHAnsi"/>
          <w:sz w:val="24"/>
          <w:szCs w:val="24"/>
        </w:rPr>
        <w:t xml:space="preserve"> a MOB scenario is that even if the MOB is detected immediately, </w:t>
      </w:r>
      <w:r w:rsidR="00BF4210" w:rsidRPr="00E34565">
        <w:rPr>
          <w:rFonts w:cstheme="minorHAnsi"/>
          <w:sz w:val="24"/>
          <w:szCs w:val="24"/>
        </w:rPr>
        <w:t xml:space="preserve">it can take </w:t>
      </w:r>
      <w:r w:rsidR="00CD2D4B" w:rsidRPr="00E34565">
        <w:rPr>
          <w:rFonts w:cstheme="minorHAnsi"/>
          <w:sz w:val="24"/>
          <w:szCs w:val="24"/>
        </w:rPr>
        <w:t xml:space="preserve">a large ship </w:t>
      </w:r>
      <w:r w:rsidR="0091280D" w:rsidRPr="00E34565">
        <w:rPr>
          <w:rFonts w:cstheme="minorHAnsi"/>
          <w:sz w:val="24"/>
          <w:szCs w:val="24"/>
        </w:rPr>
        <w:t>a distance in</w:t>
      </w:r>
      <w:r w:rsidR="00CD2D4B" w:rsidRPr="00E34565">
        <w:rPr>
          <w:rFonts w:cstheme="minorHAnsi"/>
          <w:sz w:val="24"/>
          <w:szCs w:val="24"/>
        </w:rPr>
        <w:t xml:space="preserve"> the order of </w:t>
      </w:r>
      <w:r w:rsidR="00026213" w:rsidRPr="00E34565">
        <w:rPr>
          <w:rFonts w:cstheme="minorHAnsi"/>
          <w:sz w:val="24"/>
          <w:szCs w:val="24"/>
        </w:rPr>
        <w:t>miles</w:t>
      </w:r>
      <w:r w:rsidR="0022011B" w:rsidRPr="00E34565">
        <w:rPr>
          <w:rFonts w:cstheme="minorHAnsi"/>
          <w:sz w:val="24"/>
          <w:szCs w:val="24"/>
        </w:rPr>
        <w:t xml:space="preserve"> </w:t>
      </w:r>
      <w:r w:rsidR="00026213" w:rsidRPr="00E34565">
        <w:rPr>
          <w:rFonts w:cstheme="minorHAnsi"/>
          <w:sz w:val="24"/>
          <w:szCs w:val="24"/>
        </w:rPr>
        <w:t>to turn</w:t>
      </w:r>
      <w:r w:rsidR="0022011B" w:rsidRPr="00E34565">
        <w:rPr>
          <w:rFonts w:cstheme="minorHAnsi"/>
          <w:sz w:val="24"/>
          <w:szCs w:val="24"/>
        </w:rPr>
        <w:t xml:space="preserve"> </w:t>
      </w:r>
      <w:r w:rsidR="00E03C37" w:rsidRPr="00E34565">
        <w:rPr>
          <w:rFonts w:cstheme="minorHAnsi"/>
          <w:sz w:val="24"/>
          <w:szCs w:val="24"/>
        </w:rPr>
        <w:t xml:space="preserve">around </w:t>
      </w:r>
      <w:r w:rsidR="00E03C37">
        <w:rPr>
          <w:rFonts w:cstheme="minorHAnsi"/>
          <w:sz w:val="24"/>
          <w:szCs w:val="24"/>
        </w:rPr>
        <w:t>[</w:t>
      </w:r>
      <w:r w:rsidR="001F3236">
        <w:rPr>
          <w:rFonts w:cstheme="minorHAnsi"/>
          <w:sz w:val="24"/>
          <w:szCs w:val="24"/>
        </w:rPr>
        <w:t>4</w:t>
      </w:r>
      <w:r w:rsidR="00DC7918">
        <w:rPr>
          <w:rFonts w:cstheme="minorHAnsi"/>
          <w:sz w:val="24"/>
          <w:szCs w:val="24"/>
        </w:rPr>
        <w:t>]</w:t>
      </w:r>
      <w:r w:rsidR="00DC7918" w:rsidRPr="00E34565">
        <w:rPr>
          <w:rFonts w:cstheme="minorHAnsi"/>
          <w:sz w:val="24"/>
          <w:szCs w:val="24"/>
        </w:rPr>
        <w:t xml:space="preserve">. </w:t>
      </w:r>
      <w:r w:rsidR="00E70CAC" w:rsidRPr="00E34565">
        <w:rPr>
          <w:rFonts w:cstheme="minorHAnsi"/>
          <w:sz w:val="24"/>
          <w:szCs w:val="24"/>
        </w:rPr>
        <w:t>A proposed</w:t>
      </w:r>
      <w:r w:rsidR="0076569F" w:rsidRPr="00E34565">
        <w:rPr>
          <w:rFonts w:cstheme="minorHAnsi"/>
          <w:sz w:val="24"/>
          <w:szCs w:val="24"/>
        </w:rPr>
        <w:t xml:space="preserve"> </w:t>
      </w:r>
      <w:r w:rsidR="0095399F" w:rsidRPr="00E34565">
        <w:rPr>
          <w:rFonts w:cstheme="minorHAnsi"/>
          <w:sz w:val="24"/>
          <w:szCs w:val="24"/>
        </w:rPr>
        <w:t>technology</w:t>
      </w:r>
      <w:r w:rsidR="0015124F" w:rsidRPr="00E34565">
        <w:rPr>
          <w:rFonts w:cstheme="minorHAnsi"/>
          <w:sz w:val="24"/>
          <w:szCs w:val="24"/>
        </w:rPr>
        <w:t xml:space="preserve"> for increasing the survivability of MOBs </w:t>
      </w:r>
      <w:r w:rsidR="00FE5DF9" w:rsidRPr="00E34565">
        <w:rPr>
          <w:rFonts w:cstheme="minorHAnsi"/>
          <w:sz w:val="24"/>
          <w:szCs w:val="24"/>
        </w:rPr>
        <w:t xml:space="preserve">is to have a drone that can be deployed from the </w:t>
      </w:r>
      <w:r w:rsidR="00074EB5" w:rsidRPr="00E34565">
        <w:rPr>
          <w:rFonts w:cstheme="minorHAnsi"/>
          <w:sz w:val="24"/>
          <w:szCs w:val="24"/>
        </w:rPr>
        <w:t xml:space="preserve">ship which can autonomously navigate to a MOB and deploy </w:t>
      </w:r>
      <w:r w:rsidR="00601694" w:rsidRPr="00E34565">
        <w:rPr>
          <w:rFonts w:cstheme="minorHAnsi"/>
          <w:sz w:val="24"/>
          <w:szCs w:val="24"/>
        </w:rPr>
        <w:t>lifesaving</w:t>
      </w:r>
      <w:r w:rsidR="00074EB5" w:rsidRPr="00E34565">
        <w:rPr>
          <w:rFonts w:cstheme="minorHAnsi"/>
          <w:sz w:val="24"/>
          <w:szCs w:val="24"/>
        </w:rPr>
        <w:t xml:space="preserve"> aid in a </w:t>
      </w:r>
      <w:r w:rsidR="00FC78EC" w:rsidRPr="00E34565">
        <w:rPr>
          <w:rFonts w:cstheme="minorHAnsi"/>
          <w:sz w:val="24"/>
          <w:szCs w:val="24"/>
        </w:rPr>
        <w:t>time</w:t>
      </w:r>
      <w:r w:rsidR="0067161D" w:rsidRPr="00E34565">
        <w:rPr>
          <w:rFonts w:cstheme="minorHAnsi"/>
          <w:sz w:val="24"/>
          <w:szCs w:val="24"/>
        </w:rPr>
        <w:t>ly</w:t>
      </w:r>
      <w:r w:rsidR="00FC78EC" w:rsidRPr="00E34565">
        <w:rPr>
          <w:rFonts w:cstheme="minorHAnsi"/>
          <w:sz w:val="24"/>
          <w:szCs w:val="24"/>
        </w:rPr>
        <w:t xml:space="preserve"> manner. </w:t>
      </w:r>
      <w:r w:rsidR="00B24F3E" w:rsidRPr="00E34565">
        <w:rPr>
          <w:rFonts w:cstheme="minorHAnsi"/>
          <w:sz w:val="24"/>
          <w:szCs w:val="24"/>
        </w:rPr>
        <w:t xml:space="preserve">This paper details </w:t>
      </w:r>
      <w:r w:rsidR="00E73DBA" w:rsidRPr="00E34565">
        <w:rPr>
          <w:rFonts w:cstheme="minorHAnsi"/>
          <w:sz w:val="24"/>
          <w:szCs w:val="24"/>
        </w:rPr>
        <w:t>the design of a</w:t>
      </w:r>
      <w:r w:rsidR="007E5164" w:rsidRPr="00E34565">
        <w:rPr>
          <w:rFonts w:cstheme="minorHAnsi"/>
          <w:sz w:val="24"/>
          <w:szCs w:val="24"/>
        </w:rPr>
        <w:t xml:space="preserve"> surrogate</w:t>
      </w:r>
      <w:r w:rsidR="009F350A" w:rsidRPr="00E34565">
        <w:rPr>
          <w:rFonts w:cstheme="minorHAnsi"/>
          <w:sz w:val="24"/>
          <w:szCs w:val="24"/>
        </w:rPr>
        <w:t xml:space="preserve"> </w:t>
      </w:r>
      <w:r w:rsidR="00E73DBA" w:rsidRPr="00E34565">
        <w:rPr>
          <w:rFonts w:cstheme="minorHAnsi"/>
          <w:sz w:val="24"/>
          <w:szCs w:val="24"/>
        </w:rPr>
        <w:t>vehicle</w:t>
      </w:r>
      <w:r w:rsidR="00035C7B" w:rsidRPr="00E34565">
        <w:rPr>
          <w:rFonts w:cstheme="minorHAnsi"/>
          <w:sz w:val="24"/>
          <w:szCs w:val="24"/>
        </w:rPr>
        <w:t xml:space="preserve">, project </w:t>
      </w:r>
      <w:r w:rsidR="008F2725" w:rsidRPr="00E34565">
        <w:rPr>
          <w:rFonts w:cstheme="minorHAnsi"/>
          <w:sz w:val="24"/>
          <w:szCs w:val="24"/>
        </w:rPr>
        <w:t>Get Every Overboard Fella Fastly (</w:t>
      </w:r>
      <w:r w:rsidR="0044737D" w:rsidRPr="00E34565">
        <w:rPr>
          <w:rFonts w:cstheme="minorHAnsi"/>
          <w:sz w:val="24"/>
          <w:szCs w:val="24"/>
        </w:rPr>
        <w:t>GEOFF</w:t>
      </w:r>
      <w:r w:rsidR="008F2725" w:rsidRPr="00E34565">
        <w:rPr>
          <w:rFonts w:cstheme="minorHAnsi"/>
          <w:sz w:val="24"/>
          <w:szCs w:val="24"/>
        </w:rPr>
        <w:t xml:space="preserve">), </w:t>
      </w:r>
      <w:r w:rsidR="000558B8" w:rsidRPr="00E34565">
        <w:rPr>
          <w:rFonts w:cstheme="minorHAnsi"/>
          <w:sz w:val="24"/>
          <w:szCs w:val="24"/>
        </w:rPr>
        <w:t xml:space="preserve">to participate in a competition to establish early </w:t>
      </w:r>
      <w:r w:rsidR="00011257" w:rsidRPr="00E34565">
        <w:rPr>
          <w:rFonts w:cstheme="minorHAnsi"/>
          <w:sz w:val="24"/>
          <w:szCs w:val="24"/>
        </w:rPr>
        <w:t>capabilities required for such a MOB aid vehicle.</w:t>
      </w:r>
    </w:p>
    <w:p w14:paraId="1D71AA1D" w14:textId="08013FE5" w:rsidR="00FE00E3" w:rsidRPr="00E34565" w:rsidRDefault="009F27D7" w:rsidP="002479C7">
      <w:pPr>
        <w:rPr>
          <w:rFonts w:cstheme="minorHAnsi"/>
          <w:sz w:val="24"/>
          <w:szCs w:val="24"/>
        </w:rPr>
      </w:pPr>
      <w:r w:rsidRPr="00E34565">
        <w:rPr>
          <w:rFonts w:cstheme="minorHAnsi"/>
          <w:sz w:val="24"/>
          <w:szCs w:val="24"/>
        </w:rPr>
        <w:t>The competition will take place in a</w:t>
      </w:r>
      <w:r w:rsidR="00106FC7" w:rsidRPr="00E34565">
        <w:rPr>
          <w:rFonts w:cstheme="minorHAnsi"/>
          <w:sz w:val="24"/>
          <w:szCs w:val="24"/>
        </w:rPr>
        <w:t xml:space="preserve"> 10</w:t>
      </w:r>
      <w:r w:rsidR="00430A49" w:rsidRPr="00E34565">
        <w:rPr>
          <w:rFonts w:cstheme="minorHAnsi"/>
          <w:sz w:val="24"/>
          <w:szCs w:val="24"/>
        </w:rPr>
        <w:t>×</w:t>
      </w:r>
      <w:r w:rsidR="00106FC7" w:rsidRPr="00E34565">
        <w:rPr>
          <w:rFonts w:cstheme="minorHAnsi"/>
          <w:sz w:val="24"/>
          <w:szCs w:val="24"/>
        </w:rPr>
        <w:t>1</w:t>
      </w:r>
      <w:r w:rsidR="008E18C4" w:rsidRPr="00E34565">
        <w:rPr>
          <w:rFonts w:cstheme="minorHAnsi"/>
          <w:sz w:val="24"/>
          <w:szCs w:val="24"/>
        </w:rPr>
        <w:t>0</w:t>
      </w:r>
      <w:r w:rsidR="00430A49" w:rsidRPr="00E34565">
        <w:rPr>
          <w:rFonts w:cstheme="minorHAnsi"/>
          <w:sz w:val="24"/>
          <w:szCs w:val="24"/>
        </w:rPr>
        <w:t>×6-meter</w:t>
      </w:r>
      <w:r w:rsidR="00106FC7" w:rsidRPr="00E34565">
        <w:rPr>
          <w:rFonts w:cstheme="minorHAnsi"/>
          <w:sz w:val="24"/>
          <w:szCs w:val="24"/>
        </w:rPr>
        <w:t xml:space="preserve"> volume inside a hanger in calm conditions. The demonstrator vehicle </w:t>
      </w:r>
      <w:r w:rsidR="000F2457">
        <w:rPr>
          <w:rFonts w:cstheme="minorHAnsi"/>
          <w:sz w:val="24"/>
          <w:szCs w:val="24"/>
        </w:rPr>
        <w:t>is to</w:t>
      </w:r>
      <w:r w:rsidR="00106FC7" w:rsidRPr="00E34565">
        <w:rPr>
          <w:rFonts w:cstheme="minorHAnsi"/>
          <w:sz w:val="24"/>
          <w:szCs w:val="24"/>
        </w:rPr>
        <w:t xml:space="preserve"> </w:t>
      </w:r>
      <w:r w:rsidR="008E18C4" w:rsidRPr="00E34565">
        <w:rPr>
          <w:rFonts w:cstheme="minorHAnsi"/>
          <w:sz w:val="24"/>
          <w:szCs w:val="24"/>
        </w:rPr>
        <w:t>weigh</w:t>
      </w:r>
      <w:r w:rsidR="00106FC7" w:rsidRPr="00E34565">
        <w:rPr>
          <w:rFonts w:cstheme="minorHAnsi"/>
          <w:sz w:val="24"/>
          <w:szCs w:val="24"/>
        </w:rPr>
        <w:t xml:space="preserve"> 1000 grams</w:t>
      </w:r>
      <w:r w:rsidR="008E18C4" w:rsidRPr="00E34565">
        <w:rPr>
          <w:rFonts w:cstheme="minorHAnsi"/>
          <w:sz w:val="24"/>
          <w:szCs w:val="24"/>
        </w:rPr>
        <w:t xml:space="preserve"> or less</w:t>
      </w:r>
      <w:r w:rsidR="00106FC7" w:rsidRPr="00E34565">
        <w:rPr>
          <w:rFonts w:cstheme="minorHAnsi"/>
          <w:sz w:val="24"/>
          <w:szCs w:val="24"/>
        </w:rPr>
        <w:t xml:space="preserve"> </w:t>
      </w:r>
      <w:r w:rsidR="00636A02" w:rsidRPr="00E34565">
        <w:rPr>
          <w:rFonts w:cstheme="minorHAnsi"/>
          <w:sz w:val="24"/>
          <w:szCs w:val="24"/>
        </w:rPr>
        <w:t xml:space="preserve">and the project will have a maximum budget of $500. </w:t>
      </w:r>
      <w:r w:rsidR="00A172CA" w:rsidRPr="00E34565">
        <w:rPr>
          <w:rFonts w:cstheme="minorHAnsi"/>
          <w:sz w:val="24"/>
          <w:szCs w:val="24"/>
        </w:rPr>
        <w:t xml:space="preserve">The </w:t>
      </w:r>
      <w:r w:rsidR="00CD0542" w:rsidRPr="00E34565">
        <w:rPr>
          <w:rFonts w:cstheme="minorHAnsi"/>
          <w:sz w:val="24"/>
          <w:szCs w:val="24"/>
        </w:rPr>
        <w:t>vehicle</w:t>
      </w:r>
      <w:r w:rsidR="00A172CA" w:rsidRPr="00E34565">
        <w:rPr>
          <w:rFonts w:cstheme="minorHAnsi"/>
          <w:sz w:val="24"/>
          <w:szCs w:val="24"/>
        </w:rPr>
        <w:t xml:space="preserve"> will </w:t>
      </w:r>
      <w:r w:rsidR="0064240D" w:rsidRPr="00E34565">
        <w:rPr>
          <w:rFonts w:cstheme="minorHAnsi"/>
          <w:sz w:val="24"/>
          <w:szCs w:val="24"/>
        </w:rPr>
        <w:t xml:space="preserve">have five </w:t>
      </w:r>
      <w:r w:rsidR="00CD0542" w:rsidRPr="00E34565">
        <w:rPr>
          <w:rFonts w:cstheme="minorHAnsi"/>
          <w:sz w:val="24"/>
          <w:szCs w:val="24"/>
        </w:rPr>
        <w:t xml:space="preserve">attempts to fly a successful </w:t>
      </w:r>
      <w:r w:rsidR="005973D6" w:rsidRPr="00E34565">
        <w:rPr>
          <w:rFonts w:cstheme="minorHAnsi"/>
          <w:sz w:val="24"/>
          <w:szCs w:val="24"/>
        </w:rPr>
        <w:t>mission</w:t>
      </w:r>
      <w:r w:rsidR="00CD0542" w:rsidRPr="00E34565">
        <w:rPr>
          <w:rFonts w:cstheme="minorHAnsi"/>
          <w:sz w:val="24"/>
          <w:szCs w:val="24"/>
        </w:rPr>
        <w:t xml:space="preserve"> </w:t>
      </w:r>
      <w:r w:rsidR="005973D6" w:rsidRPr="00E34565">
        <w:rPr>
          <w:rFonts w:cstheme="minorHAnsi"/>
          <w:sz w:val="24"/>
          <w:szCs w:val="24"/>
        </w:rPr>
        <w:t>during the competition</w:t>
      </w:r>
      <w:r w:rsidR="0091280D" w:rsidRPr="00E34565">
        <w:rPr>
          <w:rFonts w:cstheme="minorHAnsi"/>
          <w:sz w:val="24"/>
          <w:szCs w:val="24"/>
        </w:rPr>
        <w:t xml:space="preserve">. </w:t>
      </w:r>
      <w:r w:rsidR="00DD7B97" w:rsidRPr="00E34565">
        <w:rPr>
          <w:rFonts w:cstheme="minorHAnsi"/>
          <w:sz w:val="24"/>
          <w:szCs w:val="24"/>
        </w:rPr>
        <w:t xml:space="preserve">A successful mission would be defined as a fully autonomous flight from the launch area to the </w:t>
      </w:r>
      <w:r w:rsidR="003D50A6" w:rsidRPr="00E34565">
        <w:rPr>
          <w:rFonts w:cstheme="minorHAnsi"/>
          <w:sz w:val="24"/>
          <w:szCs w:val="24"/>
        </w:rPr>
        <w:t xml:space="preserve">target beacon where it will descend to </w:t>
      </w:r>
      <w:r w:rsidR="00A01DFE" w:rsidRPr="00E34565">
        <w:rPr>
          <w:rFonts w:cstheme="minorHAnsi"/>
          <w:sz w:val="24"/>
          <w:szCs w:val="24"/>
        </w:rPr>
        <w:t xml:space="preserve">1 meter altitude for 5 seconds and deploy a </w:t>
      </w:r>
      <w:r w:rsidR="000B4ED2" w:rsidRPr="00E34565">
        <w:rPr>
          <w:rFonts w:cstheme="minorHAnsi"/>
          <w:sz w:val="24"/>
          <w:szCs w:val="24"/>
        </w:rPr>
        <w:t>25-gram</w:t>
      </w:r>
      <w:r w:rsidR="00A01DFE" w:rsidRPr="00E34565">
        <w:rPr>
          <w:rFonts w:cstheme="minorHAnsi"/>
          <w:sz w:val="24"/>
          <w:szCs w:val="24"/>
        </w:rPr>
        <w:t xml:space="preserve"> payload within 1 meter of the beacon</w:t>
      </w:r>
      <w:r w:rsidR="000B4ED2" w:rsidRPr="00E34565">
        <w:rPr>
          <w:rFonts w:cstheme="minorHAnsi"/>
          <w:sz w:val="24"/>
          <w:szCs w:val="24"/>
        </w:rPr>
        <w:t>’</w:t>
      </w:r>
      <w:r w:rsidR="00A01DFE" w:rsidRPr="00E34565">
        <w:rPr>
          <w:rFonts w:cstheme="minorHAnsi"/>
          <w:sz w:val="24"/>
          <w:szCs w:val="24"/>
        </w:rPr>
        <w:t>s location</w:t>
      </w:r>
      <w:r w:rsidR="00C23CEE" w:rsidRPr="00E34565">
        <w:rPr>
          <w:rFonts w:cstheme="minorHAnsi"/>
          <w:sz w:val="24"/>
          <w:szCs w:val="24"/>
        </w:rPr>
        <w:t xml:space="preserve"> </w:t>
      </w:r>
      <w:r w:rsidR="00784C19" w:rsidRPr="00E34565">
        <w:rPr>
          <w:rFonts w:cstheme="minorHAnsi"/>
          <w:sz w:val="24"/>
          <w:szCs w:val="24"/>
        </w:rPr>
        <w:t>then return to within 2 meters of the launch location.</w:t>
      </w:r>
      <w:r w:rsidR="00FE00E3" w:rsidRPr="00E34565">
        <w:rPr>
          <w:rFonts w:cstheme="minorHAnsi"/>
          <w:sz w:val="24"/>
          <w:szCs w:val="24"/>
        </w:rPr>
        <w:t xml:space="preserve"> The scoring</w:t>
      </w:r>
      <w:r w:rsidR="0091280D" w:rsidRPr="00E34565">
        <w:rPr>
          <w:rFonts w:cstheme="minorHAnsi"/>
          <w:sz w:val="24"/>
          <w:szCs w:val="24"/>
        </w:rPr>
        <w:t xml:space="preserve"> criteria and</w:t>
      </w:r>
      <w:r w:rsidR="00FE00E3" w:rsidRPr="00E34565">
        <w:rPr>
          <w:rFonts w:cstheme="minorHAnsi"/>
          <w:sz w:val="24"/>
          <w:szCs w:val="24"/>
        </w:rPr>
        <w:t xml:space="preserve"> formula is laid out below</w:t>
      </w:r>
      <w:r w:rsidR="00F22D83" w:rsidRPr="00E34565">
        <w:rPr>
          <w:rFonts w:cstheme="minorHAnsi"/>
          <w:sz w:val="24"/>
          <w:szCs w:val="24"/>
        </w:rPr>
        <w:t xml:space="preserve"> in Figure 1</w:t>
      </w:r>
      <w:r w:rsidR="00FE00E3" w:rsidRPr="00E34565">
        <w:rPr>
          <w:rFonts w:cstheme="minorHAnsi"/>
          <w:sz w:val="24"/>
          <w:szCs w:val="24"/>
        </w:rPr>
        <w:t>.</w:t>
      </w:r>
    </w:p>
    <w:p w14:paraId="5F0E2A5E" w14:textId="29A3D57B" w:rsidR="000412E8" w:rsidRPr="00E34565" w:rsidRDefault="000412E8" w:rsidP="002479C7">
      <w:pPr>
        <w:rPr>
          <w:rFonts w:cstheme="minorHAnsi"/>
          <w:sz w:val="24"/>
          <w:szCs w:val="24"/>
        </w:rPr>
      </w:pPr>
      <w:r w:rsidRPr="00E34565">
        <w:rPr>
          <w:rFonts w:cstheme="minorHAnsi"/>
          <w:noProof/>
          <w:sz w:val="24"/>
          <w:szCs w:val="24"/>
        </w:rPr>
        <mc:AlternateContent>
          <mc:Choice Requires="wps">
            <w:drawing>
              <wp:inline distT="0" distB="0" distL="0" distR="0" wp14:anchorId="5B5B1F3F" wp14:editId="7246315D">
                <wp:extent cx="5953125" cy="3048000"/>
                <wp:effectExtent l="0" t="0" r="28575" b="19050"/>
                <wp:docPr id="1412023596" name="Rectangle: Rounded Corners 1412023596"/>
                <wp:cNvGraphicFramePr/>
                <a:graphic xmlns:a="http://schemas.openxmlformats.org/drawingml/2006/main">
                  <a:graphicData uri="http://schemas.microsoft.com/office/word/2010/wordprocessingShape">
                    <wps:wsp>
                      <wps:cNvSpPr/>
                      <wps:spPr>
                        <a:xfrm>
                          <a:off x="0" y="0"/>
                          <a:ext cx="5953125" cy="3048000"/>
                        </a:xfrm>
                        <a:prstGeom prst="roundRect">
                          <a:avLst/>
                        </a:prstGeom>
                        <a:solidFill>
                          <a:schemeClr val="accent1">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89900B8" w14:textId="77777777" w:rsidR="005A1AEB" w:rsidRPr="005A1AEB" w:rsidRDefault="005A1AEB" w:rsidP="005A1AEB">
                            <w:pPr>
                              <w:jc w:val="center"/>
                              <w:rPr>
                                <w:rFonts w:ascii="Times New Roman" w:hAnsi="Times New Roman" w:cs="Times New Roman"/>
                              </w:rPr>
                            </w:pPr>
                            <m:oMathPara>
                              <m:oMathParaPr>
                                <m:jc m:val="centerGroup"/>
                              </m:oMathParaPr>
                              <m:oMath>
                                <m:r>
                                  <w:rPr>
                                    <w:rFonts w:ascii="Cambria Math" w:hAnsi="Cambria Math" w:cs="Times New Roman"/>
                                  </w:rPr>
                                  <m:t>Score=W∙C∙</m:t>
                                </m:r>
                                <m:nary>
                                  <m:naryPr>
                                    <m:chr m:val="∑"/>
                                    <m:ctrlPr>
                                      <w:rPr>
                                        <w:rFonts w:ascii="Cambria Math" w:hAnsi="Cambria Math" w:cs="Times New Roman"/>
                                        <w:i/>
                                        <w:iCs/>
                                      </w:rPr>
                                    </m:ctrlPr>
                                  </m:naryPr>
                                  <m:sub>
                                    <m:r>
                                      <w:rPr>
                                        <w:rFonts w:ascii="Cambria Math" w:hAnsi="Cambria Math" w:cs="Times New Roman"/>
                                      </w:rPr>
                                      <m:t>Attempt 1</m:t>
                                    </m:r>
                                  </m:sub>
                                  <m:sup>
                                    <m:r>
                                      <w:rPr>
                                        <w:rFonts w:ascii="Cambria Math" w:hAnsi="Cambria Math" w:cs="Times New Roman"/>
                                      </w:rPr>
                                      <m:t>Attempt 5</m:t>
                                    </m:r>
                                  </m:sup>
                                  <m:e>
                                    <m:d>
                                      <m:dPr>
                                        <m:ctrlPr>
                                          <w:rPr>
                                            <w:rFonts w:ascii="Cambria Math" w:hAnsi="Cambria Math" w:cs="Times New Roman"/>
                                            <w:i/>
                                            <w:iCs/>
                                          </w:rPr>
                                        </m:ctrlPr>
                                      </m:dPr>
                                      <m:e>
                                        <m:r>
                                          <w:rPr>
                                            <w:rFonts w:ascii="Cambria Math" w:hAnsi="Cambria Math" w:cs="Times New Roman"/>
                                          </w:rPr>
                                          <m:t>F∙H∙D∙R</m:t>
                                        </m:r>
                                      </m:e>
                                    </m:d>
                                  </m:e>
                                </m:nary>
                              </m:oMath>
                            </m:oMathPara>
                          </w:p>
                          <w:p w14:paraId="60BD5AEC" w14:textId="77777777" w:rsidR="005A1AEB" w:rsidRPr="005A1AEB" w:rsidRDefault="005A1AEB" w:rsidP="005A1AEB">
                            <w:pPr>
                              <w:jc w:val="center"/>
                              <w:rPr>
                                <w:rFonts w:ascii="Times New Roman" w:hAnsi="Times New Roman" w:cs="Times New Roman"/>
                              </w:rPr>
                            </w:pPr>
                            <m:oMath>
                              <m:r>
                                <w:rPr>
                                  <w:rFonts w:ascii="Cambria Math" w:hAnsi="Cambria Math" w:cs="Times New Roman"/>
                                </w:rPr>
                                <m:t>W=</m:t>
                              </m:r>
                              <m:f>
                                <m:fPr>
                                  <m:ctrlPr>
                                    <w:rPr>
                                      <w:rFonts w:ascii="Cambria Math" w:hAnsi="Cambria Math" w:cs="Times New Roman"/>
                                      <w:i/>
                                      <w:iCs/>
                                    </w:rPr>
                                  </m:ctrlPr>
                                </m:fPr>
                                <m:num>
                                  <m:r>
                                    <w:rPr>
                                      <w:rFonts w:ascii="Cambria Math" w:hAnsi="Cambria Math" w:cs="Times New Roman"/>
                                    </w:rPr>
                                    <m:t>1000g</m:t>
                                  </m:r>
                                </m:num>
                                <m:den>
                                  <m:r>
                                    <w:rPr>
                                      <w:rFonts w:ascii="Cambria Math" w:hAnsi="Cambria Math" w:cs="Times New Roman"/>
                                    </w:rPr>
                                    <m:t>Weigh</m:t>
                                  </m:r>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vehicle</m:t>
                                      </m:r>
                                    </m:sub>
                                  </m:sSub>
                                </m:den>
                              </m:f>
                            </m:oMath>
                            <w:r w:rsidRPr="005A1AEB">
                              <w:rPr>
                                <w:rFonts w:ascii="Times New Roman" w:hAnsi="Times New Roman" w:cs="Times New Roman"/>
                              </w:rPr>
                              <w:t xml:space="preserve">  </w:t>
                            </w:r>
                            <m:oMath>
                              <m:r>
                                <w:rPr>
                                  <w:rFonts w:ascii="Cambria Math" w:hAnsi="Cambria Math" w:cs="Times New Roman"/>
                                </w:rPr>
                                <m:t>C=</m:t>
                              </m:r>
                              <m:f>
                                <m:fPr>
                                  <m:ctrlPr>
                                    <w:rPr>
                                      <w:rFonts w:ascii="Cambria Math" w:hAnsi="Cambria Math" w:cs="Times New Roman"/>
                                      <w:i/>
                                      <w:iCs/>
                                    </w:rPr>
                                  </m:ctrlPr>
                                </m:fPr>
                                <m:num>
                                  <m:r>
                                    <w:rPr>
                                      <w:rFonts w:ascii="Cambria Math" w:hAnsi="Cambria Math" w:cs="Times New Roman"/>
                                    </w:rPr>
                                    <m:t>$500</m:t>
                                  </m:r>
                                </m:num>
                                <m:den>
                                  <m:r>
                                    <w:rPr>
                                      <w:rFonts w:ascii="Cambria Math" w:hAnsi="Cambria Math" w:cs="Times New Roman"/>
                                    </w:rPr>
                                    <m:t>Budge</m:t>
                                  </m:r>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project</m:t>
                                      </m:r>
                                    </m:sub>
                                  </m:sSub>
                                </m:den>
                              </m:f>
                            </m:oMath>
                          </w:p>
                          <w:p w14:paraId="5B5605E5" w14:textId="77777777" w:rsidR="005A1AEB" w:rsidRPr="005A1AEB" w:rsidRDefault="005A1AEB" w:rsidP="005A1AEB">
                            <w:pPr>
                              <w:pStyle w:val="ListParagraph"/>
                              <w:numPr>
                                <w:ilvl w:val="0"/>
                                <w:numId w:val="2"/>
                              </w:numPr>
                              <w:rPr>
                                <w:rFonts w:ascii="Times New Roman" w:hAnsi="Times New Roman" w:cs="Times New Roman"/>
                              </w:rPr>
                            </w:pPr>
                            <w:r w:rsidRPr="005A1AEB">
                              <w:rPr>
                                <w:rFonts w:ascii="Times New Roman" w:hAnsi="Times New Roman" w:cs="Times New Roman"/>
                              </w:rPr>
                              <w:t>F = 1 Fully automatic from takeoff to landing and rotors stopped; F = 0.1 automatic for takeoff and ascent but reverted to manual prior to the drop or landing; F = 0 otherwise.</w:t>
                            </w:r>
                          </w:p>
                          <w:p w14:paraId="0E2D0D31" w14:textId="77777777" w:rsidR="005A1AEB" w:rsidRPr="005A1AEB" w:rsidRDefault="005A1AEB" w:rsidP="005A1AEB">
                            <w:pPr>
                              <w:pStyle w:val="ListParagraph"/>
                              <w:numPr>
                                <w:ilvl w:val="0"/>
                                <w:numId w:val="2"/>
                              </w:numPr>
                              <w:rPr>
                                <w:rFonts w:ascii="Times New Roman" w:hAnsi="Times New Roman" w:cs="Times New Roman"/>
                              </w:rPr>
                            </w:pPr>
                            <w:r w:rsidRPr="005A1AEB">
                              <w:rPr>
                                <w:rFonts w:ascii="Times New Roman" w:hAnsi="Times New Roman" w:cs="Times New Roman"/>
                              </w:rPr>
                              <w:t>H = 1 achieved for hover at 1 meter for 5 seconds; H = 0.5 for hover time or altitude requirements; H=0 for neither requirement achieved.</w:t>
                            </w:r>
                          </w:p>
                          <w:p w14:paraId="715FD2F6" w14:textId="77777777" w:rsidR="005A1AEB" w:rsidRPr="005A1AEB" w:rsidRDefault="005A1AEB" w:rsidP="005A1AEB">
                            <w:pPr>
                              <w:pStyle w:val="ListParagraph"/>
                              <w:numPr>
                                <w:ilvl w:val="0"/>
                                <w:numId w:val="2"/>
                              </w:numPr>
                              <w:rPr>
                                <w:rFonts w:ascii="Times New Roman" w:hAnsi="Times New Roman" w:cs="Times New Roman"/>
                              </w:rPr>
                            </w:pPr>
                            <w:r w:rsidRPr="005A1AEB">
                              <w:rPr>
                                <w:rFonts w:ascii="Times New Roman" w:hAnsi="Times New Roman" w:cs="Times New Roman"/>
                              </w:rPr>
                              <w:t xml:space="preserve">D = 1 if mechanism drops gear within 1 meter of beacon; </w:t>
                            </w:r>
                            <m:oMath>
                              <m:r>
                                <w:rPr>
                                  <w:rFonts w:ascii="Cambria Math" w:hAnsi="Cambria Math" w:cs="Times New Roman"/>
                                </w:rPr>
                                <m:t>D=</m:t>
                              </m:r>
                              <m:f>
                                <m:fPr>
                                  <m:ctrlPr>
                                    <w:rPr>
                                      <w:rFonts w:ascii="Cambria Math" w:hAnsi="Cambria Math" w:cs="Times New Roman"/>
                                      <w:i/>
                                      <w:iCs/>
                                    </w:rPr>
                                  </m:ctrlPr>
                                </m:fPr>
                                <m:num>
                                  <m:r>
                                    <w:rPr>
                                      <w:rFonts w:ascii="Cambria Math" w:hAnsi="Cambria Math" w:cs="Times New Roman"/>
                                    </w:rPr>
                                    <m:t>1 meter</m:t>
                                  </m:r>
                                </m:num>
                                <m:den>
                                  <m:sSub>
                                    <m:sSubPr>
                                      <m:ctrlPr>
                                        <w:rPr>
                                          <w:rFonts w:ascii="Cambria Math" w:hAnsi="Cambria Math" w:cs="Times New Roman"/>
                                          <w:i/>
                                          <w:iCs/>
                                        </w:rPr>
                                      </m:ctrlPr>
                                    </m:sSubPr>
                                    <m:e>
                                      <m:r>
                                        <w:rPr>
                                          <w:rFonts w:ascii="Cambria Math" w:hAnsi="Cambria Math" w:cs="Times New Roman"/>
                                        </w:rPr>
                                        <m:t>d</m:t>
                                      </m:r>
                                    </m:e>
                                    <m:sub>
                                      <m:r>
                                        <w:rPr>
                                          <w:rFonts w:ascii="Cambria Math" w:hAnsi="Cambria Math" w:cs="Times New Roman"/>
                                        </w:rPr>
                                        <m:t>to beacon</m:t>
                                      </m:r>
                                    </m:sub>
                                  </m:sSub>
                                </m:den>
                              </m:f>
                            </m:oMath>
                            <w:r w:rsidRPr="005A1AEB">
                              <w:rPr>
                                <w:rFonts w:ascii="Times New Roman" w:hAnsi="Times New Roman" w:cs="Times New Roman"/>
                              </w:rPr>
                              <w:t>, if mechanism drops gear in a commanded way greater than 1 meter away from beacon; D = 0 if mechanism drop fails.</w:t>
                            </w:r>
                          </w:p>
                          <w:p w14:paraId="042D101F" w14:textId="77777777" w:rsidR="005A1AEB" w:rsidRPr="005A1AEB" w:rsidRDefault="005A1AEB" w:rsidP="005A1AEB">
                            <w:pPr>
                              <w:pStyle w:val="ListParagraph"/>
                              <w:keepNext/>
                              <w:numPr>
                                <w:ilvl w:val="0"/>
                                <w:numId w:val="2"/>
                              </w:numPr>
                              <w:rPr>
                                <w:rFonts w:ascii="Times New Roman" w:hAnsi="Times New Roman" w:cs="Times New Roman"/>
                              </w:rPr>
                            </w:pPr>
                            <w:r w:rsidRPr="005A1AEB">
                              <w:rPr>
                                <w:rFonts w:ascii="Times New Roman" w:hAnsi="Times New Roman" w:cs="Times New Roman"/>
                              </w:rPr>
                              <w:t>R = 1 if vehicle lands without damage within 2 meters of start point, R = 0.5 if it does not.</w:t>
                            </w:r>
                          </w:p>
                          <w:p w14:paraId="25B29139" w14:textId="77777777" w:rsidR="005A1AEB" w:rsidRDefault="005A1AEB" w:rsidP="005A1A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B5B1F3F" id="Rectangle: Rounded Corners 1412023596" o:spid="_x0000_s1026" style="width:468.75pt;height:240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" fillcolor="#1f3763 [1604]" strokecolor="#09101d [484]" strokeweight="1pt">
                <v:stroke joinstyle="miter"/>
                <v:textbox>
                  <w:txbxContent>
                    <w:p w14:paraId="389900B8" w14:textId="77777777" w:rsidR="005A1AEB" w:rsidRPr="005A1AEB" w:rsidRDefault="005A1AEB" w:rsidP="005A1AEB">
                      <w:pPr>
                        <w:jc w:val="center"/>
                        <w:rPr>
                          <w:rFonts w:ascii="Times New Roman" w:hAnsi="Times New Roman" w:cs="Times New Roman"/>
                        </w:rPr>
                      </w:pPr>
                      <m:oMathPara>
                        <m:oMathParaPr>
                          <m:jc m:val="centerGroup"/>
                        </m:oMathParaPr>
                        <m:oMath>
                          <m:r>
                            <w:rPr>
                              <w:rFonts w:ascii="Cambria Math" w:hAnsi="Cambria Math" w:cs="Times New Roman"/>
                            </w:rPr>
                            <m:t>Score=W∙C∙</m:t>
                          </m:r>
                          <m:nary>
                            <m:naryPr>
                              <m:chr m:val="∑"/>
                              <m:ctrlPr>
                                <w:rPr>
                                  <w:rFonts w:ascii="Cambria Math" w:hAnsi="Cambria Math" w:cs="Times New Roman"/>
                                  <w:i/>
                                  <w:iCs/>
                                </w:rPr>
                              </m:ctrlPr>
                            </m:naryPr>
                            <m:sub>
                              <m:r>
                                <w:rPr>
                                  <w:rFonts w:ascii="Cambria Math" w:hAnsi="Cambria Math" w:cs="Times New Roman"/>
                                </w:rPr>
                                <m:t>Attempt 1</m:t>
                              </m:r>
                            </m:sub>
                            <m:sup>
                              <m:r>
                                <w:rPr>
                                  <w:rFonts w:ascii="Cambria Math" w:hAnsi="Cambria Math" w:cs="Times New Roman"/>
                                </w:rPr>
                                <m:t>Attempt 5</m:t>
                              </m:r>
                            </m:sup>
                            <m:e>
                              <m:d>
                                <m:dPr>
                                  <m:ctrlPr>
                                    <w:rPr>
                                      <w:rFonts w:ascii="Cambria Math" w:hAnsi="Cambria Math" w:cs="Times New Roman"/>
                                      <w:i/>
                                      <w:iCs/>
                                    </w:rPr>
                                  </m:ctrlPr>
                                </m:dPr>
                                <m:e>
                                  <m:r>
                                    <w:rPr>
                                      <w:rFonts w:ascii="Cambria Math" w:hAnsi="Cambria Math" w:cs="Times New Roman"/>
                                    </w:rPr>
                                    <m:t>F∙H∙D∙R</m:t>
                                  </m:r>
                                </m:e>
                              </m:d>
                            </m:e>
                          </m:nary>
                        </m:oMath>
                      </m:oMathPara>
                    </w:p>
                    <w:p w14:paraId="60BD5AEC" w14:textId="77777777" w:rsidR="005A1AEB" w:rsidRPr="005A1AEB" w:rsidRDefault="005A1AEB" w:rsidP="005A1AEB">
                      <w:pPr>
                        <w:jc w:val="center"/>
                        <w:rPr>
                          <w:rFonts w:ascii="Times New Roman" w:hAnsi="Times New Roman" w:cs="Times New Roman"/>
                        </w:rPr>
                      </w:pPr>
                      <m:oMath>
                        <m:r>
                          <w:rPr>
                            <w:rFonts w:ascii="Cambria Math" w:hAnsi="Cambria Math" w:cs="Times New Roman"/>
                          </w:rPr>
                          <m:t>W=</m:t>
                        </m:r>
                        <m:f>
                          <m:fPr>
                            <m:ctrlPr>
                              <w:rPr>
                                <w:rFonts w:ascii="Cambria Math" w:hAnsi="Cambria Math" w:cs="Times New Roman"/>
                                <w:i/>
                                <w:iCs/>
                              </w:rPr>
                            </m:ctrlPr>
                          </m:fPr>
                          <m:num>
                            <m:r>
                              <w:rPr>
                                <w:rFonts w:ascii="Cambria Math" w:hAnsi="Cambria Math" w:cs="Times New Roman"/>
                              </w:rPr>
                              <m:t>1000g</m:t>
                            </m:r>
                          </m:num>
                          <m:den>
                            <m:r>
                              <w:rPr>
                                <w:rFonts w:ascii="Cambria Math" w:hAnsi="Cambria Math" w:cs="Times New Roman"/>
                              </w:rPr>
                              <m:t>Weigh</m:t>
                            </m:r>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vehicle</m:t>
                                </m:r>
                              </m:sub>
                            </m:sSub>
                          </m:den>
                        </m:f>
                      </m:oMath>
                      <w:r w:rsidRPr="005A1AEB">
                        <w:rPr>
                          <w:rFonts w:ascii="Times New Roman" w:hAnsi="Times New Roman" w:cs="Times New Roman"/>
                        </w:rPr>
                        <w:t xml:space="preserve">  </w:t>
                      </w:r>
                      <m:oMath>
                        <m:r>
                          <w:rPr>
                            <w:rFonts w:ascii="Cambria Math" w:hAnsi="Cambria Math" w:cs="Times New Roman"/>
                          </w:rPr>
                          <m:t>C=</m:t>
                        </m:r>
                        <m:f>
                          <m:fPr>
                            <m:ctrlPr>
                              <w:rPr>
                                <w:rFonts w:ascii="Cambria Math" w:hAnsi="Cambria Math" w:cs="Times New Roman"/>
                                <w:i/>
                                <w:iCs/>
                              </w:rPr>
                            </m:ctrlPr>
                          </m:fPr>
                          <m:num>
                            <m:r>
                              <w:rPr>
                                <w:rFonts w:ascii="Cambria Math" w:hAnsi="Cambria Math" w:cs="Times New Roman"/>
                              </w:rPr>
                              <m:t>$500</m:t>
                            </m:r>
                          </m:num>
                          <m:den>
                            <m:r>
                              <w:rPr>
                                <w:rFonts w:ascii="Cambria Math" w:hAnsi="Cambria Math" w:cs="Times New Roman"/>
                              </w:rPr>
                              <m:t>Budge</m:t>
                            </m:r>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project</m:t>
                                </m:r>
                              </m:sub>
                            </m:sSub>
                          </m:den>
                        </m:f>
                      </m:oMath>
                    </w:p>
                    <w:p w14:paraId="5B5605E5" w14:textId="77777777" w:rsidR="005A1AEB" w:rsidRPr="005A1AEB" w:rsidRDefault="005A1AEB" w:rsidP="005A1AEB">
                      <w:pPr>
                        <w:pStyle w:val="ListParagraph"/>
                        <w:numPr>
                          <w:ilvl w:val="0"/>
                          <w:numId w:val="2"/>
                        </w:numPr>
                        <w:rPr>
                          <w:rFonts w:ascii="Times New Roman" w:hAnsi="Times New Roman" w:cs="Times New Roman"/>
                        </w:rPr>
                      </w:pPr>
                      <w:r w:rsidRPr="005A1AEB">
                        <w:rPr>
                          <w:rFonts w:ascii="Times New Roman" w:hAnsi="Times New Roman" w:cs="Times New Roman"/>
                        </w:rPr>
                        <w:t>F = 1 Fully automatic from takeoff to landing and rotors stopped; F = 0.1 automatic for takeoff and ascent but reverted to manual prior to the drop or landing; F = 0 otherwise.</w:t>
                      </w:r>
                    </w:p>
                    <w:p w14:paraId="0E2D0D31" w14:textId="77777777" w:rsidR="005A1AEB" w:rsidRPr="005A1AEB" w:rsidRDefault="005A1AEB" w:rsidP="005A1AEB">
                      <w:pPr>
                        <w:pStyle w:val="ListParagraph"/>
                        <w:numPr>
                          <w:ilvl w:val="0"/>
                          <w:numId w:val="2"/>
                        </w:numPr>
                        <w:rPr>
                          <w:rFonts w:ascii="Times New Roman" w:hAnsi="Times New Roman" w:cs="Times New Roman"/>
                        </w:rPr>
                      </w:pPr>
                      <w:r w:rsidRPr="005A1AEB">
                        <w:rPr>
                          <w:rFonts w:ascii="Times New Roman" w:hAnsi="Times New Roman" w:cs="Times New Roman"/>
                        </w:rPr>
                        <w:t>H = 1 achieved for hover at 1 meter for 5 seconds; H = 0.5 for hover time or altitude requirements; H=0 for neither requirement achieved.</w:t>
                      </w:r>
                    </w:p>
                    <w:p w14:paraId="715FD2F6" w14:textId="77777777" w:rsidR="005A1AEB" w:rsidRPr="005A1AEB" w:rsidRDefault="005A1AEB" w:rsidP="005A1AEB">
                      <w:pPr>
                        <w:pStyle w:val="ListParagraph"/>
                        <w:numPr>
                          <w:ilvl w:val="0"/>
                          <w:numId w:val="2"/>
                        </w:numPr>
                        <w:rPr>
                          <w:rFonts w:ascii="Times New Roman" w:hAnsi="Times New Roman" w:cs="Times New Roman"/>
                        </w:rPr>
                      </w:pPr>
                      <w:r w:rsidRPr="005A1AEB">
                        <w:rPr>
                          <w:rFonts w:ascii="Times New Roman" w:hAnsi="Times New Roman" w:cs="Times New Roman"/>
                        </w:rPr>
                        <w:t xml:space="preserve">D = 1 if mechanism drops gear within 1 meter of beacon; </w:t>
                      </w:r>
                      <m:oMath>
                        <m:r>
                          <w:rPr>
                            <w:rFonts w:ascii="Cambria Math" w:hAnsi="Cambria Math" w:cs="Times New Roman"/>
                          </w:rPr>
                          <m:t>D=</m:t>
                        </m:r>
                        <m:f>
                          <m:fPr>
                            <m:ctrlPr>
                              <w:rPr>
                                <w:rFonts w:ascii="Cambria Math" w:hAnsi="Cambria Math" w:cs="Times New Roman"/>
                                <w:i/>
                                <w:iCs/>
                              </w:rPr>
                            </m:ctrlPr>
                          </m:fPr>
                          <m:num>
                            <m:r>
                              <w:rPr>
                                <w:rFonts w:ascii="Cambria Math" w:hAnsi="Cambria Math" w:cs="Times New Roman"/>
                              </w:rPr>
                              <m:t>1 meter</m:t>
                            </m:r>
                          </m:num>
                          <m:den>
                            <m:sSub>
                              <m:sSubPr>
                                <m:ctrlPr>
                                  <w:rPr>
                                    <w:rFonts w:ascii="Cambria Math" w:hAnsi="Cambria Math" w:cs="Times New Roman"/>
                                    <w:i/>
                                    <w:iCs/>
                                  </w:rPr>
                                </m:ctrlPr>
                              </m:sSubPr>
                              <m:e>
                                <m:r>
                                  <w:rPr>
                                    <w:rFonts w:ascii="Cambria Math" w:hAnsi="Cambria Math" w:cs="Times New Roman"/>
                                  </w:rPr>
                                  <m:t>d</m:t>
                                </m:r>
                              </m:e>
                              <m:sub>
                                <m:r>
                                  <w:rPr>
                                    <w:rFonts w:ascii="Cambria Math" w:hAnsi="Cambria Math" w:cs="Times New Roman"/>
                                  </w:rPr>
                                  <m:t>to beacon</m:t>
                                </m:r>
                              </m:sub>
                            </m:sSub>
                          </m:den>
                        </m:f>
                      </m:oMath>
                      <w:r w:rsidRPr="005A1AEB">
                        <w:rPr>
                          <w:rFonts w:ascii="Times New Roman" w:hAnsi="Times New Roman" w:cs="Times New Roman"/>
                        </w:rPr>
                        <w:t>, if mechanism drops gear in a commanded way greater than 1 meter away from beacon; D = 0 if mechanism drop fails.</w:t>
                      </w:r>
                    </w:p>
                    <w:p w14:paraId="042D101F" w14:textId="77777777" w:rsidR="005A1AEB" w:rsidRPr="005A1AEB" w:rsidRDefault="005A1AEB" w:rsidP="005A1AEB">
                      <w:pPr>
                        <w:pStyle w:val="ListParagraph"/>
                        <w:keepNext/>
                        <w:numPr>
                          <w:ilvl w:val="0"/>
                          <w:numId w:val="2"/>
                        </w:numPr>
                        <w:rPr>
                          <w:rFonts w:ascii="Times New Roman" w:hAnsi="Times New Roman" w:cs="Times New Roman"/>
                        </w:rPr>
                      </w:pPr>
                      <w:r w:rsidRPr="005A1AEB">
                        <w:rPr>
                          <w:rFonts w:ascii="Times New Roman" w:hAnsi="Times New Roman" w:cs="Times New Roman"/>
                        </w:rPr>
                        <w:t>R = 1 if vehicle lands without damage within 2 meters of start point, R = 0.5 if it does not.</w:t>
                      </w:r>
                    </w:p>
                    <w:p w14:paraId="25B29139" w14:textId="77777777" w:rsidR="005A1AEB" w:rsidRDefault="005A1AEB" w:rsidP="005A1AEB">
                      <w:pPr>
                        <w:jc w:val="center"/>
                      </w:pPr>
                    </w:p>
                  </w:txbxContent>
                </v:textbox>
                <w10:anchorlock/>
              </v:roundrect>
            </w:pict>
          </mc:Fallback>
        </mc:AlternateContent>
      </w:r>
    </w:p>
    <w:p w14:paraId="3D3387DB" w14:textId="751E5419" w:rsidR="00D74511" w:rsidRPr="00E34565" w:rsidRDefault="00D74511" w:rsidP="00D74511">
      <w:pPr>
        <w:pStyle w:val="Caption"/>
        <w:jc w:val="center"/>
        <w:rPr>
          <w:rFonts w:cstheme="minorHAnsi"/>
        </w:rPr>
      </w:pPr>
      <w:bookmarkStart w:id="3" w:name="_Ref165148138"/>
      <w:bookmarkStart w:id="4" w:name="_Toc153110881"/>
      <w:bookmarkStart w:id="5" w:name="_Ref165148127"/>
      <w:bookmarkStart w:id="6" w:name="_Hlk152796993"/>
      <w:bookmarkStart w:id="7" w:name="_Toc165151729"/>
      <w:bookmarkStart w:id="8" w:name="_Toc165151783"/>
      <w:bookmarkStart w:id="9" w:name="_Toc165154472"/>
      <w:r w:rsidRPr="00E34565">
        <w:rPr>
          <w:rFonts w:cstheme="minorHAnsi"/>
        </w:rPr>
        <w:t xml:space="preserve">Figure </w:t>
      </w:r>
      <w:r w:rsidRPr="00E34565">
        <w:rPr>
          <w:rFonts w:cstheme="minorHAnsi"/>
        </w:rPr>
        <w:fldChar w:fldCharType="begin"/>
      </w:r>
      <w:r w:rsidRPr="00E34565">
        <w:rPr>
          <w:rFonts w:cstheme="minorHAnsi"/>
        </w:rPr>
        <w:instrText xml:space="preserve"> SEQ Figure \* ARABIC </w:instrText>
      </w:r>
      <w:r w:rsidRPr="00E34565">
        <w:rPr>
          <w:rFonts w:cstheme="minorHAnsi"/>
        </w:rPr>
        <w:fldChar w:fldCharType="separate"/>
      </w:r>
      <w:r w:rsidR="004D5113">
        <w:rPr>
          <w:rFonts w:cstheme="minorHAnsi"/>
          <w:noProof/>
        </w:rPr>
        <w:t>1</w:t>
      </w:r>
      <w:r w:rsidRPr="00E34565">
        <w:rPr>
          <w:rFonts w:cstheme="minorHAnsi"/>
        </w:rPr>
        <w:fldChar w:fldCharType="end"/>
      </w:r>
      <w:bookmarkEnd w:id="3"/>
      <w:r w:rsidRPr="00E34565">
        <w:rPr>
          <w:rFonts w:cstheme="minorHAnsi"/>
        </w:rPr>
        <w:t xml:space="preserve"> - Scoring Formula</w:t>
      </w:r>
      <w:bookmarkEnd w:id="4"/>
      <w:bookmarkEnd w:id="5"/>
      <w:bookmarkEnd w:id="7"/>
      <w:bookmarkEnd w:id="8"/>
      <w:bookmarkEnd w:id="9"/>
    </w:p>
    <w:p w14:paraId="2AB16B39" w14:textId="4802C92B" w:rsidR="00FC4276" w:rsidRDefault="007625BF" w:rsidP="6716564B">
      <w:pPr>
        <w:pStyle w:val="Heading1"/>
        <w:rPr>
          <w:rFonts w:asciiTheme="minorHAnsi" w:hAnsiTheme="minorHAnsi" w:cstheme="minorHAnsi"/>
          <w:b/>
        </w:rPr>
      </w:pPr>
      <w:bookmarkStart w:id="10" w:name="_Toc165154441"/>
      <w:r>
        <w:rPr>
          <w:rFonts w:asciiTheme="minorHAnsi" w:hAnsiTheme="minorHAnsi" w:cstheme="minorHAnsi"/>
          <w:b/>
        </w:rPr>
        <w:lastRenderedPageBreak/>
        <w:t>Team Overview and Capabilities</w:t>
      </w:r>
      <w:bookmarkEnd w:id="10"/>
    </w:p>
    <w:p w14:paraId="0F765304" w14:textId="3B4F1EB6" w:rsidR="007625BF" w:rsidRPr="00E34565" w:rsidRDefault="007625BF" w:rsidP="007625BF">
      <w:pPr>
        <w:rPr>
          <w:rFonts w:cstheme="minorHAnsi"/>
          <w:sz w:val="24"/>
          <w:szCs w:val="24"/>
        </w:rPr>
      </w:pPr>
      <w:r w:rsidRPr="00E34565">
        <w:rPr>
          <w:rFonts w:cstheme="minorHAnsi"/>
          <w:sz w:val="24"/>
          <w:szCs w:val="24"/>
        </w:rPr>
        <w:t xml:space="preserve">The first activity the group did was </w:t>
      </w:r>
      <w:r w:rsidR="00741634">
        <w:rPr>
          <w:rFonts w:cstheme="minorHAnsi"/>
          <w:sz w:val="24"/>
          <w:szCs w:val="24"/>
        </w:rPr>
        <w:t>develop</w:t>
      </w:r>
      <w:r w:rsidRPr="00E34565">
        <w:rPr>
          <w:rFonts w:cstheme="minorHAnsi"/>
          <w:sz w:val="24"/>
          <w:szCs w:val="24"/>
        </w:rPr>
        <w:t xml:space="preserve"> a team capability matrix to assess our individual skills in all the areas which are necessary for the creation of the drone. Each member was asked to rank their abilities of each skill group from 1-5, with 1 being the lowest and 5 being the highest. The results from this capability matrix are shown below.</w:t>
      </w:r>
    </w:p>
    <w:p w14:paraId="5386EE20" w14:textId="14943895" w:rsidR="007625BF" w:rsidRDefault="007625BF" w:rsidP="007625BF">
      <w:pPr>
        <w:pStyle w:val="Caption"/>
        <w:keepNext/>
        <w:jc w:val="center"/>
      </w:pPr>
      <w:bookmarkStart w:id="11" w:name="_Toc165151742"/>
      <w:bookmarkStart w:id="12" w:name="_Toc165154504"/>
      <w:bookmarkStart w:id="13" w:name="_Toc165154680"/>
      <w:r>
        <w:t xml:space="preserve">Table </w:t>
      </w:r>
      <w:r>
        <w:fldChar w:fldCharType="begin"/>
      </w:r>
      <w:r>
        <w:instrText xml:space="preserve"> SEQ Table \* ARABIC </w:instrText>
      </w:r>
      <w:r>
        <w:fldChar w:fldCharType="separate"/>
      </w:r>
      <w:r w:rsidR="004D5113">
        <w:rPr>
          <w:noProof/>
        </w:rPr>
        <w:t>1</w:t>
      </w:r>
      <w:r>
        <w:rPr>
          <w:noProof/>
        </w:rPr>
        <w:fldChar w:fldCharType="end"/>
      </w:r>
      <w:r>
        <w:t xml:space="preserve"> </w:t>
      </w:r>
      <w:r w:rsidRPr="008C7689">
        <w:t>– Skills matrix for each team member</w:t>
      </w:r>
      <w:bookmarkEnd w:id="11"/>
      <w:bookmarkEnd w:id="12"/>
      <w:bookmarkEnd w:id="13"/>
    </w:p>
    <w:tbl>
      <w:tblPr>
        <w:tblStyle w:val="PlainTable3"/>
        <w:tblW w:w="936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580"/>
        <w:gridCol w:w="1170"/>
        <w:gridCol w:w="1125"/>
        <w:gridCol w:w="1605"/>
        <w:gridCol w:w="990"/>
        <w:gridCol w:w="1890"/>
      </w:tblGrid>
      <w:tr w:rsidR="007625BF" w:rsidRPr="007C49B4" w14:paraId="49E607A8" w14:textId="77777777" w:rsidTr="00A5448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580" w:type="dxa"/>
          </w:tcPr>
          <w:p w14:paraId="7A6A2008" w14:textId="77777777" w:rsidR="007625BF" w:rsidRPr="00E34565" w:rsidRDefault="007625BF" w:rsidP="00A5448C">
            <w:pPr>
              <w:jc w:val="center"/>
              <w:rPr>
                <w:rFonts w:cstheme="minorHAnsi"/>
                <w:sz w:val="28"/>
                <w:szCs w:val="28"/>
              </w:rPr>
            </w:pPr>
            <w:r w:rsidRPr="00E34565">
              <w:rPr>
                <w:rFonts w:cstheme="minorHAnsi"/>
                <w:sz w:val="28"/>
                <w:szCs w:val="28"/>
              </w:rPr>
              <w:t>Skill</w:t>
            </w:r>
          </w:p>
        </w:tc>
        <w:tc>
          <w:tcPr>
            <w:tcW w:w="1170" w:type="dxa"/>
          </w:tcPr>
          <w:p w14:paraId="545BCE03" w14:textId="77777777" w:rsidR="007625BF" w:rsidRPr="00E34565" w:rsidRDefault="007625BF" w:rsidP="00A5448C">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8"/>
                <w:szCs w:val="28"/>
              </w:rPr>
              <w:t>Ankit</w:t>
            </w:r>
          </w:p>
        </w:tc>
        <w:tc>
          <w:tcPr>
            <w:tcW w:w="1125" w:type="dxa"/>
          </w:tcPr>
          <w:p w14:paraId="60FB33B6" w14:textId="77777777" w:rsidR="007625BF" w:rsidRPr="00E34565" w:rsidRDefault="007625BF" w:rsidP="00A5448C">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E34565">
              <w:rPr>
                <w:rFonts w:cstheme="minorHAnsi"/>
                <w:sz w:val="28"/>
                <w:szCs w:val="28"/>
              </w:rPr>
              <w:t>DaviS</w:t>
            </w:r>
          </w:p>
        </w:tc>
        <w:tc>
          <w:tcPr>
            <w:tcW w:w="1605" w:type="dxa"/>
          </w:tcPr>
          <w:p w14:paraId="1FFBB92B" w14:textId="77777777" w:rsidR="007625BF" w:rsidRPr="00E34565" w:rsidRDefault="007625BF" w:rsidP="00A5448C">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E34565">
              <w:rPr>
                <w:rFonts w:cstheme="minorHAnsi"/>
                <w:sz w:val="28"/>
                <w:szCs w:val="28"/>
              </w:rPr>
              <w:t>Jackson</w:t>
            </w:r>
          </w:p>
        </w:tc>
        <w:tc>
          <w:tcPr>
            <w:tcW w:w="990" w:type="dxa"/>
          </w:tcPr>
          <w:p w14:paraId="16FB5741" w14:textId="77777777" w:rsidR="007625BF" w:rsidRPr="00E34565" w:rsidRDefault="007625BF" w:rsidP="00A5448C">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E34565">
              <w:rPr>
                <w:rFonts w:cstheme="minorHAnsi"/>
                <w:sz w:val="28"/>
                <w:szCs w:val="28"/>
              </w:rPr>
              <w:t>NicK</w:t>
            </w:r>
          </w:p>
        </w:tc>
        <w:tc>
          <w:tcPr>
            <w:tcW w:w="1890" w:type="dxa"/>
          </w:tcPr>
          <w:p w14:paraId="434F07AB" w14:textId="77777777" w:rsidR="007625BF" w:rsidRPr="00E34565" w:rsidRDefault="007625BF" w:rsidP="00A5448C">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E34565">
              <w:rPr>
                <w:rFonts w:cstheme="minorHAnsi"/>
                <w:sz w:val="28"/>
                <w:szCs w:val="28"/>
              </w:rPr>
              <w:t>Sebastian</w:t>
            </w:r>
          </w:p>
        </w:tc>
      </w:tr>
      <w:tr w:rsidR="007625BF" w:rsidRPr="007C49B4" w14:paraId="548AD0D1" w14:textId="77777777" w:rsidTr="00A54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14:paraId="18C09E63" w14:textId="77777777" w:rsidR="007625BF" w:rsidRPr="00E34565" w:rsidRDefault="007625BF" w:rsidP="00A5448C">
            <w:pPr>
              <w:jc w:val="center"/>
              <w:rPr>
                <w:rFonts w:cstheme="minorHAnsi"/>
                <w:b w:val="0"/>
                <w:sz w:val="24"/>
                <w:szCs w:val="24"/>
              </w:rPr>
            </w:pPr>
            <w:r w:rsidRPr="00E34565">
              <w:rPr>
                <w:rFonts w:cstheme="minorHAnsi"/>
                <w:b w:val="0"/>
                <w:sz w:val="24"/>
                <w:szCs w:val="24"/>
              </w:rPr>
              <w:t>Structural</w:t>
            </w:r>
          </w:p>
        </w:tc>
        <w:tc>
          <w:tcPr>
            <w:tcW w:w="1170" w:type="dxa"/>
          </w:tcPr>
          <w:p w14:paraId="3088F416" w14:textId="77777777" w:rsidR="007625BF" w:rsidRPr="00E34565" w:rsidRDefault="007625BF" w:rsidP="00A5448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4565">
              <w:rPr>
                <w:rFonts w:cstheme="minorHAnsi"/>
                <w:sz w:val="24"/>
                <w:szCs w:val="24"/>
              </w:rPr>
              <w:t>1</w:t>
            </w:r>
          </w:p>
        </w:tc>
        <w:tc>
          <w:tcPr>
            <w:tcW w:w="1125" w:type="dxa"/>
          </w:tcPr>
          <w:p w14:paraId="1108CBB5" w14:textId="77777777" w:rsidR="007625BF" w:rsidRPr="00E34565" w:rsidRDefault="007625BF" w:rsidP="00A5448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4565">
              <w:rPr>
                <w:rFonts w:cstheme="minorHAnsi"/>
                <w:sz w:val="24"/>
                <w:szCs w:val="24"/>
              </w:rPr>
              <w:t>4</w:t>
            </w:r>
          </w:p>
        </w:tc>
        <w:tc>
          <w:tcPr>
            <w:tcW w:w="1605" w:type="dxa"/>
          </w:tcPr>
          <w:p w14:paraId="197B9ED2" w14:textId="77777777" w:rsidR="007625BF" w:rsidRPr="00E34565" w:rsidRDefault="007625BF" w:rsidP="00A5448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4565">
              <w:rPr>
                <w:rFonts w:cstheme="minorHAnsi"/>
                <w:sz w:val="24"/>
                <w:szCs w:val="24"/>
              </w:rPr>
              <w:t>2</w:t>
            </w:r>
          </w:p>
        </w:tc>
        <w:tc>
          <w:tcPr>
            <w:tcW w:w="990" w:type="dxa"/>
          </w:tcPr>
          <w:p w14:paraId="36889D61" w14:textId="77777777" w:rsidR="007625BF" w:rsidRPr="00E34565" w:rsidRDefault="007625BF" w:rsidP="00A5448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4565">
              <w:rPr>
                <w:rFonts w:cstheme="minorHAnsi"/>
                <w:sz w:val="24"/>
                <w:szCs w:val="24"/>
              </w:rPr>
              <w:t>2</w:t>
            </w:r>
          </w:p>
        </w:tc>
        <w:tc>
          <w:tcPr>
            <w:tcW w:w="1890" w:type="dxa"/>
          </w:tcPr>
          <w:p w14:paraId="320A69D5" w14:textId="77777777" w:rsidR="007625BF" w:rsidRPr="00E34565" w:rsidRDefault="007625BF" w:rsidP="00A5448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4565">
              <w:rPr>
                <w:rFonts w:cstheme="minorHAnsi"/>
                <w:sz w:val="24"/>
                <w:szCs w:val="24"/>
              </w:rPr>
              <w:t>3</w:t>
            </w:r>
          </w:p>
        </w:tc>
      </w:tr>
      <w:tr w:rsidR="007625BF" w:rsidRPr="007C49B4" w14:paraId="631C5DCE" w14:textId="77777777" w:rsidTr="00A5448C">
        <w:tc>
          <w:tcPr>
            <w:cnfStyle w:val="001000000000" w:firstRow="0" w:lastRow="0" w:firstColumn="1" w:lastColumn="0" w:oddVBand="0" w:evenVBand="0" w:oddHBand="0" w:evenHBand="0" w:firstRowFirstColumn="0" w:firstRowLastColumn="0" w:lastRowFirstColumn="0" w:lastRowLastColumn="0"/>
            <w:tcW w:w="2580" w:type="dxa"/>
          </w:tcPr>
          <w:p w14:paraId="6C79C3DB" w14:textId="77777777" w:rsidR="007625BF" w:rsidRPr="00E34565" w:rsidRDefault="007625BF" w:rsidP="00A5448C">
            <w:pPr>
              <w:jc w:val="center"/>
              <w:rPr>
                <w:rFonts w:cstheme="minorHAnsi"/>
                <w:b w:val="0"/>
                <w:sz w:val="24"/>
                <w:szCs w:val="24"/>
              </w:rPr>
            </w:pPr>
            <w:r w:rsidRPr="00E34565">
              <w:rPr>
                <w:rFonts w:cstheme="minorHAnsi"/>
                <w:b w:val="0"/>
                <w:sz w:val="24"/>
                <w:szCs w:val="24"/>
              </w:rPr>
              <w:t>Electrical</w:t>
            </w:r>
          </w:p>
        </w:tc>
        <w:tc>
          <w:tcPr>
            <w:tcW w:w="1170" w:type="dxa"/>
          </w:tcPr>
          <w:p w14:paraId="165B91E9" w14:textId="77777777" w:rsidR="007625BF" w:rsidRPr="00E34565" w:rsidRDefault="007625BF" w:rsidP="00A5448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4</w:t>
            </w:r>
          </w:p>
        </w:tc>
        <w:tc>
          <w:tcPr>
            <w:tcW w:w="1125" w:type="dxa"/>
          </w:tcPr>
          <w:p w14:paraId="51F95A1B" w14:textId="77777777" w:rsidR="007625BF" w:rsidRPr="00E34565" w:rsidRDefault="007625BF" w:rsidP="00A5448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3</w:t>
            </w:r>
          </w:p>
        </w:tc>
        <w:tc>
          <w:tcPr>
            <w:tcW w:w="1605" w:type="dxa"/>
          </w:tcPr>
          <w:p w14:paraId="66029C11" w14:textId="77777777" w:rsidR="007625BF" w:rsidRPr="00E34565" w:rsidRDefault="007625BF" w:rsidP="00A5448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2</w:t>
            </w:r>
          </w:p>
        </w:tc>
        <w:tc>
          <w:tcPr>
            <w:tcW w:w="990" w:type="dxa"/>
          </w:tcPr>
          <w:p w14:paraId="0D2A255A" w14:textId="77777777" w:rsidR="007625BF" w:rsidRPr="00E34565" w:rsidRDefault="007625BF" w:rsidP="00A5448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1</w:t>
            </w:r>
          </w:p>
        </w:tc>
        <w:tc>
          <w:tcPr>
            <w:tcW w:w="1890" w:type="dxa"/>
          </w:tcPr>
          <w:p w14:paraId="24E793C3" w14:textId="77777777" w:rsidR="007625BF" w:rsidRPr="00E34565" w:rsidRDefault="007625BF" w:rsidP="00A5448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2</w:t>
            </w:r>
          </w:p>
        </w:tc>
      </w:tr>
      <w:tr w:rsidR="007625BF" w:rsidRPr="007C49B4" w14:paraId="670B9348" w14:textId="77777777" w:rsidTr="00A54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14:paraId="524789FE" w14:textId="77777777" w:rsidR="007625BF" w:rsidRPr="00E34565" w:rsidRDefault="007625BF" w:rsidP="00A5448C">
            <w:pPr>
              <w:jc w:val="center"/>
              <w:rPr>
                <w:rFonts w:cstheme="minorHAnsi"/>
                <w:b w:val="0"/>
                <w:sz w:val="24"/>
                <w:szCs w:val="24"/>
              </w:rPr>
            </w:pPr>
            <w:r w:rsidRPr="00E34565">
              <w:rPr>
                <w:rFonts w:cstheme="minorHAnsi"/>
                <w:b w:val="0"/>
                <w:sz w:val="24"/>
                <w:szCs w:val="24"/>
              </w:rPr>
              <w:t>Coding</w:t>
            </w:r>
          </w:p>
        </w:tc>
        <w:tc>
          <w:tcPr>
            <w:tcW w:w="1170" w:type="dxa"/>
          </w:tcPr>
          <w:p w14:paraId="1D85AD2B" w14:textId="77777777" w:rsidR="007625BF" w:rsidRPr="00E34565" w:rsidRDefault="007625BF" w:rsidP="00A5448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4565">
              <w:rPr>
                <w:rFonts w:cstheme="minorHAnsi"/>
                <w:sz w:val="24"/>
                <w:szCs w:val="24"/>
              </w:rPr>
              <w:t>4</w:t>
            </w:r>
          </w:p>
        </w:tc>
        <w:tc>
          <w:tcPr>
            <w:tcW w:w="1125" w:type="dxa"/>
          </w:tcPr>
          <w:p w14:paraId="2C510092" w14:textId="77777777" w:rsidR="007625BF" w:rsidRPr="00E34565" w:rsidRDefault="007625BF" w:rsidP="00A5448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4565">
              <w:rPr>
                <w:rFonts w:cstheme="minorHAnsi"/>
                <w:sz w:val="24"/>
                <w:szCs w:val="24"/>
              </w:rPr>
              <w:t>1</w:t>
            </w:r>
          </w:p>
        </w:tc>
        <w:tc>
          <w:tcPr>
            <w:tcW w:w="1605" w:type="dxa"/>
          </w:tcPr>
          <w:p w14:paraId="3A8FB27D" w14:textId="77777777" w:rsidR="007625BF" w:rsidRPr="00E34565" w:rsidRDefault="007625BF" w:rsidP="00A5448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4565">
              <w:rPr>
                <w:rFonts w:cstheme="minorHAnsi"/>
                <w:sz w:val="24"/>
                <w:szCs w:val="24"/>
              </w:rPr>
              <w:t>3</w:t>
            </w:r>
          </w:p>
        </w:tc>
        <w:tc>
          <w:tcPr>
            <w:tcW w:w="990" w:type="dxa"/>
          </w:tcPr>
          <w:p w14:paraId="35BF29E5" w14:textId="77777777" w:rsidR="007625BF" w:rsidRPr="00E34565" w:rsidRDefault="007625BF" w:rsidP="00A5448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4565">
              <w:rPr>
                <w:rFonts w:cstheme="minorHAnsi"/>
                <w:sz w:val="24"/>
                <w:szCs w:val="24"/>
              </w:rPr>
              <w:t>4</w:t>
            </w:r>
          </w:p>
        </w:tc>
        <w:tc>
          <w:tcPr>
            <w:tcW w:w="1890" w:type="dxa"/>
          </w:tcPr>
          <w:p w14:paraId="01B710C9" w14:textId="77777777" w:rsidR="007625BF" w:rsidRPr="00E34565" w:rsidRDefault="007625BF" w:rsidP="00A5448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4565">
              <w:rPr>
                <w:rFonts w:cstheme="minorHAnsi"/>
                <w:sz w:val="24"/>
                <w:szCs w:val="24"/>
              </w:rPr>
              <w:t>3</w:t>
            </w:r>
          </w:p>
        </w:tc>
      </w:tr>
      <w:tr w:rsidR="007625BF" w:rsidRPr="007C49B4" w14:paraId="48BDCFB6" w14:textId="77777777" w:rsidTr="00A5448C">
        <w:tc>
          <w:tcPr>
            <w:cnfStyle w:val="001000000000" w:firstRow="0" w:lastRow="0" w:firstColumn="1" w:lastColumn="0" w:oddVBand="0" w:evenVBand="0" w:oddHBand="0" w:evenHBand="0" w:firstRowFirstColumn="0" w:firstRowLastColumn="0" w:lastRowFirstColumn="0" w:lastRowLastColumn="0"/>
            <w:tcW w:w="2580" w:type="dxa"/>
          </w:tcPr>
          <w:p w14:paraId="421E2E10" w14:textId="77777777" w:rsidR="007625BF" w:rsidRPr="00E34565" w:rsidRDefault="007625BF" w:rsidP="00A5448C">
            <w:pPr>
              <w:jc w:val="center"/>
              <w:rPr>
                <w:rFonts w:cstheme="minorHAnsi"/>
                <w:b w:val="0"/>
                <w:sz w:val="24"/>
                <w:szCs w:val="24"/>
              </w:rPr>
            </w:pPr>
            <w:r w:rsidRPr="00E34565">
              <w:rPr>
                <w:rFonts w:cstheme="minorHAnsi"/>
                <w:b w:val="0"/>
                <w:sz w:val="24"/>
                <w:szCs w:val="24"/>
              </w:rPr>
              <w:t>Control Systems</w:t>
            </w:r>
          </w:p>
        </w:tc>
        <w:tc>
          <w:tcPr>
            <w:tcW w:w="1170" w:type="dxa"/>
          </w:tcPr>
          <w:p w14:paraId="1ADA04CA" w14:textId="77777777" w:rsidR="007625BF" w:rsidRPr="00E34565" w:rsidRDefault="007625BF" w:rsidP="00A5448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3</w:t>
            </w:r>
          </w:p>
        </w:tc>
        <w:tc>
          <w:tcPr>
            <w:tcW w:w="1125" w:type="dxa"/>
          </w:tcPr>
          <w:p w14:paraId="38F67F37" w14:textId="77777777" w:rsidR="007625BF" w:rsidRPr="00E34565" w:rsidRDefault="007625BF" w:rsidP="00A5448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1</w:t>
            </w:r>
          </w:p>
        </w:tc>
        <w:tc>
          <w:tcPr>
            <w:tcW w:w="1605" w:type="dxa"/>
          </w:tcPr>
          <w:p w14:paraId="637B45E8" w14:textId="77777777" w:rsidR="007625BF" w:rsidRPr="00E34565" w:rsidRDefault="007625BF" w:rsidP="00A5448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1</w:t>
            </w:r>
          </w:p>
        </w:tc>
        <w:tc>
          <w:tcPr>
            <w:tcW w:w="990" w:type="dxa"/>
          </w:tcPr>
          <w:p w14:paraId="0B35C8D3" w14:textId="77777777" w:rsidR="007625BF" w:rsidRPr="00E34565" w:rsidRDefault="007625BF" w:rsidP="00A5448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3</w:t>
            </w:r>
          </w:p>
        </w:tc>
        <w:tc>
          <w:tcPr>
            <w:tcW w:w="1890" w:type="dxa"/>
          </w:tcPr>
          <w:p w14:paraId="2965FD94" w14:textId="77777777" w:rsidR="007625BF" w:rsidRPr="00E34565" w:rsidRDefault="007625BF" w:rsidP="00A5448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1</w:t>
            </w:r>
          </w:p>
        </w:tc>
      </w:tr>
      <w:tr w:rsidR="007625BF" w:rsidRPr="007C49B4" w14:paraId="576615D3" w14:textId="77777777" w:rsidTr="00A54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14:paraId="34D654C1" w14:textId="77777777" w:rsidR="007625BF" w:rsidRPr="00E34565" w:rsidRDefault="007625BF" w:rsidP="00A5448C">
            <w:pPr>
              <w:jc w:val="center"/>
              <w:rPr>
                <w:rFonts w:cstheme="minorHAnsi"/>
                <w:b w:val="0"/>
                <w:sz w:val="24"/>
                <w:szCs w:val="24"/>
              </w:rPr>
            </w:pPr>
            <w:r w:rsidRPr="00E34565">
              <w:rPr>
                <w:rFonts w:cstheme="minorHAnsi"/>
                <w:b w:val="0"/>
                <w:sz w:val="24"/>
                <w:szCs w:val="24"/>
              </w:rPr>
              <w:t>Technical Writing</w:t>
            </w:r>
          </w:p>
        </w:tc>
        <w:tc>
          <w:tcPr>
            <w:tcW w:w="1170" w:type="dxa"/>
          </w:tcPr>
          <w:p w14:paraId="1D7E4F93" w14:textId="77777777" w:rsidR="007625BF" w:rsidRPr="00E34565" w:rsidRDefault="007625BF" w:rsidP="00A5448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4565">
              <w:rPr>
                <w:rFonts w:cstheme="minorHAnsi"/>
                <w:sz w:val="24"/>
                <w:szCs w:val="24"/>
              </w:rPr>
              <w:t>2</w:t>
            </w:r>
          </w:p>
        </w:tc>
        <w:tc>
          <w:tcPr>
            <w:tcW w:w="1125" w:type="dxa"/>
          </w:tcPr>
          <w:p w14:paraId="11BF7D9E" w14:textId="77777777" w:rsidR="007625BF" w:rsidRPr="00E34565" w:rsidRDefault="007625BF" w:rsidP="00A5448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4565">
              <w:rPr>
                <w:rFonts w:cstheme="minorHAnsi"/>
                <w:sz w:val="24"/>
                <w:szCs w:val="24"/>
              </w:rPr>
              <w:t>3</w:t>
            </w:r>
          </w:p>
        </w:tc>
        <w:tc>
          <w:tcPr>
            <w:tcW w:w="1605" w:type="dxa"/>
          </w:tcPr>
          <w:p w14:paraId="7A42C740" w14:textId="77777777" w:rsidR="007625BF" w:rsidRPr="00E34565" w:rsidRDefault="007625BF" w:rsidP="00A5448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4565">
              <w:rPr>
                <w:rFonts w:cstheme="minorHAnsi"/>
                <w:sz w:val="24"/>
                <w:szCs w:val="24"/>
              </w:rPr>
              <w:t>4</w:t>
            </w:r>
          </w:p>
        </w:tc>
        <w:tc>
          <w:tcPr>
            <w:tcW w:w="990" w:type="dxa"/>
          </w:tcPr>
          <w:p w14:paraId="6EE2CC92" w14:textId="77777777" w:rsidR="007625BF" w:rsidRPr="00E34565" w:rsidRDefault="007625BF" w:rsidP="00A5448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4565">
              <w:rPr>
                <w:rFonts w:cstheme="minorHAnsi"/>
                <w:sz w:val="24"/>
                <w:szCs w:val="24"/>
              </w:rPr>
              <w:t>3</w:t>
            </w:r>
          </w:p>
        </w:tc>
        <w:tc>
          <w:tcPr>
            <w:tcW w:w="1890" w:type="dxa"/>
          </w:tcPr>
          <w:p w14:paraId="0DCEF3A7" w14:textId="77777777" w:rsidR="007625BF" w:rsidRPr="00E34565" w:rsidRDefault="007625BF" w:rsidP="00A5448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4565">
              <w:rPr>
                <w:rFonts w:cstheme="minorHAnsi"/>
                <w:sz w:val="24"/>
                <w:szCs w:val="24"/>
              </w:rPr>
              <w:t>1</w:t>
            </w:r>
          </w:p>
        </w:tc>
      </w:tr>
      <w:tr w:rsidR="007625BF" w:rsidRPr="007C49B4" w14:paraId="3D202166" w14:textId="77777777" w:rsidTr="00A5448C">
        <w:tc>
          <w:tcPr>
            <w:cnfStyle w:val="001000000000" w:firstRow="0" w:lastRow="0" w:firstColumn="1" w:lastColumn="0" w:oddVBand="0" w:evenVBand="0" w:oddHBand="0" w:evenHBand="0" w:firstRowFirstColumn="0" w:firstRowLastColumn="0" w:lastRowFirstColumn="0" w:lastRowLastColumn="0"/>
            <w:tcW w:w="2580" w:type="dxa"/>
          </w:tcPr>
          <w:p w14:paraId="0260166C" w14:textId="77777777" w:rsidR="007625BF" w:rsidRPr="00E34565" w:rsidRDefault="007625BF" w:rsidP="00A5448C">
            <w:pPr>
              <w:jc w:val="center"/>
              <w:rPr>
                <w:rFonts w:cstheme="minorHAnsi"/>
                <w:b w:val="0"/>
                <w:sz w:val="24"/>
                <w:szCs w:val="24"/>
              </w:rPr>
            </w:pPr>
            <w:r w:rsidRPr="00E34565">
              <w:rPr>
                <w:rFonts w:cstheme="minorHAnsi"/>
                <w:b w:val="0"/>
                <w:sz w:val="24"/>
                <w:szCs w:val="24"/>
              </w:rPr>
              <w:t>Manufacturing</w:t>
            </w:r>
          </w:p>
        </w:tc>
        <w:tc>
          <w:tcPr>
            <w:tcW w:w="1170" w:type="dxa"/>
          </w:tcPr>
          <w:p w14:paraId="3B48EDC0" w14:textId="77777777" w:rsidR="007625BF" w:rsidRPr="00E34565" w:rsidRDefault="007625BF" w:rsidP="00A5448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3</w:t>
            </w:r>
          </w:p>
        </w:tc>
        <w:tc>
          <w:tcPr>
            <w:tcW w:w="1125" w:type="dxa"/>
          </w:tcPr>
          <w:p w14:paraId="77D5A149" w14:textId="77777777" w:rsidR="007625BF" w:rsidRPr="00E34565" w:rsidRDefault="007625BF" w:rsidP="00A5448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5</w:t>
            </w:r>
          </w:p>
        </w:tc>
        <w:tc>
          <w:tcPr>
            <w:tcW w:w="1605" w:type="dxa"/>
          </w:tcPr>
          <w:p w14:paraId="599969C0" w14:textId="77777777" w:rsidR="007625BF" w:rsidRPr="00E34565" w:rsidRDefault="007625BF" w:rsidP="00A5448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3</w:t>
            </w:r>
          </w:p>
        </w:tc>
        <w:tc>
          <w:tcPr>
            <w:tcW w:w="990" w:type="dxa"/>
          </w:tcPr>
          <w:p w14:paraId="6D7ACAE1" w14:textId="77777777" w:rsidR="007625BF" w:rsidRPr="00E34565" w:rsidRDefault="007625BF" w:rsidP="00A5448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3</w:t>
            </w:r>
          </w:p>
        </w:tc>
        <w:tc>
          <w:tcPr>
            <w:tcW w:w="1890" w:type="dxa"/>
          </w:tcPr>
          <w:p w14:paraId="1AC61BAB" w14:textId="77777777" w:rsidR="007625BF" w:rsidRPr="00E34565" w:rsidRDefault="007625BF" w:rsidP="00A5448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3</w:t>
            </w:r>
          </w:p>
        </w:tc>
      </w:tr>
    </w:tbl>
    <w:p w14:paraId="14AE1B53" w14:textId="77777777" w:rsidR="007625BF" w:rsidRPr="00E34565" w:rsidRDefault="007625BF" w:rsidP="007625BF">
      <w:pPr>
        <w:rPr>
          <w:rFonts w:cstheme="minorHAnsi"/>
          <w:sz w:val="24"/>
          <w:szCs w:val="24"/>
        </w:rPr>
      </w:pPr>
    </w:p>
    <w:p w14:paraId="765B0DC0" w14:textId="20BEFA87" w:rsidR="007625BF" w:rsidRPr="00E34565" w:rsidRDefault="007625BF" w:rsidP="007625BF">
      <w:pPr>
        <w:rPr>
          <w:rFonts w:cstheme="minorHAnsi"/>
          <w:sz w:val="24"/>
          <w:szCs w:val="24"/>
        </w:rPr>
      </w:pPr>
      <w:r w:rsidRPr="00E34565">
        <w:rPr>
          <w:rFonts w:cstheme="minorHAnsi"/>
          <w:sz w:val="24"/>
          <w:szCs w:val="24"/>
        </w:rPr>
        <w:t xml:space="preserve">The skills listed in table </w:t>
      </w:r>
      <w:r w:rsidR="00380374">
        <w:rPr>
          <w:rFonts w:cstheme="minorHAnsi"/>
          <w:sz w:val="24"/>
          <w:szCs w:val="24"/>
        </w:rPr>
        <w:t>1</w:t>
      </w:r>
      <w:r w:rsidRPr="00E34565">
        <w:rPr>
          <w:rFonts w:cstheme="minorHAnsi"/>
          <w:sz w:val="24"/>
          <w:szCs w:val="24"/>
        </w:rPr>
        <w:t xml:space="preserve"> are a breakdown of the necessary skills to complete the competition requirements. ‘Structural’ represents the ability to not only design structural components but perform and understand the different methods of structural analysis. ‘Electrical’ requires skills in circuit design and an understanding of software to hardware interactions. ‘Coding’ involves any form of software development, which ties into the ‘Control Systems’ skill, which is understanding the mathematical processes behind the software. ‘Technical Writing’ is an important aspect for developing reports and write ups during the project. Finally, ‘Manufacturing’ is based on the ability to perform hardware integrations, component production and assembly, and hardware testing. Table </w:t>
      </w:r>
      <w:r w:rsidR="00380374">
        <w:rPr>
          <w:rFonts w:cstheme="minorHAnsi"/>
          <w:sz w:val="24"/>
          <w:szCs w:val="24"/>
        </w:rPr>
        <w:t>1</w:t>
      </w:r>
      <w:r w:rsidRPr="00E34565">
        <w:rPr>
          <w:rFonts w:cstheme="minorHAnsi"/>
          <w:sz w:val="24"/>
          <w:szCs w:val="24"/>
        </w:rPr>
        <w:t xml:space="preserve"> gives a spread of each members’ capabilities and helps define specific roles for each member.</w:t>
      </w:r>
    </w:p>
    <w:p w14:paraId="1E2B6D59" w14:textId="77777777" w:rsidR="007625BF" w:rsidRPr="00E34565" w:rsidRDefault="007625BF" w:rsidP="007625BF">
      <w:pPr>
        <w:rPr>
          <w:rFonts w:cstheme="minorHAnsi"/>
          <w:sz w:val="24"/>
          <w:szCs w:val="24"/>
        </w:rPr>
      </w:pPr>
      <w:r w:rsidRPr="00E34565">
        <w:rPr>
          <w:rFonts w:cstheme="minorHAnsi"/>
          <w:sz w:val="24"/>
          <w:szCs w:val="24"/>
        </w:rPr>
        <w:t>Once the team capability matrix was finalized, the group looked over the finalized results and determined the best role for each group member. The team organization chart was created to demonstrate the assigned roles for each group member and is shown below.</w:t>
      </w:r>
    </w:p>
    <w:p w14:paraId="030EA6B5" w14:textId="77777777" w:rsidR="007625BF" w:rsidRPr="00E34565" w:rsidRDefault="007625BF" w:rsidP="007625BF">
      <w:pPr>
        <w:keepNext/>
        <w:rPr>
          <w:rFonts w:cstheme="minorHAnsi"/>
        </w:rPr>
      </w:pPr>
      <w:r w:rsidRPr="00E34565">
        <w:rPr>
          <w:rFonts w:cstheme="minorHAnsi"/>
          <w:noProof/>
          <w:sz w:val="28"/>
          <w:szCs w:val="28"/>
          <w:u w:val="single"/>
        </w:rPr>
        <w:drawing>
          <wp:inline distT="0" distB="0" distL="0" distR="0" wp14:anchorId="7443B6B7" wp14:editId="64C58330">
            <wp:extent cx="5943600" cy="1254125"/>
            <wp:effectExtent l="0" t="0" r="0" b="3175"/>
            <wp:docPr id="881940680" name="Picture 881940680"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20288" name="Picture 1" descr="A blue sign with white text&#10;&#10;Description automatically generated"/>
                    <pic:cNvPicPr/>
                  </pic:nvPicPr>
                  <pic:blipFill>
                    <a:blip r:embed="rId15"/>
                    <a:stretch>
                      <a:fillRect/>
                    </a:stretch>
                  </pic:blipFill>
                  <pic:spPr>
                    <a:xfrm>
                      <a:off x="0" y="0"/>
                      <a:ext cx="5943600" cy="1254125"/>
                    </a:xfrm>
                    <a:prstGeom prst="rect">
                      <a:avLst/>
                    </a:prstGeom>
                  </pic:spPr>
                </pic:pic>
              </a:graphicData>
            </a:graphic>
          </wp:inline>
        </w:drawing>
      </w:r>
    </w:p>
    <w:p w14:paraId="641E2A25" w14:textId="08E1ADAB" w:rsidR="007625BF" w:rsidRPr="00E34565" w:rsidRDefault="007625BF" w:rsidP="007625BF">
      <w:pPr>
        <w:pStyle w:val="Caption"/>
        <w:jc w:val="center"/>
        <w:rPr>
          <w:rFonts w:cstheme="minorHAnsi"/>
        </w:rPr>
      </w:pPr>
      <w:bookmarkStart w:id="14" w:name="_Toc165151730"/>
      <w:bookmarkStart w:id="15" w:name="_Toc165151784"/>
      <w:bookmarkStart w:id="16" w:name="_Toc165154473"/>
      <w:r w:rsidRPr="00E34565">
        <w:rPr>
          <w:rFonts w:cstheme="minorHAnsi"/>
        </w:rPr>
        <w:t xml:space="preserve">Figure </w:t>
      </w:r>
      <w:r w:rsidRPr="00E34565">
        <w:rPr>
          <w:rFonts w:cstheme="minorHAnsi"/>
        </w:rPr>
        <w:fldChar w:fldCharType="begin"/>
      </w:r>
      <w:r w:rsidRPr="00E34565">
        <w:rPr>
          <w:rFonts w:cstheme="minorHAnsi"/>
        </w:rPr>
        <w:instrText xml:space="preserve"> SEQ Figure \* ARABIC </w:instrText>
      </w:r>
      <w:r w:rsidRPr="00E34565">
        <w:rPr>
          <w:rFonts w:cstheme="minorHAnsi"/>
        </w:rPr>
        <w:fldChar w:fldCharType="separate"/>
      </w:r>
      <w:r w:rsidR="004D5113">
        <w:rPr>
          <w:rFonts w:cstheme="minorHAnsi"/>
          <w:noProof/>
        </w:rPr>
        <w:t>2</w:t>
      </w:r>
      <w:r w:rsidRPr="00E34565">
        <w:rPr>
          <w:rFonts w:cstheme="minorHAnsi"/>
        </w:rPr>
        <w:fldChar w:fldCharType="end"/>
      </w:r>
      <w:r w:rsidRPr="00E34565">
        <w:rPr>
          <w:rFonts w:cstheme="minorHAnsi"/>
        </w:rPr>
        <w:t xml:space="preserve"> - Team role breakdown</w:t>
      </w:r>
      <w:bookmarkEnd w:id="14"/>
      <w:bookmarkEnd w:id="15"/>
      <w:bookmarkEnd w:id="16"/>
    </w:p>
    <w:p w14:paraId="5FE598DF" w14:textId="77777777" w:rsidR="007625BF" w:rsidRPr="007625BF" w:rsidRDefault="007625BF" w:rsidP="007625BF"/>
    <w:p w14:paraId="6E00ED50" w14:textId="2C1B3448" w:rsidR="00725E26" w:rsidRPr="00E34565" w:rsidRDefault="00EB2ACB" w:rsidP="6716564B">
      <w:pPr>
        <w:pStyle w:val="Heading1"/>
        <w:rPr>
          <w:rFonts w:asciiTheme="minorHAnsi" w:hAnsiTheme="minorHAnsi" w:cstheme="minorHAnsi"/>
          <w:b/>
          <w:sz w:val="28"/>
          <w:szCs w:val="28"/>
          <w:u w:val="single"/>
        </w:rPr>
      </w:pPr>
      <w:bookmarkStart w:id="17" w:name="_Toc165154442"/>
      <w:r w:rsidRPr="00E34565">
        <w:rPr>
          <w:rFonts w:asciiTheme="minorHAnsi" w:hAnsiTheme="minorHAnsi" w:cstheme="minorHAnsi"/>
          <w:b/>
        </w:rPr>
        <w:lastRenderedPageBreak/>
        <w:t>C</w:t>
      </w:r>
      <w:r w:rsidR="001F049C" w:rsidRPr="00E34565">
        <w:rPr>
          <w:rFonts w:asciiTheme="minorHAnsi" w:hAnsiTheme="minorHAnsi" w:cstheme="minorHAnsi"/>
          <w:b/>
        </w:rPr>
        <w:t>oncept of Operations (CONOPS)</w:t>
      </w:r>
      <w:bookmarkEnd w:id="17"/>
    </w:p>
    <w:bookmarkEnd w:id="6"/>
    <w:p w14:paraId="715855A3" w14:textId="3718D537" w:rsidR="00057346" w:rsidRPr="00E34565" w:rsidRDefault="00BC4F4D" w:rsidP="00622A80">
      <w:pPr>
        <w:rPr>
          <w:rFonts w:cstheme="minorHAnsi"/>
          <w:sz w:val="24"/>
          <w:szCs w:val="24"/>
        </w:rPr>
      </w:pPr>
      <w:r w:rsidRPr="00E34565">
        <w:rPr>
          <w:rFonts w:cstheme="minorHAnsi"/>
          <w:sz w:val="24"/>
          <w:szCs w:val="24"/>
        </w:rPr>
        <w:t>To</w:t>
      </w:r>
      <w:r w:rsidR="003700FB" w:rsidRPr="00E34565">
        <w:rPr>
          <w:rFonts w:cstheme="minorHAnsi"/>
          <w:sz w:val="24"/>
          <w:szCs w:val="24"/>
        </w:rPr>
        <w:t xml:space="preserve"> complete the mission </w:t>
      </w:r>
      <w:r w:rsidR="0049141D" w:rsidRPr="00E34565">
        <w:rPr>
          <w:rFonts w:cstheme="minorHAnsi"/>
          <w:sz w:val="24"/>
          <w:szCs w:val="24"/>
        </w:rPr>
        <w:t xml:space="preserve">of the competition, the demonstrator </w:t>
      </w:r>
      <w:r w:rsidR="00CD1FDD" w:rsidRPr="00E34565">
        <w:rPr>
          <w:rFonts w:cstheme="minorHAnsi"/>
          <w:sz w:val="24"/>
          <w:szCs w:val="24"/>
        </w:rPr>
        <w:t xml:space="preserve">vehicle </w:t>
      </w:r>
      <w:r w:rsidR="0021755F" w:rsidRPr="00E34565">
        <w:rPr>
          <w:rFonts w:cstheme="minorHAnsi"/>
          <w:sz w:val="24"/>
          <w:szCs w:val="24"/>
        </w:rPr>
        <w:t xml:space="preserve">will have </w:t>
      </w:r>
      <w:r w:rsidRPr="00E34565">
        <w:rPr>
          <w:rFonts w:cstheme="minorHAnsi"/>
          <w:sz w:val="24"/>
          <w:szCs w:val="24"/>
        </w:rPr>
        <w:t xml:space="preserve">several key phases of operation. </w:t>
      </w:r>
      <w:r w:rsidR="00DA7734" w:rsidRPr="00E34565">
        <w:rPr>
          <w:rFonts w:cstheme="minorHAnsi"/>
          <w:sz w:val="24"/>
          <w:szCs w:val="24"/>
        </w:rPr>
        <w:t xml:space="preserve">There is the initial set up phase </w:t>
      </w:r>
      <w:r w:rsidR="00B43D2A" w:rsidRPr="00E34565">
        <w:rPr>
          <w:rFonts w:cstheme="minorHAnsi"/>
          <w:sz w:val="24"/>
          <w:szCs w:val="24"/>
        </w:rPr>
        <w:t xml:space="preserve">where the ground crew must load the payload </w:t>
      </w:r>
      <w:r w:rsidR="00055219" w:rsidRPr="00E34565">
        <w:rPr>
          <w:rFonts w:cstheme="minorHAnsi"/>
          <w:sz w:val="24"/>
          <w:szCs w:val="24"/>
        </w:rPr>
        <w:t xml:space="preserve">into the dropper mechanism. </w:t>
      </w:r>
      <w:r w:rsidR="00916217" w:rsidRPr="00E34565">
        <w:rPr>
          <w:rFonts w:cstheme="minorHAnsi"/>
          <w:sz w:val="24"/>
          <w:szCs w:val="24"/>
        </w:rPr>
        <w:t>T</w:t>
      </w:r>
      <w:r w:rsidR="00055219" w:rsidRPr="00E34565">
        <w:rPr>
          <w:rFonts w:cstheme="minorHAnsi"/>
          <w:sz w:val="24"/>
          <w:szCs w:val="24"/>
        </w:rPr>
        <w:t xml:space="preserve">his process </w:t>
      </w:r>
      <w:r w:rsidR="00B531BC" w:rsidRPr="00E34565">
        <w:rPr>
          <w:rFonts w:cstheme="minorHAnsi"/>
          <w:sz w:val="24"/>
          <w:szCs w:val="24"/>
        </w:rPr>
        <w:t>should</w:t>
      </w:r>
      <w:r w:rsidR="00055219" w:rsidRPr="00E34565">
        <w:rPr>
          <w:rFonts w:cstheme="minorHAnsi"/>
          <w:sz w:val="24"/>
          <w:szCs w:val="24"/>
        </w:rPr>
        <w:t xml:space="preserve"> be done with ease </w:t>
      </w:r>
      <w:r w:rsidR="00916217" w:rsidRPr="00E34565">
        <w:rPr>
          <w:rFonts w:cstheme="minorHAnsi"/>
          <w:sz w:val="24"/>
          <w:szCs w:val="24"/>
        </w:rPr>
        <w:t xml:space="preserve">to </w:t>
      </w:r>
      <w:r w:rsidR="004D3685" w:rsidRPr="00E34565">
        <w:rPr>
          <w:rFonts w:cstheme="minorHAnsi"/>
          <w:sz w:val="24"/>
          <w:szCs w:val="24"/>
        </w:rPr>
        <w:t xml:space="preserve">make preparing </w:t>
      </w:r>
      <w:r w:rsidR="00B531BC" w:rsidRPr="00E34565">
        <w:rPr>
          <w:rFonts w:cstheme="minorHAnsi"/>
          <w:sz w:val="24"/>
          <w:szCs w:val="24"/>
        </w:rPr>
        <w:t>follow-up</w:t>
      </w:r>
      <w:r w:rsidR="004D3685" w:rsidRPr="00E34565">
        <w:rPr>
          <w:rFonts w:cstheme="minorHAnsi"/>
          <w:sz w:val="24"/>
          <w:szCs w:val="24"/>
        </w:rPr>
        <w:t xml:space="preserve"> flights simpler.</w:t>
      </w:r>
      <w:r w:rsidR="00A83F23" w:rsidRPr="00E34565">
        <w:rPr>
          <w:rFonts w:cstheme="minorHAnsi"/>
          <w:sz w:val="24"/>
          <w:szCs w:val="24"/>
        </w:rPr>
        <w:t xml:space="preserve"> Once the drone is in the takeoff location </w:t>
      </w:r>
      <w:r w:rsidR="008505DA" w:rsidRPr="00E34565">
        <w:rPr>
          <w:rFonts w:cstheme="minorHAnsi"/>
          <w:sz w:val="24"/>
          <w:szCs w:val="24"/>
        </w:rPr>
        <w:t xml:space="preserve">it will be </w:t>
      </w:r>
      <w:r w:rsidR="004E02BC" w:rsidRPr="00E34565">
        <w:rPr>
          <w:rFonts w:cstheme="minorHAnsi"/>
          <w:sz w:val="24"/>
          <w:szCs w:val="24"/>
        </w:rPr>
        <w:t xml:space="preserve">turned on and armed </w:t>
      </w:r>
      <w:r w:rsidR="00A85C6F" w:rsidRPr="00E34565">
        <w:rPr>
          <w:rFonts w:cstheme="minorHAnsi"/>
          <w:sz w:val="24"/>
          <w:szCs w:val="24"/>
        </w:rPr>
        <w:t>with</w:t>
      </w:r>
      <w:r w:rsidR="001D591E" w:rsidRPr="00E34565">
        <w:rPr>
          <w:rFonts w:cstheme="minorHAnsi"/>
          <w:sz w:val="24"/>
          <w:szCs w:val="24"/>
        </w:rPr>
        <w:t xml:space="preserve"> a switch on the radio controller</w:t>
      </w:r>
      <w:r w:rsidR="00A85C6F" w:rsidRPr="00E34565">
        <w:rPr>
          <w:rFonts w:cstheme="minorHAnsi"/>
          <w:sz w:val="24"/>
          <w:szCs w:val="24"/>
        </w:rPr>
        <w:t xml:space="preserve"> </w:t>
      </w:r>
      <w:r w:rsidR="004E02BC" w:rsidRPr="00E34565">
        <w:rPr>
          <w:rFonts w:cstheme="minorHAnsi"/>
          <w:sz w:val="24"/>
          <w:szCs w:val="24"/>
        </w:rPr>
        <w:t>which will be indicated by an LED</w:t>
      </w:r>
      <w:r w:rsidR="00017E00" w:rsidRPr="00E34565">
        <w:rPr>
          <w:rFonts w:cstheme="minorHAnsi"/>
          <w:sz w:val="24"/>
          <w:szCs w:val="24"/>
        </w:rPr>
        <w:t xml:space="preserve"> on the vehicle</w:t>
      </w:r>
      <w:r w:rsidR="004E02BC" w:rsidRPr="00E34565">
        <w:rPr>
          <w:rFonts w:cstheme="minorHAnsi"/>
          <w:sz w:val="24"/>
          <w:szCs w:val="24"/>
        </w:rPr>
        <w:t xml:space="preserve"> to alert anyone nearby</w:t>
      </w:r>
      <w:r w:rsidR="00CD0D59" w:rsidRPr="00E34565">
        <w:rPr>
          <w:rFonts w:cstheme="minorHAnsi"/>
          <w:sz w:val="24"/>
          <w:szCs w:val="24"/>
        </w:rPr>
        <w:t xml:space="preserve"> to clear the area. The vehicle will then transition to the autonomous takeoff </w:t>
      </w:r>
      <w:r w:rsidR="006010B3" w:rsidRPr="00E34565">
        <w:rPr>
          <w:rFonts w:cstheme="minorHAnsi"/>
          <w:sz w:val="24"/>
          <w:szCs w:val="24"/>
        </w:rPr>
        <w:t>phase where it</w:t>
      </w:r>
      <w:r w:rsidR="001F049C" w:rsidRPr="00E34565">
        <w:rPr>
          <w:rFonts w:cstheme="minorHAnsi"/>
          <w:sz w:val="24"/>
          <w:szCs w:val="24"/>
        </w:rPr>
        <w:t xml:space="preserve"> will take a few seconds to calibrate its sensors </w:t>
      </w:r>
      <w:r w:rsidR="006356C2" w:rsidRPr="00E34565">
        <w:rPr>
          <w:rFonts w:cstheme="minorHAnsi"/>
          <w:sz w:val="24"/>
          <w:szCs w:val="24"/>
        </w:rPr>
        <w:t>then begin flight operations</w:t>
      </w:r>
      <w:r w:rsidR="005B1E77" w:rsidRPr="00E34565">
        <w:rPr>
          <w:rFonts w:cstheme="minorHAnsi"/>
          <w:sz w:val="24"/>
          <w:szCs w:val="24"/>
        </w:rPr>
        <w:t xml:space="preserve"> by </w:t>
      </w:r>
      <w:r w:rsidR="00C53203" w:rsidRPr="00E34565">
        <w:rPr>
          <w:rFonts w:cstheme="minorHAnsi"/>
          <w:sz w:val="24"/>
          <w:szCs w:val="24"/>
        </w:rPr>
        <w:t>autonomously ascending to 2.5 meters</w:t>
      </w:r>
      <w:r w:rsidR="006356C2" w:rsidRPr="00E34565">
        <w:rPr>
          <w:rFonts w:cstheme="minorHAnsi"/>
          <w:sz w:val="24"/>
          <w:szCs w:val="24"/>
        </w:rPr>
        <w:t xml:space="preserve">. From takeoff the system will transition to the </w:t>
      </w:r>
      <w:r w:rsidR="004031E2" w:rsidRPr="00E34565">
        <w:rPr>
          <w:rFonts w:cstheme="minorHAnsi"/>
          <w:sz w:val="24"/>
          <w:szCs w:val="24"/>
        </w:rPr>
        <w:t>navigation phase</w:t>
      </w:r>
      <w:r w:rsidR="00A73339" w:rsidRPr="00E34565">
        <w:rPr>
          <w:rFonts w:cstheme="minorHAnsi"/>
          <w:sz w:val="24"/>
          <w:szCs w:val="24"/>
        </w:rPr>
        <w:t xml:space="preserve"> </w:t>
      </w:r>
      <w:r w:rsidR="00C53203" w:rsidRPr="00E34565">
        <w:rPr>
          <w:rFonts w:cstheme="minorHAnsi"/>
          <w:sz w:val="24"/>
          <w:szCs w:val="24"/>
        </w:rPr>
        <w:t xml:space="preserve">which can be manually </w:t>
      </w:r>
      <w:r w:rsidR="000F31D3" w:rsidRPr="00E34565">
        <w:rPr>
          <w:rFonts w:cstheme="minorHAnsi"/>
          <w:sz w:val="24"/>
          <w:szCs w:val="24"/>
        </w:rPr>
        <w:t xml:space="preserve">performed if needed. </w:t>
      </w:r>
      <w:r w:rsidR="003B6D56" w:rsidRPr="00E34565">
        <w:rPr>
          <w:rFonts w:cstheme="minorHAnsi"/>
          <w:sz w:val="24"/>
          <w:szCs w:val="24"/>
        </w:rPr>
        <w:t xml:space="preserve">After the navigation to the beacon is complete the </w:t>
      </w:r>
      <w:r w:rsidR="009C1C4B" w:rsidRPr="00E34565">
        <w:rPr>
          <w:rFonts w:cstheme="minorHAnsi"/>
          <w:sz w:val="24"/>
          <w:szCs w:val="24"/>
        </w:rPr>
        <w:t>deployment phase will begin as the drone lowers to the</w:t>
      </w:r>
      <w:r w:rsidR="006424A2" w:rsidRPr="00E34565">
        <w:rPr>
          <w:rFonts w:cstheme="minorHAnsi"/>
          <w:sz w:val="24"/>
          <w:szCs w:val="24"/>
        </w:rPr>
        <w:t xml:space="preserve"> </w:t>
      </w:r>
      <w:r w:rsidR="00DA268B" w:rsidRPr="00E34565">
        <w:rPr>
          <w:rFonts w:cstheme="minorHAnsi"/>
          <w:sz w:val="24"/>
          <w:szCs w:val="24"/>
        </w:rPr>
        <w:t>1-meter</w:t>
      </w:r>
      <w:r w:rsidR="006424A2" w:rsidRPr="00E34565">
        <w:rPr>
          <w:rFonts w:cstheme="minorHAnsi"/>
          <w:sz w:val="24"/>
          <w:szCs w:val="24"/>
        </w:rPr>
        <w:t xml:space="preserve"> drop altitude</w:t>
      </w:r>
      <w:r w:rsidR="00396937" w:rsidRPr="00E34565">
        <w:rPr>
          <w:rFonts w:cstheme="minorHAnsi"/>
          <w:sz w:val="24"/>
          <w:szCs w:val="24"/>
        </w:rPr>
        <w:t xml:space="preserve"> and hovers for 5 seconds before </w:t>
      </w:r>
      <w:r w:rsidR="00DA268B" w:rsidRPr="00E34565">
        <w:rPr>
          <w:rFonts w:cstheme="minorHAnsi"/>
          <w:sz w:val="24"/>
          <w:szCs w:val="24"/>
        </w:rPr>
        <w:t>releasing</w:t>
      </w:r>
      <w:r w:rsidR="00396937" w:rsidRPr="00E34565">
        <w:rPr>
          <w:rFonts w:cstheme="minorHAnsi"/>
          <w:sz w:val="24"/>
          <w:szCs w:val="24"/>
        </w:rPr>
        <w:t xml:space="preserve"> the </w:t>
      </w:r>
      <w:r w:rsidR="00DA268B" w:rsidRPr="00E34565">
        <w:rPr>
          <w:rFonts w:cstheme="minorHAnsi"/>
          <w:sz w:val="24"/>
          <w:szCs w:val="24"/>
        </w:rPr>
        <w:t>payload</w:t>
      </w:r>
      <w:r w:rsidR="0034373E" w:rsidRPr="00E34565">
        <w:rPr>
          <w:rFonts w:cstheme="minorHAnsi"/>
          <w:sz w:val="24"/>
          <w:szCs w:val="24"/>
        </w:rPr>
        <w:t xml:space="preserve"> which can also be manually flown</w:t>
      </w:r>
      <w:r w:rsidR="00DA268B" w:rsidRPr="00E34565">
        <w:rPr>
          <w:rFonts w:cstheme="minorHAnsi"/>
          <w:sz w:val="24"/>
          <w:szCs w:val="24"/>
        </w:rPr>
        <w:t xml:space="preserve">. At this point </w:t>
      </w:r>
      <w:r w:rsidR="00CA42D3" w:rsidRPr="00E34565">
        <w:rPr>
          <w:rFonts w:cstheme="minorHAnsi"/>
          <w:sz w:val="24"/>
          <w:szCs w:val="24"/>
        </w:rPr>
        <w:t>the mission</w:t>
      </w:r>
      <w:r w:rsidR="00DA268B" w:rsidRPr="00E34565">
        <w:rPr>
          <w:rFonts w:cstheme="minorHAnsi"/>
          <w:sz w:val="24"/>
          <w:szCs w:val="24"/>
        </w:rPr>
        <w:t xml:space="preserve"> is successful, and the recover</w:t>
      </w:r>
      <w:r w:rsidR="00717A75" w:rsidRPr="00E34565">
        <w:rPr>
          <w:rFonts w:cstheme="minorHAnsi"/>
          <w:sz w:val="24"/>
          <w:szCs w:val="24"/>
        </w:rPr>
        <w:t>y phase</w:t>
      </w:r>
      <w:r w:rsidR="00257D8C" w:rsidRPr="00E34565">
        <w:rPr>
          <w:rFonts w:cstheme="minorHAnsi"/>
          <w:sz w:val="24"/>
          <w:szCs w:val="24"/>
        </w:rPr>
        <w:t xml:space="preserve"> begins </w:t>
      </w:r>
      <w:r w:rsidR="00705AF2" w:rsidRPr="00E34565">
        <w:rPr>
          <w:rFonts w:cstheme="minorHAnsi"/>
          <w:sz w:val="24"/>
          <w:szCs w:val="24"/>
        </w:rPr>
        <w:t xml:space="preserve">as the vehicle returns to its launch point. After recovery </w:t>
      </w:r>
      <w:r w:rsidR="00B137F1" w:rsidRPr="00E34565">
        <w:rPr>
          <w:rFonts w:cstheme="minorHAnsi"/>
          <w:sz w:val="24"/>
          <w:szCs w:val="24"/>
        </w:rPr>
        <w:t>the vehicle will be inspected and repaired as needed necessitating modularity</w:t>
      </w:r>
      <w:r w:rsidR="006F7205" w:rsidRPr="00E34565">
        <w:rPr>
          <w:rFonts w:cstheme="minorHAnsi"/>
          <w:sz w:val="24"/>
          <w:szCs w:val="24"/>
        </w:rPr>
        <w:t xml:space="preserve">. A </w:t>
      </w:r>
      <w:r w:rsidR="005A03B8" w:rsidRPr="00E34565">
        <w:rPr>
          <w:rFonts w:cstheme="minorHAnsi"/>
          <w:sz w:val="24"/>
          <w:szCs w:val="24"/>
        </w:rPr>
        <w:t xml:space="preserve">qualitative </w:t>
      </w:r>
      <w:r w:rsidR="006F7205" w:rsidRPr="00E34565">
        <w:rPr>
          <w:rFonts w:cstheme="minorHAnsi"/>
          <w:sz w:val="24"/>
          <w:szCs w:val="24"/>
        </w:rPr>
        <w:t>visualization of</w:t>
      </w:r>
      <w:r w:rsidR="005A03B8" w:rsidRPr="00E34565">
        <w:rPr>
          <w:rFonts w:cstheme="minorHAnsi"/>
          <w:sz w:val="24"/>
          <w:szCs w:val="24"/>
        </w:rPr>
        <w:t xml:space="preserve"> the</w:t>
      </w:r>
      <w:r w:rsidR="006F7205" w:rsidRPr="00E34565">
        <w:rPr>
          <w:rFonts w:cstheme="minorHAnsi"/>
          <w:sz w:val="24"/>
          <w:szCs w:val="24"/>
        </w:rPr>
        <w:t xml:space="preserve"> </w:t>
      </w:r>
      <w:r w:rsidR="005A03B8" w:rsidRPr="00E34565">
        <w:rPr>
          <w:rFonts w:cstheme="minorHAnsi"/>
          <w:sz w:val="24"/>
          <w:szCs w:val="24"/>
        </w:rPr>
        <w:t>flight operation phases can be seen below</w:t>
      </w:r>
      <w:r w:rsidR="00F22D83" w:rsidRPr="00E34565">
        <w:rPr>
          <w:rFonts w:cstheme="minorHAnsi"/>
          <w:sz w:val="24"/>
          <w:szCs w:val="24"/>
        </w:rPr>
        <w:t xml:space="preserve"> in Figure 2</w:t>
      </w:r>
      <w:r w:rsidR="005A03B8" w:rsidRPr="00E34565">
        <w:rPr>
          <w:rFonts w:cstheme="minorHAnsi"/>
          <w:sz w:val="24"/>
          <w:szCs w:val="24"/>
        </w:rPr>
        <w:t>.</w:t>
      </w:r>
    </w:p>
    <w:p w14:paraId="767EB463" w14:textId="77777777" w:rsidR="0018640F" w:rsidRPr="00E34565" w:rsidRDefault="00D80CD8" w:rsidP="00BA6E53">
      <w:pPr>
        <w:keepNext/>
        <w:jc w:val="center"/>
        <w:rPr>
          <w:rFonts w:cstheme="minorHAnsi"/>
        </w:rPr>
      </w:pPr>
      <w:r w:rsidRPr="00E34565">
        <w:rPr>
          <w:rFonts w:cstheme="minorHAnsi"/>
          <w:noProof/>
        </w:rPr>
        <w:drawing>
          <wp:inline distT="0" distB="0" distL="0" distR="0" wp14:anchorId="47B3E767" wp14:editId="38151A9E">
            <wp:extent cx="4989757" cy="4365036"/>
            <wp:effectExtent l="0" t="0" r="1905" b="0"/>
            <wp:docPr id="1844907171" name="Picture 184490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907171"/>
                    <pic:cNvPicPr/>
                  </pic:nvPicPr>
                  <pic:blipFill>
                    <a:blip r:embed="rId16">
                      <a:extLst>
                        <a:ext uri="{28A0092B-C50C-407E-A947-70E740481C1C}">
                          <a14:useLocalDpi xmlns:a14="http://schemas.microsoft.com/office/drawing/2010/main" val="0"/>
                        </a:ext>
                      </a:extLst>
                    </a:blip>
                    <a:stretch>
                      <a:fillRect/>
                    </a:stretch>
                  </pic:blipFill>
                  <pic:spPr>
                    <a:xfrm>
                      <a:off x="0" y="0"/>
                      <a:ext cx="4989757" cy="4365036"/>
                    </a:xfrm>
                    <a:prstGeom prst="rect">
                      <a:avLst/>
                    </a:prstGeom>
                  </pic:spPr>
                </pic:pic>
              </a:graphicData>
            </a:graphic>
          </wp:inline>
        </w:drawing>
      </w:r>
    </w:p>
    <w:p w14:paraId="62A5B06E" w14:textId="6C778486" w:rsidR="00FE00E3" w:rsidRPr="00E34565" w:rsidRDefault="0018640F" w:rsidP="0018640F">
      <w:pPr>
        <w:pStyle w:val="Caption"/>
        <w:jc w:val="center"/>
        <w:rPr>
          <w:rFonts w:cstheme="minorHAnsi"/>
        </w:rPr>
      </w:pPr>
      <w:bookmarkStart w:id="18" w:name="_Toc153110882"/>
      <w:bookmarkStart w:id="19" w:name="_Toc165151731"/>
      <w:bookmarkStart w:id="20" w:name="_Toc165151785"/>
      <w:bookmarkStart w:id="21" w:name="_Toc165154474"/>
      <w:r w:rsidRPr="00E34565">
        <w:rPr>
          <w:rFonts w:cstheme="minorHAnsi"/>
        </w:rPr>
        <w:t xml:space="preserve">Figure </w:t>
      </w:r>
      <w:r w:rsidRPr="00E34565">
        <w:rPr>
          <w:rFonts w:cstheme="minorHAnsi"/>
        </w:rPr>
        <w:fldChar w:fldCharType="begin"/>
      </w:r>
      <w:r w:rsidRPr="00E34565">
        <w:rPr>
          <w:rFonts w:cstheme="minorHAnsi"/>
        </w:rPr>
        <w:instrText xml:space="preserve"> SEQ Figure \* ARABIC </w:instrText>
      </w:r>
      <w:r w:rsidRPr="00E34565">
        <w:rPr>
          <w:rFonts w:cstheme="minorHAnsi"/>
        </w:rPr>
        <w:fldChar w:fldCharType="separate"/>
      </w:r>
      <w:r w:rsidR="004D5113">
        <w:rPr>
          <w:rFonts w:cstheme="minorHAnsi"/>
          <w:noProof/>
        </w:rPr>
        <w:t>3</w:t>
      </w:r>
      <w:r w:rsidRPr="00E34565">
        <w:rPr>
          <w:rFonts w:cstheme="minorHAnsi"/>
        </w:rPr>
        <w:fldChar w:fldCharType="end"/>
      </w:r>
      <w:r w:rsidRPr="00E34565">
        <w:rPr>
          <w:rFonts w:cstheme="minorHAnsi"/>
        </w:rPr>
        <w:t xml:space="preserve"> </w:t>
      </w:r>
      <w:r w:rsidR="00CC3329" w:rsidRPr="00E34565">
        <w:rPr>
          <w:rFonts w:cstheme="minorHAnsi"/>
        </w:rPr>
        <w:t>–</w:t>
      </w:r>
      <w:r w:rsidRPr="00E34565">
        <w:rPr>
          <w:rFonts w:cstheme="minorHAnsi"/>
        </w:rPr>
        <w:t xml:space="preserve"> </w:t>
      </w:r>
      <w:r w:rsidR="00CC3329" w:rsidRPr="00E34565">
        <w:rPr>
          <w:rFonts w:cstheme="minorHAnsi"/>
        </w:rPr>
        <w:t xml:space="preserve">Key </w:t>
      </w:r>
      <w:r w:rsidR="00F35A2F" w:rsidRPr="00E34565">
        <w:rPr>
          <w:rFonts w:cstheme="minorHAnsi"/>
        </w:rPr>
        <w:t>P</w:t>
      </w:r>
      <w:r w:rsidR="00CC3329" w:rsidRPr="00E34565">
        <w:rPr>
          <w:rFonts w:cstheme="minorHAnsi"/>
        </w:rPr>
        <w:t xml:space="preserve">hases of </w:t>
      </w:r>
      <w:r w:rsidR="00F35A2F" w:rsidRPr="00E34565">
        <w:rPr>
          <w:rFonts w:cstheme="minorHAnsi"/>
        </w:rPr>
        <w:t>F</w:t>
      </w:r>
      <w:r w:rsidR="00CC3329" w:rsidRPr="00E34565">
        <w:rPr>
          <w:rFonts w:cstheme="minorHAnsi"/>
        </w:rPr>
        <w:t xml:space="preserve">light </w:t>
      </w:r>
      <w:r w:rsidR="00F35A2F" w:rsidRPr="00E34565">
        <w:rPr>
          <w:rFonts w:cstheme="minorHAnsi"/>
        </w:rPr>
        <w:t>O</w:t>
      </w:r>
      <w:r w:rsidR="00CC3329" w:rsidRPr="00E34565">
        <w:rPr>
          <w:rFonts w:cstheme="minorHAnsi"/>
        </w:rPr>
        <w:t>perations</w:t>
      </w:r>
      <w:bookmarkEnd w:id="18"/>
      <w:bookmarkEnd w:id="19"/>
      <w:bookmarkEnd w:id="20"/>
      <w:bookmarkEnd w:id="21"/>
    </w:p>
    <w:p w14:paraId="0F62441B" w14:textId="161D7A15" w:rsidR="00C01D1E" w:rsidRPr="00E34565" w:rsidRDefault="006F7205" w:rsidP="008859FD">
      <w:pPr>
        <w:rPr>
          <w:rFonts w:cstheme="minorHAnsi"/>
          <w:sz w:val="24"/>
          <w:szCs w:val="24"/>
        </w:rPr>
      </w:pPr>
      <w:r w:rsidRPr="00E34565">
        <w:rPr>
          <w:rFonts w:cstheme="minorHAnsi"/>
          <w:sz w:val="24"/>
          <w:szCs w:val="24"/>
        </w:rPr>
        <w:lastRenderedPageBreak/>
        <w:t xml:space="preserve">A more </w:t>
      </w:r>
      <w:r w:rsidR="005A03B8" w:rsidRPr="00E34565">
        <w:rPr>
          <w:rFonts w:cstheme="minorHAnsi"/>
          <w:sz w:val="24"/>
          <w:szCs w:val="24"/>
        </w:rPr>
        <w:t>quantitative</w:t>
      </w:r>
      <w:r w:rsidR="00C749F6" w:rsidRPr="00E34565">
        <w:rPr>
          <w:rFonts w:cstheme="minorHAnsi"/>
          <w:sz w:val="24"/>
          <w:szCs w:val="24"/>
        </w:rPr>
        <w:t xml:space="preserve"> visualization of the flight profile is shown below</w:t>
      </w:r>
      <w:r w:rsidR="00677646" w:rsidRPr="00E34565">
        <w:rPr>
          <w:rFonts w:cstheme="minorHAnsi"/>
          <w:sz w:val="24"/>
          <w:szCs w:val="24"/>
        </w:rPr>
        <w:t xml:space="preserve"> in Figure </w:t>
      </w:r>
      <w:r w:rsidR="00D74511" w:rsidRPr="00E34565">
        <w:rPr>
          <w:rFonts w:cstheme="minorHAnsi"/>
          <w:sz w:val="24"/>
          <w:szCs w:val="24"/>
        </w:rPr>
        <w:t>3</w:t>
      </w:r>
      <w:r w:rsidR="00C749F6" w:rsidRPr="00E34565">
        <w:rPr>
          <w:rFonts w:cstheme="minorHAnsi"/>
          <w:sz w:val="24"/>
          <w:szCs w:val="24"/>
        </w:rPr>
        <w:t xml:space="preserve">. </w:t>
      </w:r>
      <w:r w:rsidR="00ED637C" w:rsidRPr="00E34565">
        <w:rPr>
          <w:rFonts w:cstheme="minorHAnsi"/>
          <w:sz w:val="24"/>
          <w:szCs w:val="24"/>
        </w:rPr>
        <w:t xml:space="preserve">A single mission should not last more than one </w:t>
      </w:r>
      <w:r w:rsidR="00550BD4" w:rsidRPr="00E34565">
        <w:rPr>
          <w:rFonts w:cstheme="minorHAnsi"/>
          <w:sz w:val="24"/>
          <w:szCs w:val="24"/>
        </w:rPr>
        <w:t xml:space="preserve">minute even at slow speeds. </w:t>
      </w:r>
      <w:r w:rsidR="00F67E96" w:rsidRPr="00E34565">
        <w:rPr>
          <w:rFonts w:cstheme="minorHAnsi"/>
          <w:sz w:val="24"/>
          <w:szCs w:val="24"/>
        </w:rPr>
        <w:t xml:space="preserve">This flight profile </w:t>
      </w:r>
      <w:r w:rsidR="00E25E35" w:rsidRPr="00E34565">
        <w:rPr>
          <w:rFonts w:cstheme="minorHAnsi"/>
          <w:sz w:val="24"/>
          <w:szCs w:val="24"/>
        </w:rPr>
        <w:t>should never require the vehicle to</w:t>
      </w:r>
      <w:r w:rsidR="00D74B8B" w:rsidRPr="00E34565">
        <w:rPr>
          <w:rFonts w:cstheme="minorHAnsi"/>
          <w:sz w:val="24"/>
          <w:szCs w:val="24"/>
        </w:rPr>
        <w:t xml:space="preserve"> travel much faster than </w:t>
      </w:r>
      <w:r w:rsidR="005F26A7" w:rsidRPr="00E34565">
        <w:rPr>
          <w:rFonts w:cstheme="minorHAnsi"/>
          <w:sz w:val="24"/>
          <w:szCs w:val="24"/>
        </w:rPr>
        <w:t>1 m</w:t>
      </w:r>
      <w:r w:rsidR="00AC7E4C" w:rsidRPr="00E34565">
        <w:rPr>
          <w:rFonts w:cstheme="minorHAnsi"/>
          <w:sz w:val="24"/>
          <w:szCs w:val="24"/>
        </w:rPr>
        <w:t>eter/second even for the longest-range scenario within the test volume.</w:t>
      </w:r>
    </w:p>
    <w:p w14:paraId="7B491F4B" w14:textId="77777777" w:rsidR="00BA6E53" w:rsidRPr="00E34565" w:rsidRDefault="00BA6E53" w:rsidP="64DCF5B8">
      <w:pPr>
        <w:keepNext/>
        <w:spacing w:after="0"/>
        <w:jc w:val="center"/>
        <w:rPr>
          <w:rFonts w:cstheme="minorHAnsi"/>
        </w:rPr>
      </w:pPr>
      <w:r w:rsidRPr="00E34565">
        <w:rPr>
          <w:rFonts w:cstheme="minorHAnsi"/>
          <w:noProof/>
        </w:rPr>
        <w:drawing>
          <wp:inline distT="0" distB="0" distL="0" distR="0" wp14:anchorId="0BD2DCCE" wp14:editId="2360D5B0">
            <wp:extent cx="6010275" cy="3667125"/>
            <wp:effectExtent l="0" t="0" r="9525" b="9525"/>
            <wp:docPr id="783969688" name="Chart 1">
              <a:extLst xmlns:a="http://schemas.openxmlformats.org/drawingml/2006/main">
                <a:ext uri="{FF2B5EF4-FFF2-40B4-BE49-F238E27FC236}">
                  <a16:creationId xmlns:a16="http://schemas.microsoft.com/office/drawing/2014/main" id="{0A795F0D-86E1-5382-156F-F30D42AA7E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F427822" w14:textId="01E4E0A5" w:rsidR="00BA6E53" w:rsidRPr="00E34565" w:rsidRDefault="00BA6E53" w:rsidP="00BA6E53">
      <w:pPr>
        <w:pStyle w:val="Caption"/>
        <w:jc w:val="center"/>
        <w:rPr>
          <w:rFonts w:cstheme="minorHAnsi"/>
        </w:rPr>
      </w:pPr>
      <w:bookmarkStart w:id="22" w:name="_Toc153110883"/>
      <w:bookmarkStart w:id="23" w:name="_Toc165151732"/>
      <w:bookmarkStart w:id="24" w:name="_Toc165151786"/>
      <w:bookmarkStart w:id="25" w:name="_Toc165154475"/>
      <w:r w:rsidRPr="00E34565">
        <w:rPr>
          <w:rFonts w:cstheme="minorHAnsi"/>
        </w:rPr>
        <w:t xml:space="preserve">Figure </w:t>
      </w:r>
      <w:r w:rsidRPr="00E34565">
        <w:rPr>
          <w:rFonts w:cstheme="minorHAnsi"/>
        </w:rPr>
        <w:fldChar w:fldCharType="begin"/>
      </w:r>
      <w:r w:rsidRPr="00E34565">
        <w:rPr>
          <w:rFonts w:cstheme="minorHAnsi"/>
        </w:rPr>
        <w:instrText xml:space="preserve"> SEQ Figure \* ARABIC </w:instrText>
      </w:r>
      <w:r w:rsidRPr="00E34565">
        <w:rPr>
          <w:rFonts w:cstheme="minorHAnsi"/>
        </w:rPr>
        <w:fldChar w:fldCharType="separate"/>
      </w:r>
      <w:r w:rsidR="004D5113">
        <w:rPr>
          <w:rFonts w:cstheme="minorHAnsi"/>
          <w:noProof/>
        </w:rPr>
        <w:t>4</w:t>
      </w:r>
      <w:r w:rsidRPr="00E34565">
        <w:rPr>
          <w:rFonts w:cstheme="minorHAnsi"/>
        </w:rPr>
        <w:fldChar w:fldCharType="end"/>
      </w:r>
      <w:r w:rsidRPr="00E34565">
        <w:rPr>
          <w:rFonts w:cstheme="minorHAnsi"/>
        </w:rPr>
        <w:t xml:space="preserve"> </w:t>
      </w:r>
      <w:r w:rsidR="00CC3329" w:rsidRPr="00E34565">
        <w:rPr>
          <w:rFonts w:cstheme="minorHAnsi"/>
        </w:rPr>
        <w:t>–</w:t>
      </w:r>
      <w:r w:rsidRPr="00E34565">
        <w:rPr>
          <w:rFonts w:cstheme="minorHAnsi"/>
        </w:rPr>
        <w:t xml:space="preserve"> </w:t>
      </w:r>
      <w:r w:rsidR="00CC3329" w:rsidRPr="00E34565">
        <w:rPr>
          <w:rFonts w:cstheme="minorHAnsi"/>
        </w:rPr>
        <w:t>Flight Profile of Drone</w:t>
      </w:r>
      <w:bookmarkEnd w:id="22"/>
      <w:bookmarkEnd w:id="23"/>
      <w:bookmarkEnd w:id="24"/>
      <w:bookmarkEnd w:id="25"/>
    </w:p>
    <w:p w14:paraId="2A9BD230" w14:textId="01401CB1" w:rsidR="007C49B4" w:rsidRPr="00E34565" w:rsidRDefault="00FD17F1" w:rsidP="008859FD">
      <w:pPr>
        <w:rPr>
          <w:rFonts w:cstheme="minorHAnsi"/>
          <w:sz w:val="24"/>
          <w:szCs w:val="24"/>
        </w:rPr>
      </w:pPr>
      <w:r w:rsidRPr="00E34565">
        <w:rPr>
          <w:rFonts w:cstheme="minorHAnsi"/>
          <w:sz w:val="24"/>
          <w:szCs w:val="24"/>
        </w:rPr>
        <w:t>To</w:t>
      </w:r>
      <w:r w:rsidR="00603BC4" w:rsidRPr="00E34565">
        <w:rPr>
          <w:rFonts w:cstheme="minorHAnsi"/>
          <w:sz w:val="24"/>
          <w:szCs w:val="24"/>
        </w:rPr>
        <w:t xml:space="preserve"> facilitate </w:t>
      </w:r>
      <w:r w:rsidR="00703E34" w:rsidRPr="00E34565">
        <w:rPr>
          <w:rFonts w:cstheme="minorHAnsi"/>
          <w:sz w:val="24"/>
          <w:szCs w:val="24"/>
        </w:rPr>
        <w:t xml:space="preserve">flight </w:t>
      </w:r>
      <w:r w:rsidR="0005676C" w:rsidRPr="00E34565">
        <w:rPr>
          <w:rFonts w:cstheme="minorHAnsi"/>
          <w:sz w:val="24"/>
          <w:szCs w:val="24"/>
        </w:rPr>
        <w:t xml:space="preserve">operations, the vehicle design </w:t>
      </w:r>
      <w:r w:rsidR="00853D9F" w:rsidRPr="00E34565">
        <w:rPr>
          <w:rFonts w:cstheme="minorHAnsi"/>
          <w:sz w:val="24"/>
          <w:szCs w:val="24"/>
        </w:rPr>
        <w:t>must have a</w:t>
      </w:r>
      <w:r w:rsidR="00DB3927" w:rsidRPr="00E34565">
        <w:rPr>
          <w:rFonts w:cstheme="minorHAnsi"/>
          <w:sz w:val="24"/>
          <w:szCs w:val="24"/>
        </w:rPr>
        <w:t xml:space="preserve">n </w:t>
      </w:r>
      <w:r w:rsidR="0031276B" w:rsidRPr="00E34565">
        <w:rPr>
          <w:rFonts w:cstheme="minorHAnsi"/>
          <w:sz w:val="24"/>
          <w:szCs w:val="24"/>
        </w:rPr>
        <w:t xml:space="preserve">electronics </w:t>
      </w:r>
      <w:r w:rsidR="0034433E" w:rsidRPr="00E34565">
        <w:rPr>
          <w:rFonts w:cstheme="minorHAnsi"/>
          <w:sz w:val="24"/>
          <w:szCs w:val="24"/>
        </w:rPr>
        <w:t xml:space="preserve">system suited to the task. </w:t>
      </w:r>
      <w:r w:rsidR="00F357F6" w:rsidRPr="00E34565">
        <w:rPr>
          <w:rFonts w:cstheme="minorHAnsi"/>
          <w:sz w:val="24"/>
          <w:szCs w:val="24"/>
        </w:rPr>
        <w:t xml:space="preserve">The heart of such a system will </w:t>
      </w:r>
      <w:r w:rsidR="00BC6CC5" w:rsidRPr="00E34565">
        <w:rPr>
          <w:rFonts w:cstheme="minorHAnsi"/>
          <w:sz w:val="24"/>
          <w:szCs w:val="24"/>
        </w:rPr>
        <w:t xml:space="preserve">be </w:t>
      </w:r>
      <w:r w:rsidR="002A6D34" w:rsidRPr="00E34565">
        <w:rPr>
          <w:rFonts w:cstheme="minorHAnsi"/>
          <w:sz w:val="24"/>
          <w:szCs w:val="24"/>
        </w:rPr>
        <w:t xml:space="preserve">a sufficiently </w:t>
      </w:r>
      <w:r w:rsidR="00876AF6" w:rsidRPr="00E34565">
        <w:rPr>
          <w:rFonts w:cstheme="minorHAnsi"/>
          <w:sz w:val="24"/>
          <w:szCs w:val="24"/>
        </w:rPr>
        <w:t xml:space="preserve">powerful flight computer for </w:t>
      </w:r>
      <w:r w:rsidR="007C1381" w:rsidRPr="00E34565">
        <w:rPr>
          <w:rFonts w:cstheme="minorHAnsi"/>
          <w:sz w:val="24"/>
          <w:szCs w:val="24"/>
        </w:rPr>
        <w:t xml:space="preserve">flight planning, navigation, and control of the </w:t>
      </w:r>
      <w:r w:rsidR="00842569" w:rsidRPr="00E34565">
        <w:rPr>
          <w:rFonts w:cstheme="minorHAnsi"/>
          <w:sz w:val="24"/>
          <w:szCs w:val="24"/>
        </w:rPr>
        <w:t>vehicle. The computer wil</w:t>
      </w:r>
      <w:r w:rsidR="00C73F9C" w:rsidRPr="00E34565">
        <w:rPr>
          <w:rFonts w:cstheme="minorHAnsi"/>
          <w:sz w:val="24"/>
          <w:szCs w:val="24"/>
        </w:rPr>
        <w:t xml:space="preserve">l receive data from the </w:t>
      </w:r>
      <w:r w:rsidR="002C403C">
        <w:rPr>
          <w:rFonts w:cstheme="minorHAnsi"/>
          <w:sz w:val="24"/>
          <w:szCs w:val="24"/>
        </w:rPr>
        <w:t>Pozyx</w:t>
      </w:r>
      <w:r w:rsidR="00C73F9C" w:rsidRPr="00E34565">
        <w:rPr>
          <w:rFonts w:cstheme="minorHAnsi"/>
          <w:sz w:val="24"/>
          <w:szCs w:val="24"/>
        </w:rPr>
        <w:t xml:space="preserve"> sensor </w:t>
      </w:r>
      <w:r w:rsidR="00163E6E" w:rsidRPr="00E34565">
        <w:rPr>
          <w:rFonts w:cstheme="minorHAnsi"/>
          <w:sz w:val="24"/>
          <w:szCs w:val="24"/>
        </w:rPr>
        <w:t>to</w:t>
      </w:r>
      <w:r w:rsidR="00833AAB" w:rsidRPr="00E34565">
        <w:rPr>
          <w:rFonts w:cstheme="minorHAnsi"/>
          <w:sz w:val="24"/>
          <w:szCs w:val="24"/>
        </w:rPr>
        <w:t xml:space="preserve"> understand its location in the </w:t>
      </w:r>
      <w:r w:rsidR="00365C1E" w:rsidRPr="00E34565">
        <w:rPr>
          <w:rFonts w:cstheme="minorHAnsi"/>
          <w:sz w:val="24"/>
          <w:szCs w:val="24"/>
        </w:rPr>
        <w:t>XY plan</w:t>
      </w:r>
      <w:r w:rsidR="00163E6E" w:rsidRPr="00E34565">
        <w:rPr>
          <w:rFonts w:cstheme="minorHAnsi"/>
          <w:sz w:val="24"/>
          <w:szCs w:val="24"/>
        </w:rPr>
        <w:t>e</w:t>
      </w:r>
      <w:r w:rsidR="00A123B5" w:rsidRPr="00E34565">
        <w:rPr>
          <w:rFonts w:cstheme="minorHAnsi"/>
          <w:sz w:val="24"/>
          <w:szCs w:val="24"/>
        </w:rPr>
        <w:t xml:space="preserve"> as well as </w:t>
      </w:r>
      <w:r w:rsidR="00446FE9" w:rsidRPr="00E34565">
        <w:rPr>
          <w:rFonts w:cstheme="minorHAnsi"/>
          <w:sz w:val="24"/>
          <w:szCs w:val="24"/>
        </w:rPr>
        <w:t xml:space="preserve">the roll-pitch-yaw angles of the </w:t>
      </w:r>
      <w:r w:rsidR="00A85FA6" w:rsidRPr="00E34565">
        <w:rPr>
          <w:rFonts w:cstheme="minorHAnsi"/>
          <w:sz w:val="24"/>
          <w:szCs w:val="24"/>
        </w:rPr>
        <w:t>craft</w:t>
      </w:r>
      <w:r w:rsidR="00163E6E" w:rsidRPr="00E34565">
        <w:rPr>
          <w:rFonts w:cstheme="minorHAnsi"/>
          <w:sz w:val="24"/>
          <w:szCs w:val="24"/>
        </w:rPr>
        <w:t xml:space="preserve">. An </w:t>
      </w:r>
      <w:r w:rsidR="39F8E65B" w:rsidRPr="00E34565">
        <w:rPr>
          <w:rFonts w:cstheme="minorHAnsi"/>
          <w:sz w:val="24"/>
          <w:szCs w:val="24"/>
        </w:rPr>
        <w:t>additional</w:t>
      </w:r>
      <w:r w:rsidR="00163E6E" w:rsidRPr="00E34565">
        <w:rPr>
          <w:rFonts w:cstheme="minorHAnsi"/>
          <w:sz w:val="24"/>
          <w:szCs w:val="24"/>
        </w:rPr>
        <w:t xml:space="preserve"> sensor will be added </w:t>
      </w:r>
      <w:r w:rsidR="00A123B5" w:rsidRPr="00E34565">
        <w:rPr>
          <w:rFonts w:cstheme="minorHAnsi"/>
          <w:sz w:val="24"/>
          <w:szCs w:val="24"/>
        </w:rPr>
        <w:t>to gain additional altitude</w:t>
      </w:r>
      <w:r w:rsidR="00A85FA6" w:rsidRPr="00E34565">
        <w:rPr>
          <w:rFonts w:cstheme="minorHAnsi"/>
          <w:sz w:val="24"/>
          <w:szCs w:val="24"/>
        </w:rPr>
        <w:t xml:space="preserve"> </w:t>
      </w:r>
      <w:r w:rsidR="00476D73" w:rsidRPr="00E34565">
        <w:rPr>
          <w:rFonts w:cstheme="minorHAnsi"/>
          <w:sz w:val="24"/>
          <w:szCs w:val="24"/>
        </w:rPr>
        <w:t xml:space="preserve">data which will be fused with the </w:t>
      </w:r>
      <w:r w:rsidR="002C403C">
        <w:rPr>
          <w:rFonts w:cstheme="minorHAnsi"/>
          <w:sz w:val="24"/>
          <w:szCs w:val="24"/>
        </w:rPr>
        <w:t>Pozyx</w:t>
      </w:r>
      <w:r w:rsidR="00476D73" w:rsidRPr="00E34565">
        <w:rPr>
          <w:rFonts w:cstheme="minorHAnsi"/>
          <w:sz w:val="24"/>
          <w:szCs w:val="24"/>
        </w:rPr>
        <w:t xml:space="preserve"> data through a Kalman Filter </w:t>
      </w:r>
      <w:r w:rsidR="00E94C10" w:rsidRPr="00E34565">
        <w:rPr>
          <w:rFonts w:cstheme="minorHAnsi"/>
          <w:sz w:val="24"/>
          <w:szCs w:val="24"/>
        </w:rPr>
        <w:t>to</w:t>
      </w:r>
      <w:r w:rsidR="00E538D3" w:rsidRPr="00E34565">
        <w:rPr>
          <w:rFonts w:cstheme="minorHAnsi"/>
          <w:sz w:val="24"/>
          <w:szCs w:val="24"/>
        </w:rPr>
        <w:t xml:space="preserve"> correct for the higher noise that </w:t>
      </w:r>
      <w:r w:rsidR="002C403C">
        <w:rPr>
          <w:rFonts w:cstheme="minorHAnsi"/>
          <w:sz w:val="24"/>
          <w:szCs w:val="24"/>
        </w:rPr>
        <w:t>Pozyx</w:t>
      </w:r>
      <w:r w:rsidR="00E538D3" w:rsidRPr="00E34565">
        <w:rPr>
          <w:rFonts w:cstheme="minorHAnsi"/>
          <w:sz w:val="24"/>
          <w:szCs w:val="24"/>
        </w:rPr>
        <w:t xml:space="preserve"> will generate in the </w:t>
      </w:r>
      <w:r w:rsidR="00E94C10" w:rsidRPr="00E34565">
        <w:rPr>
          <w:rFonts w:cstheme="minorHAnsi"/>
          <w:sz w:val="24"/>
          <w:szCs w:val="24"/>
        </w:rPr>
        <w:t xml:space="preserve">Z dimension due to </w:t>
      </w:r>
      <w:r w:rsidR="00357C0E" w:rsidRPr="00E34565">
        <w:rPr>
          <w:rFonts w:cstheme="minorHAnsi"/>
          <w:sz w:val="24"/>
          <w:szCs w:val="24"/>
        </w:rPr>
        <w:t xml:space="preserve">limitations of the test environment. </w:t>
      </w:r>
      <w:r w:rsidR="00B9764B" w:rsidRPr="00E34565">
        <w:rPr>
          <w:rFonts w:cstheme="minorHAnsi"/>
          <w:sz w:val="24"/>
          <w:szCs w:val="24"/>
        </w:rPr>
        <w:t xml:space="preserve">A radio receiver will also be critical to allow the operator to issue commands from the remote control </w:t>
      </w:r>
      <w:r w:rsidR="003562D6" w:rsidRPr="00E34565">
        <w:rPr>
          <w:rFonts w:cstheme="minorHAnsi"/>
          <w:sz w:val="24"/>
          <w:szCs w:val="24"/>
        </w:rPr>
        <w:t xml:space="preserve">as well as </w:t>
      </w:r>
      <w:r w:rsidR="0092666D" w:rsidRPr="00E34565">
        <w:rPr>
          <w:rFonts w:cstheme="minorHAnsi"/>
          <w:sz w:val="24"/>
          <w:szCs w:val="24"/>
        </w:rPr>
        <w:t xml:space="preserve">enable </w:t>
      </w:r>
      <w:r w:rsidR="003562D6" w:rsidRPr="00E34565">
        <w:rPr>
          <w:rFonts w:cstheme="minorHAnsi"/>
          <w:sz w:val="24"/>
          <w:szCs w:val="24"/>
        </w:rPr>
        <w:t>manual flight control</w:t>
      </w:r>
      <w:r w:rsidR="0092666D" w:rsidRPr="00E34565">
        <w:rPr>
          <w:rFonts w:cstheme="minorHAnsi"/>
          <w:sz w:val="24"/>
          <w:szCs w:val="24"/>
        </w:rPr>
        <w:t xml:space="preserve"> if necessary. </w:t>
      </w:r>
      <w:r w:rsidR="00492286" w:rsidRPr="00E34565">
        <w:rPr>
          <w:rFonts w:cstheme="minorHAnsi"/>
          <w:sz w:val="24"/>
          <w:szCs w:val="24"/>
        </w:rPr>
        <w:t xml:space="preserve">The flight computer </w:t>
      </w:r>
      <w:r w:rsidR="00D764E7" w:rsidRPr="00E34565">
        <w:rPr>
          <w:rFonts w:cstheme="minorHAnsi"/>
          <w:sz w:val="24"/>
          <w:szCs w:val="24"/>
        </w:rPr>
        <w:t xml:space="preserve">utilizes </w:t>
      </w:r>
      <w:r w:rsidR="00902AE1" w:rsidRPr="00E34565">
        <w:rPr>
          <w:rFonts w:cstheme="minorHAnsi"/>
          <w:sz w:val="24"/>
          <w:szCs w:val="24"/>
        </w:rPr>
        <w:t xml:space="preserve">this information to </w:t>
      </w:r>
      <w:r w:rsidR="00BF74EA" w:rsidRPr="00E34565">
        <w:rPr>
          <w:rFonts w:cstheme="minorHAnsi"/>
          <w:sz w:val="24"/>
          <w:szCs w:val="24"/>
        </w:rPr>
        <w:t xml:space="preserve">produce </w:t>
      </w:r>
      <w:r w:rsidR="00DA237C" w:rsidRPr="00E34565">
        <w:rPr>
          <w:rFonts w:cstheme="minorHAnsi"/>
          <w:sz w:val="24"/>
          <w:szCs w:val="24"/>
        </w:rPr>
        <w:t xml:space="preserve">output commands </w:t>
      </w:r>
      <w:r w:rsidR="00A524FA" w:rsidRPr="00E34565">
        <w:rPr>
          <w:rFonts w:cstheme="minorHAnsi"/>
          <w:sz w:val="24"/>
          <w:szCs w:val="24"/>
        </w:rPr>
        <w:t xml:space="preserve">which will be sent to the electronic speed controllers (ESCs) </w:t>
      </w:r>
      <w:r w:rsidR="006F19FC" w:rsidRPr="00E34565">
        <w:rPr>
          <w:rFonts w:cstheme="minorHAnsi"/>
          <w:sz w:val="24"/>
          <w:szCs w:val="24"/>
        </w:rPr>
        <w:t>which</w:t>
      </w:r>
      <w:r w:rsidR="00902AE1" w:rsidRPr="00E34565">
        <w:rPr>
          <w:rFonts w:cstheme="minorHAnsi"/>
          <w:sz w:val="24"/>
          <w:szCs w:val="24"/>
        </w:rPr>
        <w:t xml:space="preserve"> then direct the motors themselves.</w:t>
      </w:r>
      <w:r w:rsidR="007D76F9" w:rsidRPr="00E34565">
        <w:rPr>
          <w:rFonts w:cstheme="minorHAnsi"/>
          <w:sz w:val="24"/>
          <w:szCs w:val="24"/>
        </w:rPr>
        <w:t xml:space="preserve"> Not shown below in </w:t>
      </w:r>
      <w:r w:rsidR="003B2C4A" w:rsidRPr="00E34565">
        <w:rPr>
          <w:rFonts w:cstheme="minorHAnsi"/>
          <w:sz w:val="24"/>
          <w:szCs w:val="24"/>
        </w:rPr>
        <w:t xml:space="preserve">Figure </w:t>
      </w:r>
      <w:r w:rsidR="00D74511" w:rsidRPr="00E34565">
        <w:rPr>
          <w:rFonts w:cstheme="minorHAnsi"/>
          <w:sz w:val="24"/>
          <w:szCs w:val="24"/>
        </w:rPr>
        <w:t>4</w:t>
      </w:r>
      <w:r w:rsidR="003B2C4A" w:rsidRPr="00E34565">
        <w:rPr>
          <w:rFonts w:cstheme="minorHAnsi"/>
          <w:sz w:val="24"/>
          <w:szCs w:val="24"/>
        </w:rPr>
        <w:t xml:space="preserve"> below is </w:t>
      </w:r>
      <w:r w:rsidR="0021594E" w:rsidRPr="00E34565">
        <w:rPr>
          <w:rFonts w:cstheme="minorHAnsi"/>
          <w:sz w:val="24"/>
          <w:szCs w:val="24"/>
        </w:rPr>
        <w:t xml:space="preserve">any of the electrical power </w:t>
      </w:r>
      <w:r w:rsidR="005233AE" w:rsidRPr="00E34565">
        <w:rPr>
          <w:rFonts w:cstheme="minorHAnsi"/>
          <w:sz w:val="24"/>
          <w:szCs w:val="24"/>
        </w:rPr>
        <w:t xml:space="preserve">systems, </w:t>
      </w:r>
      <w:r w:rsidR="00840401" w:rsidRPr="00E34565">
        <w:rPr>
          <w:rFonts w:cstheme="minorHAnsi"/>
          <w:sz w:val="24"/>
          <w:szCs w:val="24"/>
        </w:rPr>
        <w:t xml:space="preserve">it is purely a </w:t>
      </w:r>
      <w:r w:rsidR="002036D0" w:rsidRPr="00E34565">
        <w:rPr>
          <w:rFonts w:cstheme="minorHAnsi"/>
          <w:sz w:val="24"/>
          <w:szCs w:val="24"/>
        </w:rPr>
        <w:t>visual</w:t>
      </w:r>
      <w:r w:rsidR="000E709E" w:rsidRPr="00E34565">
        <w:rPr>
          <w:rFonts w:cstheme="minorHAnsi"/>
          <w:sz w:val="24"/>
          <w:szCs w:val="24"/>
        </w:rPr>
        <w:t xml:space="preserve"> for data flow.</w:t>
      </w:r>
    </w:p>
    <w:p w14:paraId="5B9DF11C" w14:textId="77777777" w:rsidR="00CF11C1" w:rsidRPr="00E34565" w:rsidRDefault="0039374C" w:rsidP="00CF11C1">
      <w:pPr>
        <w:keepNext/>
        <w:jc w:val="center"/>
        <w:rPr>
          <w:rFonts w:cstheme="minorHAnsi"/>
        </w:rPr>
      </w:pPr>
      <w:r w:rsidRPr="00E34565">
        <w:rPr>
          <w:rFonts w:cstheme="minorHAnsi"/>
          <w:noProof/>
          <w:sz w:val="28"/>
          <w:szCs w:val="28"/>
          <w:u w:val="single"/>
        </w:rPr>
        <w:lastRenderedPageBreak/>
        <w:drawing>
          <wp:inline distT="0" distB="0" distL="0" distR="0" wp14:anchorId="1EC8AD7B" wp14:editId="621220A5">
            <wp:extent cx="4887989" cy="5393854"/>
            <wp:effectExtent l="0" t="0" r="8255" b="0"/>
            <wp:docPr id="7" name="Picture 7">
              <a:extLst xmlns:a="http://schemas.openxmlformats.org/drawingml/2006/main">
                <a:ext uri="{FF2B5EF4-FFF2-40B4-BE49-F238E27FC236}">
                  <a16:creationId xmlns:a16="http://schemas.microsoft.com/office/drawing/2014/main" id="{D424F64F-0662-E08D-2E3F-72C63EBB9F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FF2B5EF4-FFF2-40B4-BE49-F238E27FC236}">
                          <a16:creationId xmlns:a16="http://schemas.microsoft.com/office/drawing/2014/main" id="{D424F64F-0662-E08D-2E3F-72C63EBB9FBF}"/>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87989" cy="5393854"/>
                    </a:xfrm>
                    <a:prstGeom prst="rect">
                      <a:avLst/>
                    </a:prstGeom>
                  </pic:spPr>
                </pic:pic>
              </a:graphicData>
            </a:graphic>
          </wp:inline>
        </w:drawing>
      </w:r>
    </w:p>
    <w:p w14:paraId="5C0C6948" w14:textId="2B8C5AAA" w:rsidR="007D71F9" w:rsidRPr="00E34565" w:rsidRDefault="00CF11C1" w:rsidP="00CF11C1">
      <w:pPr>
        <w:pStyle w:val="Caption"/>
        <w:jc w:val="center"/>
        <w:rPr>
          <w:rFonts w:cstheme="minorHAnsi"/>
          <w:sz w:val="28"/>
          <w:szCs w:val="28"/>
          <w:u w:val="single"/>
        </w:rPr>
      </w:pPr>
      <w:bookmarkStart w:id="26" w:name="_Toc153110884"/>
      <w:bookmarkStart w:id="27" w:name="_Toc165151733"/>
      <w:bookmarkStart w:id="28" w:name="_Toc165151787"/>
      <w:bookmarkStart w:id="29" w:name="_Toc165154476"/>
      <w:r w:rsidRPr="00E34565">
        <w:rPr>
          <w:rFonts w:cstheme="minorHAnsi"/>
        </w:rPr>
        <w:t xml:space="preserve">Figure </w:t>
      </w:r>
      <w:r w:rsidRPr="00E34565">
        <w:rPr>
          <w:rFonts w:cstheme="minorHAnsi"/>
        </w:rPr>
        <w:fldChar w:fldCharType="begin"/>
      </w:r>
      <w:r w:rsidRPr="00E34565">
        <w:rPr>
          <w:rFonts w:cstheme="minorHAnsi"/>
        </w:rPr>
        <w:instrText xml:space="preserve"> SEQ Figure \* ARABIC </w:instrText>
      </w:r>
      <w:r w:rsidRPr="00E34565">
        <w:rPr>
          <w:rFonts w:cstheme="minorHAnsi"/>
        </w:rPr>
        <w:fldChar w:fldCharType="separate"/>
      </w:r>
      <w:r w:rsidR="004D5113">
        <w:rPr>
          <w:rFonts w:cstheme="minorHAnsi"/>
          <w:noProof/>
        </w:rPr>
        <w:t>5</w:t>
      </w:r>
      <w:r w:rsidRPr="00E34565">
        <w:rPr>
          <w:rFonts w:cstheme="minorHAnsi"/>
        </w:rPr>
        <w:fldChar w:fldCharType="end"/>
      </w:r>
      <w:r w:rsidRPr="00E34565">
        <w:rPr>
          <w:rFonts w:cstheme="minorHAnsi"/>
        </w:rPr>
        <w:t xml:space="preserve"> - End to End Communication Diagram</w:t>
      </w:r>
      <w:bookmarkEnd w:id="26"/>
      <w:bookmarkEnd w:id="27"/>
      <w:bookmarkEnd w:id="28"/>
      <w:bookmarkEnd w:id="29"/>
    </w:p>
    <w:p w14:paraId="78FDCDF4" w14:textId="38A18AD5" w:rsidR="00AA2D7A" w:rsidRPr="00E34565" w:rsidRDefault="00AA2D7A" w:rsidP="2EE65783">
      <w:pPr>
        <w:pStyle w:val="Heading1"/>
        <w:rPr>
          <w:rFonts w:asciiTheme="minorHAnsi" w:hAnsiTheme="minorHAnsi" w:cstheme="minorHAnsi"/>
          <w:b/>
          <w:sz w:val="28"/>
          <w:szCs w:val="28"/>
          <w:u w:val="single"/>
        </w:rPr>
      </w:pPr>
      <w:bookmarkStart w:id="30" w:name="_Toc165154443"/>
      <w:r w:rsidRPr="00E34565">
        <w:rPr>
          <w:rFonts w:asciiTheme="minorHAnsi" w:hAnsiTheme="minorHAnsi" w:cstheme="minorHAnsi"/>
          <w:b/>
        </w:rPr>
        <w:t>Requirements</w:t>
      </w:r>
      <w:bookmarkEnd w:id="30"/>
    </w:p>
    <w:p w14:paraId="3D8E4D38" w14:textId="4550A806" w:rsidR="00A066FD" w:rsidRPr="00E34565" w:rsidRDefault="00A066FD" w:rsidP="00AA2D7A">
      <w:pPr>
        <w:rPr>
          <w:rFonts w:cstheme="minorHAnsi"/>
          <w:sz w:val="24"/>
          <w:szCs w:val="24"/>
        </w:rPr>
      </w:pPr>
      <w:r w:rsidRPr="00E34565">
        <w:rPr>
          <w:rFonts w:cstheme="minorHAnsi"/>
          <w:sz w:val="24"/>
          <w:szCs w:val="24"/>
        </w:rPr>
        <w:t xml:space="preserve">Based </w:t>
      </w:r>
      <w:r w:rsidR="00E503CC" w:rsidRPr="00E34565">
        <w:rPr>
          <w:rFonts w:cstheme="minorHAnsi"/>
          <w:sz w:val="24"/>
          <w:szCs w:val="24"/>
        </w:rPr>
        <w:t>on</w:t>
      </w:r>
      <w:r w:rsidRPr="00E34565">
        <w:rPr>
          <w:rFonts w:cstheme="minorHAnsi"/>
          <w:sz w:val="24"/>
          <w:szCs w:val="24"/>
        </w:rPr>
        <w:t xml:space="preserve"> the </w:t>
      </w:r>
      <w:r w:rsidR="00FF59F4" w:rsidRPr="00E34565">
        <w:rPr>
          <w:rFonts w:cstheme="minorHAnsi"/>
          <w:sz w:val="24"/>
          <w:szCs w:val="24"/>
        </w:rPr>
        <w:t>request for proposal</w:t>
      </w:r>
      <w:r w:rsidR="009F2553" w:rsidRPr="00E34565">
        <w:rPr>
          <w:rFonts w:cstheme="minorHAnsi"/>
          <w:sz w:val="24"/>
          <w:szCs w:val="24"/>
        </w:rPr>
        <w:t xml:space="preserve"> (RFP)</w:t>
      </w:r>
      <w:r w:rsidR="00FF59F4" w:rsidRPr="00E34565">
        <w:rPr>
          <w:rFonts w:cstheme="minorHAnsi"/>
          <w:sz w:val="24"/>
          <w:szCs w:val="24"/>
        </w:rPr>
        <w:t xml:space="preserve"> along with </w:t>
      </w:r>
      <w:r w:rsidR="00694C20" w:rsidRPr="00E34565">
        <w:rPr>
          <w:rFonts w:cstheme="minorHAnsi"/>
          <w:sz w:val="24"/>
          <w:szCs w:val="24"/>
        </w:rPr>
        <w:t xml:space="preserve">the </w:t>
      </w:r>
      <w:r w:rsidR="009F2553" w:rsidRPr="00E34565">
        <w:rPr>
          <w:rFonts w:cstheme="minorHAnsi"/>
          <w:sz w:val="24"/>
          <w:szCs w:val="24"/>
        </w:rPr>
        <w:t>CONOPS</w:t>
      </w:r>
      <w:r w:rsidR="0029309A" w:rsidRPr="00E34565">
        <w:rPr>
          <w:rFonts w:cstheme="minorHAnsi"/>
          <w:sz w:val="24"/>
          <w:szCs w:val="24"/>
        </w:rPr>
        <w:t xml:space="preserve"> </w:t>
      </w:r>
      <w:r w:rsidR="003171AA" w:rsidRPr="00E34565">
        <w:rPr>
          <w:rFonts w:cstheme="minorHAnsi"/>
          <w:sz w:val="24"/>
          <w:szCs w:val="24"/>
        </w:rPr>
        <w:t xml:space="preserve">the </w:t>
      </w:r>
      <w:r w:rsidR="00BB37E1" w:rsidRPr="00E34565">
        <w:rPr>
          <w:rFonts w:cstheme="minorHAnsi"/>
          <w:sz w:val="24"/>
          <w:szCs w:val="24"/>
        </w:rPr>
        <w:t xml:space="preserve">requirements </w:t>
      </w:r>
      <w:r w:rsidR="00557889" w:rsidRPr="00E34565">
        <w:rPr>
          <w:rFonts w:cstheme="minorHAnsi"/>
          <w:sz w:val="24"/>
          <w:szCs w:val="24"/>
        </w:rPr>
        <w:t>can be derived for</w:t>
      </w:r>
      <w:r w:rsidR="0034484E" w:rsidRPr="00E34565">
        <w:rPr>
          <w:rFonts w:cstheme="minorHAnsi"/>
          <w:sz w:val="24"/>
          <w:szCs w:val="24"/>
        </w:rPr>
        <w:t xml:space="preserve"> project</w:t>
      </w:r>
      <w:r w:rsidR="00DA0395" w:rsidRPr="00E34565">
        <w:rPr>
          <w:rFonts w:cstheme="minorHAnsi"/>
          <w:sz w:val="24"/>
          <w:szCs w:val="24"/>
        </w:rPr>
        <w:t xml:space="preserve"> G</w:t>
      </w:r>
      <w:r w:rsidR="002C403C">
        <w:rPr>
          <w:rFonts w:cstheme="minorHAnsi"/>
          <w:sz w:val="24"/>
          <w:szCs w:val="24"/>
        </w:rPr>
        <w:t>EOFF</w:t>
      </w:r>
      <w:r w:rsidR="00DA0395" w:rsidRPr="00E34565">
        <w:rPr>
          <w:rFonts w:cstheme="minorHAnsi"/>
          <w:sz w:val="24"/>
          <w:szCs w:val="24"/>
        </w:rPr>
        <w:t xml:space="preserve"> </w:t>
      </w:r>
      <w:r w:rsidR="0022133C" w:rsidRPr="00E34565">
        <w:rPr>
          <w:rFonts w:cstheme="minorHAnsi"/>
          <w:sz w:val="24"/>
          <w:szCs w:val="24"/>
        </w:rPr>
        <w:t>These have been broken down</w:t>
      </w:r>
      <w:r w:rsidR="00447EE3" w:rsidRPr="00E34565">
        <w:rPr>
          <w:rFonts w:cstheme="minorHAnsi"/>
          <w:sz w:val="24"/>
          <w:szCs w:val="24"/>
        </w:rPr>
        <w:t xml:space="preserve"> </w:t>
      </w:r>
      <w:r w:rsidR="0064230D" w:rsidRPr="00E34565">
        <w:rPr>
          <w:rFonts w:cstheme="minorHAnsi"/>
          <w:sz w:val="24"/>
          <w:szCs w:val="24"/>
        </w:rPr>
        <w:t xml:space="preserve">flight </w:t>
      </w:r>
      <w:r w:rsidR="00E160BB" w:rsidRPr="00E34565">
        <w:rPr>
          <w:rFonts w:cstheme="minorHAnsi"/>
          <w:sz w:val="24"/>
          <w:szCs w:val="24"/>
        </w:rPr>
        <w:t>requirements</w:t>
      </w:r>
      <w:r w:rsidR="00A832C3" w:rsidRPr="00E34565">
        <w:rPr>
          <w:rFonts w:cstheme="minorHAnsi"/>
          <w:sz w:val="24"/>
          <w:szCs w:val="24"/>
        </w:rPr>
        <w:t xml:space="preserve"> (FR)</w:t>
      </w:r>
      <w:r w:rsidR="00CC729C" w:rsidRPr="00E34565">
        <w:rPr>
          <w:rFonts w:cstheme="minorHAnsi"/>
          <w:sz w:val="24"/>
          <w:szCs w:val="24"/>
        </w:rPr>
        <w:t xml:space="preserve"> pertaining to flight operations, platform requ</w:t>
      </w:r>
      <w:r w:rsidR="00B2681C" w:rsidRPr="00E34565">
        <w:rPr>
          <w:rFonts w:cstheme="minorHAnsi"/>
          <w:sz w:val="24"/>
          <w:szCs w:val="24"/>
        </w:rPr>
        <w:t>irements</w:t>
      </w:r>
      <w:r w:rsidR="00A832C3" w:rsidRPr="00E34565">
        <w:rPr>
          <w:rFonts w:cstheme="minorHAnsi"/>
          <w:sz w:val="24"/>
          <w:szCs w:val="24"/>
        </w:rPr>
        <w:t xml:space="preserve"> (PR)</w:t>
      </w:r>
      <w:r w:rsidR="00B2681C" w:rsidRPr="00E34565">
        <w:rPr>
          <w:rFonts w:cstheme="minorHAnsi"/>
          <w:sz w:val="24"/>
          <w:szCs w:val="24"/>
        </w:rPr>
        <w:t xml:space="preserve"> </w:t>
      </w:r>
      <w:r w:rsidR="00677F28" w:rsidRPr="00E34565">
        <w:rPr>
          <w:rFonts w:cstheme="minorHAnsi"/>
          <w:sz w:val="24"/>
          <w:szCs w:val="24"/>
        </w:rPr>
        <w:t>pe</w:t>
      </w:r>
      <w:r w:rsidR="00A832C3" w:rsidRPr="00E34565">
        <w:rPr>
          <w:rFonts w:cstheme="minorHAnsi"/>
          <w:sz w:val="24"/>
          <w:szCs w:val="24"/>
        </w:rPr>
        <w:t xml:space="preserve">rtaining to </w:t>
      </w:r>
      <w:r w:rsidR="001D6ECB" w:rsidRPr="00E34565">
        <w:rPr>
          <w:rFonts w:cstheme="minorHAnsi"/>
          <w:sz w:val="24"/>
          <w:szCs w:val="24"/>
        </w:rPr>
        <w:t xml:space="preserve">the vehicle platform, and </w:t>
      </w:r>
      <w:r w:rsidR="0037319E" w:rsidRPr="00E34565">
        <w:rPr>
          <w:rFonts w:cstheme="minorHAnsi"/>
          <w:sz w:val="24"/>
          <w:szCs w:val="24"/>
        </w:rPr>
        <w:t xml:space="preserve">logistical requirements (LR) pertaining to the logistical needs for this competition. </w:t>
      </w:r>
      <w:r w:rsidR="00390F49" w:rsidRPr="00E34565">
        <w:rPr>
          <w:rFonts w:cstheme="minorHAnsi"/>
          <w:sz w:val="24"/>
          <w:szCs w:val="24"/>
        </w:rPr>
        <w:t>Requirements</w:t>
      </w:r>
      <w:r w:rsidR="00C21D9D" w:rsidRPr="00E34565">
        <w:rPr>
          <w:rFonts w:cstheme="minorHAnsi"/>
          <w:sz w:val="24"/>
          <w:szCs w:val="24"/>
        </w:rPr>
        <w:t xml:space="preserve"> ta</w:t>
      </w:r>
      <w:r w:rsidR="00390F49" w:rsidRPr="00E34565">
        <w:rPr>
          <w:rFonts w:cstheme="minorHAnsi"/>
          <w:sz w:val="24"/>
          <w:szCs w:val="24"/>
        </w:rPr>
        <w:t>ble</w:t>
      </w:r>
      <w:r w:rsidR="00C21D9D" w:rsidRPr="00E34565">
        <w:rPr>
          <w:rFonts w:cstheme="minorHAnsi"/>
          <w:sz w:val="24"/>
          <w:szCs w:val="24"/>
        </w:rPr>
        <w:t xml:space="preserve"> shown below in </w:t>
      </w:r>
      <w:r w:rsidR="00380374">
        <w:rPr>
          <w:rFonts w:cstheme="minorHAnsi"/>
          <w:sz w:val="24"/>
          <w:szCs w:val="24"/>
        </w:rPr>
        <w:t>Table 2</w:t>
      </w:r>
      <w:r w:rsidR="00390F49" w:rsidRPr="00E34565">
        <w:rPr>
          <w:rFonts w:cstheme="minorHAnsi"/>
          <w:sz w:val="24"/>
          <w:szCs w:val="24"/>
        </w:rPr>
        <w:t>.</w:t>
      </w:r>
    </w:p>
    <w:p w14:paraId="1FE575A2" w14:textId="77777777" w:rsidR="00C863D0" w:rsidRPr="00E34565" w:rsidRDefault="00C863D0">
      <w:pPr>
        <w:rPr>
          <w:rFonts w:cstheme="minorHAnsi"/>
          <w:i/>
          <w:color w:val="44546A" w:themeColor="text2"/>
          <w:sz w:val="18"/>
          <w:szCs w:val="18"/>
        </w:rPr>
      </w:pPr>
      <w:r w:rsidRPr="00E34565">
        <w:rPr>
          <w:rFonts w:cstheme="minorHAnsi"/>
        </w:rPr>
        <w:br w:type="page"/>
      </w:r>
    </w:p>
    <w:p w14:paraId="59417F4B" w14:textId="74627C76" w:rsidR="00212697" w:rsidRPr="00E34565" w:rsidRDefault="00212697" w:rsidP="00C863D0">
      <w:pPr>
        <w:pStyle w:val="Caption"/>
        <w:keepNext/>
        <w:jc w:val="center"/>
        <w:rPr>
          <w:rFonts w:cstheme="minorHAnsi"/>
        </w:rPr>
      </w:pPr>
      <w:bookmarkStart w:id="31" w:name="_Toc164977694"/>
      <w:bookmarkStart w:id="32" w:name="_Toc165151743"/>
      <w:bookmarkStart w:id="33" w:name="_Toc165154505"/>
      <w:bookmarkStart w:id="34" w:name="_Toc165154681"/>
      <w:r w:rsidRPr="00E34565">
        <w:rPr>
          <w:rFonts w:cstheme="minorHAnsi"/>
        </w:rPr>
        <w:lastRenderedPageBreak/>
        <w:t xml:space="preserve">Table </w:t>
      </w:r>
      <w:r w:rsidRPr="00E34565">
        <w:rPr>
          <w:rFonts w:cstheme="minorHAnsi"/>
        </w:rPr>
        <w:fldChar w:fldCharType="begin"/>
      </w:r>
      <w:r w:rsidRPr="00E34565">
        <w:rPr>
          <w:rFonts w:cstheme="minorHAnsi"/>
        </w:rPr>
        <w:instrText xml:space="preserve"> SEQ Table \* ARABIC </w:instrText>
      </w:r>
      <w:r w:rsidRPr="00E34565">
        <w:rPr>
          <w:rFonts w:cstheme="minorHAnsi"/>
        </w:rPr>
        <w:fldChar w:fldCharType="separate"/>
      </w:r>
      <w:r w:rsidR="004D5113">
        <w:rPr>
          <w:rFonts w:cstheme="minorHAnsi"/>
          <w:noProof/>
        </w:rPr>
        <w:t>2</w:t>
      </w:r>
      <w:r w:rsidRPr="00E34565">
        <w:rPr>
          <w:rFonts w:cstheme="minorHAnsi"/>
        </w:rPr>
        <w:fldChar w:fldCharType="end"/>
      </w:r>
      <w:r w:rsidRPr="00E34565">
        <w:rPr>
          <w:rFonts w:cstheme="minorHAnsi"/>
        </w:rPr>
        <w:t xml:space="preserve"> - List of Requirements</w:t>
      </w:r>
      <w:bookmarkEnd w:id="31"/>
      <w:bookmarkEnd w:id="32"/>
      <w:bookmarkEnd w:id="33"/>
      <w:bookmarkEnd w:id="34"/>
    </w:p>
    <w:tbl>
      <w:tblPr>
        <w:tblStyle w:val="GridTable1Light"/>
        <w:tblW w:w="0" w:type="auto"/>
        <w:tblLook w:val="04A0" w:firstRow="1" w:lastRow="0" w:firstColumn="1" w:lastColumn="0" w:noHBand="0" w:noVBand="1"/>
      </w:tblPr>
      <w:tblGrid>
        <w:gridCol w:w="1607"/>
        <w:gridCol w:w="1411"/>
        <w:gridCol w:w="4185"/>
        <w:gridCol w:w="2047"/>
      </w:tblGrid>
      <w:tr w:rsidR="00770EFA" w:rsidRPr="007C49B4" w14:paraId="0C712504" w14:textId="77777777" w:rsidTr="003C52F7">
        <w:trPr>
          <w:gridAfter w:val="2"/>
          <w:cnfStyle w:val="100000000000" w:firstRow="1" w:lastRow="0" w:firstColumn="0" w:lastColumn="0" w:oddVBand="0" w:evenVBand="0" w:oddHBand="0" w:evenHBand="0" w:firstRowFirstColumn="0" w:firstRowLastColumn="0" w:lastRowFirstColumn="0" w:lastRowLastColumn="0"/>
          <w:wAfter w:w="6232" w:type="dxa"/>
        </w:trPr>
        <w:tc>
          <w:tcPr>
            <w:cnfStyle w:val="001000000000" w:firstRow="0" w:lastRow="0" w:firstColumn="1" w:lastColumn="0" w:oddVBand="0" w:evenVBand="0" w:oddHBand="0" w:evenHBand="0" w:firstRowFirstColumn="0" w:firstRowLastColumn="0" w:lastRowFirstColumn="0" w:lastRowLastColumn="0"/>
            <w:tcW w:w="3018" w:type="dxa"/>
            <w:gridSpan w:val="2"/>
          </w:tcPr>
          <w:p w14:paraId="4C4BA120" w14:textId="6130428E" w:rsidR="00770EFA" w:rsidRPr="00E34565" w:rsidRDefault="00770EFA" w:rsidP="00AA2D7A">
            <w:pPr>
              <w:rPr>
                <w:rFonts w:cstheme="minorHAnsi"/>
                <w:sz w:val="28"/>
                <w:szCs w:val="28"/>
              </w:rPr>
            </w:pPr>
            <w:r w:rsidRPr="00E34565">
              <w:rPr>
                <w:rFonts w:cstheme="minorHAnsi"/>
                <w:sz w:val="28"/>
                <w:szCs w:val="28"/>
              </w:rPr>
              <w:t>Legend</w:t>
            </w:r>
          </w:p>
        </w:tc>
      </w:tr>
      <w:tr w:rsidR="00770EFA" w:rsidRPr="007C49B4" w14:paraId="503D8797" w14:textId="77777777" w:rsidTr="003C52F7">
        <w:trPr>
          <w:gridAfter w:val="2"/>
          <w:wAfter w:w="6232" w:type="dxa"/>
        </w:trPr>
        <w:tc>
          <w:tcPr>
            <w:cnfStyle w:val="001000000000" w:firstRow="0" w:lastRow="0" w:firstColumn="1" w:lastColumn="0" w:oddVBand="0" w:evenVBand="0" w:oddHBand="0" w:evenHBand="0" w:firstRowFirstColumn="0" w:firstRowLastColumn="0" w:lastRowFirstColumn="0" w:lastRowLastColumn="0"/>
            <w:tcW w:w="3018" w:type="dxa"/>
            <w:gridSpan w:val="2"/>
          </w:tcPr>
          <w:p w14:paraId="60408CE3" w14:textId="6A946DA2" w:rsidR="00770EFA" w:rsidRPr="00E34565" w:rsidRDefault="00770EFA" w:rsidP="00AA2D7A">
            <w:pPr>
              <w:rPr>
                <w:rFonts w:cstheme="minorHAnsi"/>
                <w:b w:val="0"/>
                <w:sz w:val="24"/>
                <w:szCs w:val="24"/>
              </w:rPr>
            </w:pPr>
            <w:r w:rsidRPr="00E34565">
              <w:rPr>
                <w:rFonts w:cstheme="minorHAnsi"/>
                <w:b w:val="0"/>
                <w:sz w:val="24"/>
                <w:szCs w:val="24"/>
              </w:rPr>
              <w:t>FR = Flight Requirement</w:t>
            </w:r>
          </w:p>
          <w:p w14:paraId="358D6FB4" w14:textId="07B29F42" w:rsidR="00770EFA" w:rsidRPr="00E34565" w:rsidRDefault="00770EFA" w:rsidP="00AA2D7A">
            <w:pPr>
              <w:rPr>
                <w:rFonts w:cstheme="minorHAnsi"/>
                <w:sz w:val="24"/>
                <w:szCs w:val="24"/>
              </w:rPr>
            </w:pPr>
            <w:r w:rsidRPr="00E34565">
              <w:rPr>
                <w:rFonts w:cstheme="minorHAnsi"/>
                <w:b w:val="0"/>
                <w:sz w:val="24"/>
                <w:szCs w:val="24"/>
              </w:rPr>
              <w:t xml:space="preserve">PR = </w:t>
            </w:r>
            <w:r w:rsidR="003E0822" w:rsidRPr="00E34565">
              <w:rPr>
                <w:rFonts w:cstheme="minorHAnsi"/>
                <w:b w:val="0"/>
                <w:sz w:val="24"/>
                <w:szCs w:val="24"/>
              </w:rPr>
              <w:t>Platform Requirement</w:t>
            </w:r>
          </w:p>
          <w:p w14:paraId="6BA5BC81" w14:textId="5CC7C0E3" w:rsidR="006D0606" w:rsidRPr="00E34565" w:rsidRDefault="006D0606" w:rsidP="00AA2D7A">
            <w:pPr>
              <w:rPr>
                <w:rFonts w:cstheme="minorHAnsi"/>
                <w:b w:val="0"/>
                <w:sz w:val="24"/>
                <w:szCs w:val="24"/>
              </w:rPr>
            </w:pPr>
            <w:r w:rsidRPr="00E34565">
              <w:rPr>
                <w:rFonts w:cstheme="minorHAnsi"/>
                <w:b w:val="0"/>
                <w:sz w:val="24"/>
                <w:szCs w:val="24"/>
              </w:rPr>
              <w:t>LR = Logistic</w:t>
            </w:r>
            <w:r w:rsidR="00447EE3" w:rsidRPr="00E34565">
              <w:rPr>
                <w:rFonts w:cstheme="minorHAnsi"/>
                <w:b w:val="0"/>
                <w:sz w:val="24"/>
                <w:szCs w:val="24"/>
              </w:rPr>
              <w:t>al</w:t>
            </w:r>
            <w:r w:rsidRPr="00E34565">
              <w:rPr>
                <w:rFonts w:cstheme="minorHAnsi"/>
                <w:b w:val="0"/>
                <w:sz w:val="24"/>
                <w:szCs w:val="24"/>
              </w:rPr>
              <w:t xml:space="preserve"> Requirement</w:t>
            </w:r>
          </w:p>
        </w:tc>
      </w:tr>
      <w:tr w:rsidR="004A69AC" w:rsidRPr="004A69AC" w14:paraId="4CF648B1" w14:textId="77777777" w:rsidTr="003C52F7">
        <w:trPr>
          <w:trHeight w:val="548"/>
        </w:trPr>
        <w:tc>
          <w:tcPr>
            <w:cnfStyle w:val="001000000000" w:firstRow="0" w:lastRow="0" w:firstColumn="1" w:lastColumn="0" w:oddVBand="0" w:evenVBand="0" w:oddHBand="0" w:evenHBand="0" w:firstRowFirstColumn="0" w:firstRowLastColumn="0" w:lastRowFirstColumn="0" w:lastRowLastColumn="0"/>
            <w:tcW w:w="1607" w:type="dxa"/>
            <w:hideMark/>
          </w:tcPr>
          <w:p w14:paraId="090D6B05" w14:textId="77777777" w:rsidR="004A69AC" w:rsidRPr="00E34565" w:rsidRDefault="004A69AC" w:rsidP="004A69AC">
            <w:pPr>
              <w:rPr>
                <w:rFonts w:cstheme="minorHAnsi"/>
                <w:sz w:val="28"/>
                <w:szCs w:val="28"/>
              </w:rPr>
            </w:pPr>
            <w:r w:rsidRPr="00E34565">
              <w:rPr>
                <w:rFonts w:cstheme="minorHAnsi"/>
                <w:sz w:val="28"/>
                <w:szCs w:val="28"/>
              </w:rPr>
              <w:t>Number</w:t>
            </w:r>
          </w:p>
        </w:tc>
        <w:tc>
          <w:tcPr>
            <w:tcW w:w="5596" w:type="dxa"/>
            <w:gridSpan w:val="2"/>
            <w:hideMark/>
          </w:tcPr>
          <w:p w14:paraId="62CF66E5" w14:textId="77777777" w:rsidR="004A69AC" w:rsidRPr="00E34565" w:rsidRDefault="004A69AC" w:rsidP="004A69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E34565">
              <w:rPr>
                <w:rFonts w:cstheme="minorHAnsi"/>
                <w:b/>
                <w:sz w:val="28"/>
                <w:szCs w:val="28"/>
              </w:rPr>
              <w:t>Requirement</w:t>
            </w:r>
          </w:p>
        </w:tc>
        <w:tc>
          <w:tcPr>
            <w:tcW w:w="2047" w:type="dxa"/>
            <w:hideMark/>
          </w:tcPr>
          <w:p w14:paraId="49AB555A" w14:textId="77777777" w:rsidR="004A69AC" w:rsidRPr="00E34565" w:rsidRDefault="004A69AC" w:rsidP="004A69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E34565">
              <w:rPr>
                <w:rFonts w:cstheme="minorHAnsi"/>
                <w:b/>
                <w:sz w:val="28"/>
                <w:szCs w:val="28"/>
              </w:rPr>
              <w:t>Source</w:t>
            </w:r>
          </w:p>
        </w:tc>
      </w:tr>
      <w:tr w:rsidR="004A69AC" w:rsidRPr="004A69AC" w14:paraId="01306C0D" w14:textId="77777777" w:rsidTr="003C52F7">
        <w:trPr>
          <w:trHeight w:val="958"/>
        </w:trPr>
        <w:tc>
          <w:tcPr>
            <w:cnfStyle w:val="001000000000" w:firstRow="0" w:lastRow="0" w:firstColumn="1" w:lastColumn="0" w:oddVBand="0" w:evenVBand="0" w:oddHBand="0" w:evenHBand="0" w:firstRowFirstColumn="0" w:firstRowLastColumn="0" w:lastRowFirstColumn="0" w:lastRowLastColumn="0"/>
            <w:tcW w:w="1607" w:type="dxa"/>
            <w:hideMark/>
          </w:tcPr>
          <w:p w14:paraId="1F4F96D4" w14:textId="77777777" w:rsidR="004A69AC" w:rsidRPr="00E34565" w:rsidRDefault="004A69AC" w:rsidP="004A69AC">
            <w:pPr>
              <w:spacing w:after="160" w:line="259" w:lineRule="auto"/>
              <w:rPr>
                <w:rFonts w:cstheme="minorHAnsi"/>
                <w:b w:val="0"/>
                <w:sz w:val="24"/>
                <w:szCs w:val="24"/>
              </w:rPr>
            </w:pPr>
            <w:r w:rsidRPr="00E34565">
              <w:rPr>
                <w:rFonts w:cstheme="minorHAnsi"/>
                <w:b w:val="0"/>
                <w:sz w:val="24"/>
                <w:szCs w:val="24"/>
              </w:rPr>
              <w:t>FR1</w:t>
            </w:r>
          </w:p>
        </w:tc>
        <w:tc>
          <w:tcPr>
            <w:tcW w:w="5596" w:type="dxa"/>
            <w:gridSpan w:val="2"/>
            <w:hideMark/>
          </w:tcPr>
          <w:p w14:paraId="4B5A0567" w14:textId="77777777" w:rsidR="004A69AC" w:rsidRPr="00E34565" w:rsidRDefault="004A69AC" w:rsidP="004A69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The vehicle shall take-off and autonomously fly to the location of a beacon sensor for. </w:t>
            </w:r>
          </w:p>
        </w:tc>
        <w:tc>
          <w:tcPr>
            <w:tcW w:w="2047" w:type="dxa"/>
            <w:hideMark/>
          </w:tcPr>
          <w:p w14:paraId="578E17B5" w14:textId="77777777" w:rsidR="004A69AC" w:rsidRPr="00E34565" w:rsidRDefault="004A69AC" w:rsidP="004A69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RFP</w:t>
            </w:r>
          </w:p>
        </w:tc>
      </w:tr>
      <w:tr w:rsidR="004A69AC" w:rsidRPr="004A69AC" w14:paraId="4631A580" w14:textId="77777777" w:rsidTr="003C52F7">
        <w:trPr>
          <w:trHeight w:val="1369"/>
        </w:trPr>
        <w:tc>
          <w:tcPr>
            <w:cnfStyle w:val="001000000000" w:firstRow="0" w:lastRow="0" w:firstColumn="1" w:lastColumn="0" w:oddVBand="0" w:evenVBand="0" w:oddHBand="0" w:evenHBand="0" w:firstRowFirstColumn="0" w:firstRowLastColumn="0" w:lastRowFirstColumn="0" w:lastRowLastColumn="0"/>
            <w:tcW w:w="1607" w:type="dxa"/>
            <w:hideMark/>
          </w:tcPr>
          <w:p w14:paraId="39ADD46A" w14:textId="77777777" w:rsidR="004A69AC" w:rsidRPr="00E34565" w:rsidRDefault="004A69AC" w:rsidP="004A69AC">
            <w:pPr>
              <w:spacing w:after="160" w:line="259" w:lineRule="auto"/>
              <w:rPr>
                <w:rFonts w:cstheme="minorHAnsi"/>
                <w:b w:val="0"/>
                <w:sz w:val="24"/>
                <w:szCs w:val="24"/>
              </w:rPr>
            </w:pPr>
            <w:r w:rsidRPr="00E34565">
              <w:rPr>
                <w:rFonts w:cstheme="minorHAnsi"/>
                <w:b w:val="0"/>
                <w:sz w:val="24"/>
                <w:szCs w:val="24"/>
              </w:rPr>
              <w:t>FR1.1</w:t>
            </w:r>
          </w:p>
        </w:tc>
        <w:tc>
          <w:tcPr>
            <w:tcW w:w="5596" w:type="dxa"/>
            <w:gridSpan w:val="2"/>
            <w:hideMark/>
          </w:tcPr>
          <w:p w14:paraId="5CBAA7FF" w14:textId="2A369709" w:rsidR="004A69AC" w:rsidRPr="00E34565" w:rsidRDefault="004A69AC" w:rsidP="004A69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The vehicle shall hover over the beacon sensor for 5</w:t>
            </w:r>
            <w:r w:rsidR="008C43BB" w:rsidRPr="00E34565">
              <w:rPr>
                <w:rFonts w:cstheme="minorHAnsi"/>
                <w:sz w:val="24"/>
                <w:szCs w:val="24"/>
              </w:rPr>
              <w:t xml:space="preserve"> </w:t>
            </w:r>
            <w:r w:rsidRPr="00E34565">
              <w:rPr>
                <w:rFonts w:cstheme="minorHAnsi"/>
                <w:sz w:val="24"/>
                <w:szCs w:val="24"/>
              </w:rPr>
              <w:t>s</w:t>
            </w:r>
            <w:r w:rsidR="008C43BB" w:rsidRPr="00E34565">
              <w:rPr>
                <w:rFonts w:cstheme="minorHAnsi"/>
                <w:sz w:val="24"/>
                <w:szCs w:val="24"/>
              </w:rPr>
              <w:t>econds</w:t>
            </w:r>
            <w:r w:rsidRPr="00E34565">
              <w:rPr>
                <w:rFonts w:cstheme="minorHAnsi"/>
                <w:sz w:val="24"/>
                <w:szCs w:val="24"/>
              </w:rPr>
              <w:t xml:space="preserve"> and descend to an altitude within</w:t>
            </w:r>
            <w:r w:rsidR="008C43BB" w:rsidRPr="00E34565">
              <w:rPr>
                <w:rFonts w:cstheme="minorHAnsi"/>
                <w:sz w:val="24"/>
                <w:szCs w:val="24"/>
              </w:rPr>
              <w:t xml:space="preserve"> </w:t>
            </w:r>
            <w:r w:rsidRPr="00E34565">
              <w:rPr>
                <w:rFonts w:cstheme="minorHAnsi"/>
                <w:sz w:val="24"/>
                <w:szCs w:val="24"/>
              </w:rPr>
              <w:t>1</w:t>
            </w:r>
            <w:r w:rsidR="008C43BB" w:rsidRPr="00E34565">
              <w:rPr>
                <w:rFonts w:cstheme="minorHAnsi"/>
                <w:sz w:val="24"/>
                <w:szCs w:val="24"/>
              </w:rPr>
              <w:t>-</w:t>
            </w:r>
            <w:r w:rsidRPr="00E34565">
              <w:rPr>
                <w:rFonts w:cstheme="minorHAnsi"/>
                <w:sz w:val="24"/>
                <w:szCs w:val="24"/>
              </w:rPr>
              <w:t>m</w:t>
            </w:r>
            <w:r w:rsidR="008C43BB" w:rsidRPr="00E34565">
              <w:rPr>
                <w:rFonts w:cstheme="minorHAnsi"/>
                <w:sz w:val="24"/>
                <w:szCs w:val="24"/>
              </w:rPr>
              <w:t>eter</w:t>
            </w:r>
            <w:r w:rsidRPr="00E34565">
              <w:rPr>
                <w:rFonts w:cstheme="minorHAnsi"/>
                <w:sz w:val="24"/>
                <w:szCs w:val="24"/>
              </w:rPr>
              <w:t xml:space="preserve"> of the beacon sensor.</w:t>
            </w:r>
          </w:p>
        </w:tc>
        <w:tc>
          <w:tcPr>
            <w:tcW w:w="2047" w:type="dxa"/>
            <w:hideMark/>
          </w:tcPr>
          <w:p w14:paraId="7FCBBD7F" w14:textId="77777777" w:rsidR="004A69AC" w:rsidRPr="00E34565" w:rsidRDefault="004A69AC" w:rsidP="004A69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RFP, FR1</w:t>
            </w:r>
          </w:p>
        </w:tc>
      </w:tr>
      <w:tr w:rsidR="004A69AC" w:rsidRPr="004A69AC" w14:paraId="57A77BA0" w14:textId="77777777" w:rsidTr="003C52F7">
        <w:trPr>
          <w:trHeight w:val="958"/>
        </w:trPr>
        <w:tc>
          <w:tcPr>
            <w:cnfStyle w:val="001000000000" w:firstRow="0" w:lastRow="0" w:firstColumn="1" w:lastColumn="0" w:oddVBand="0" w:evenVBand="0" w:oddHBand="0" w:evenHBand="0" w:firstRowFirstColumn="0" w:firstRowLastColumn="0" w:lastRowFirstColumn="0" w:lastRowLastColumn="0"/>
            <w:tcW w:w="1607" w:type="dxa"/>
            <w:hideMark/>
          </w:tcPr>
          <w:p w14:paraId="79A6FCC8" w14:textId="77777777" w:rsidR="004A69AC" w:rsidRPr="00E34565" w:rsidRDefault="004A69AC" w:rsidP="004A69AC">
            <w:pPr>
              <w:spacing w:after="160" w:line="259" w:lineRule="auto"/>
              <w:rPr>
                <w:rFonts w:cstheme="minorHAnsi"/>
                <w:b w:val="0"/>
                <w:sz w:val="24"/>
                <w:szCs w:val="24"/>
              </w:rPr>
            </w:pPr>
            <w:r w:rsidRPr="00E34565">
              <w:rPr>
                <w:rFonts w:cstheme="minorHAnsi"/>
                <w:b w:val="0"/>
                <w:sz w:val="24"/>
                <w:szCs w:val="24"/>
              </w:rPr>
              <w:t>FR1.1.1</w:t>
            </w:r>
          </w:p>
        </w:tc>
        <w:tc>
          <w:tcPr>
            <w:tcW w:w="5596" w:type="dxa"/>
            <w:gridSpan w:val="2"/>
            <w:hideMark/>
          </w:tcPr>
          <w:p w14:paraId="163C8A55" w14:textId="77777777" w:rsidR="004A69AC" w:rsidRPr="00E34565" w:rsidRDefault="004A69AC" w:rsidP="004A69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Vehicle controller shall autonomously fly the drone in a calm sea state.</w:t>
            </w:r>
          </w:p>
        </w:tc>
        <w:tc>
          <w:tcPr>
            <w:tcW w:w="2047" w:type="dxa"/>
            <w:hideMark/>
          </w:tcPr>
          <w:p w14:paraId="2B939428" w14:textId="77777777" w:rsidR="004A69AC" w:rsidRPr="00E34565" w:rsidRDefault="004A69AC" w:rsidP="004A69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FR1, FR1.1, RFP</w:t>
            </w:r>
          </w:p>
        </w:tc>
      </w:tr>
      <w:tr w:rsidR="004A69AC" w:rsidRPr="004A69AC" w14:paraId="72E58D01" w14:textId="77777777" w:rsidTr="003C52F7">
        <w:trPr>
          <w:trHeight w:val="958"/>
        </w:trPr>
        <w:tc>
          <w:tcPr>
            <w:cnfStyle w:val="001000000000" w:firstRow="0" w:lastRow="0" w:firstColumn="1" w:lastColumn="0" w:oddVBand="0" w:evenVBand="0" w:oddHBand="0" w:evenHBand="0" w:firstRowFirstColumn="0" w:firstRowLastColumn="0" w:lastRowFirstColumn="0" w:lastRowLastColumn="0"/>
            <w:tcW w:w="1607" w:type="dxa"/>
            <w:hideMark/>
          </w:tcPr>
          <w:p w14:paraId="4F3E92B3" w14:textId="77777777" w:rsidR="004A69AC" w:rsidRPr="00E34565" w:rsidRDefault="004A69AC" w:rsidP="004A69AC">
            <w:pPr>
              <w:spacing w:after="160" w:line="259" w:lineRule="auto"/>
              <w:rPr>
                <w:rFonts w:cstheme="minorHAnsi"/>
                <w:b w:val="0"/>
                <w:sz w:val="24"/>
                <w:szCs w:val="24"/>
              </w:rPr>
            </w:pPr>
            <w:r w:rsidRPr="00E34565">
              <w:rPr>
                <w:rFonts w:cstheme="minorHAnsi"/>
                <w:b w:val="0"/>
                <w:sz w:val="24"/>
                <w:szCs w:val="24"/>
              </w:rPr>
              <w:t>FR1.1.1A</w:t>
            </w:r>
          </w:p>
        </w:tc>
        <w:tc>
          <w:tcPr>
            <w:tcW w:w="5596" w:type="dxa"/>
            <w:gridSpan w:val="2"/>
            <w:hideMark/>
          </w:tcPr>
          <w:p w14:paraId="2E8EB43F" w14:textId="77777777" w:rsidR="004A69AC" w:rsidRPr="00E34565" w:rsidRDefault="004A69AC" w:rsidP="004A69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Navigation shall accurately determine XYZ position and roll-pitch-yaw angles.</w:t>
            </w:r>
          </w:p>
        </w:tc>
        <w:tc>
          <w:tcPr>
            <w:tcW w:w="2047" w:type="dxa"/>
            <w:hideMark/>
          </w:tcPr>
          <w:p w14:paraId="33A598D9" w14:textId="200983E3" w:rsidR="004A69AC" w:rsidRPr="00E34565" w:rsidRDefault="004A69AC" w:rsidP="004A69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FR1.1.1</w:t>
            </w:r>
            <w:r w:rsidR="00F462DB" w:rsidRPr="00E34565">
              <w:rPr>
                <w:rFonts w:cstheme="minorHAnsi"/>
                <w:sz w:val="24"/>
                <w:szCs w:val="24"/>
              </w:rPr>
              <w:t>, CONOPS</w:t>
            </w:r>
          </w:p>
        </w:tc>
      </w:tr>
      <w:tr w:rsidR="004A69AC" w:rsidRPr="004A69AC" w14:paraId="30204848" w14:textId="77777777" w:rsidTr="003C52F7">
        <w:trPr>
          <w:trHeight w:val="548"/>
        </w:trPr>
        <w:tc>
          <w:tcPr>
            <w:cnfStyle w:val="001000000000" w:firstRow="0" w:lastRow="0" w:firstColumn="1" w:lastColumn="0" w:oddVBand="0" w:evenVBand="0" w:oddHBand="0" w:evenHBand="0" w:firstRowFirstColumn="0" w:firstRowLastColumn="0" w:lastRowFirstColumn="0" w:lastRowLastColumn="0"/>
            <w:tcW w:w="1607" w:type="dxa"/>
            <w:hideMark/>
          </w:tcPr>
          <w:p w14:paraId="6B5F46D6" w14:textId="77777777" w:rsidR="004A69AC" w:rsidRPr="00E34565" w:rsidRDefault="004A69AC" w:rsidP="004A69AC">
            <w:pPr>
              <w:spacing w:after="160" w:line="259" w:lineRule="auto"/>
              <w:rPr>
                <w:rFonts w:cstheme="minorHAnsi"/>
                <w:b w:val="0"/>
                <w:sz w:val="24"/>
                <w:szCs w:val="24"/>
              </w:rPr>
            </w:pPr>
            <w:r w:rsidRPr="00E34565">
              <w:rPr>
                <w:rFonts w:cstheme="minorHAnsi"/>
                <w:b w:val="0"/>
                <w:sz w:val="24"/>
                <w:szCs w:val="24"/>
              </w:rPr>
              <w:t>FR1.1.1B</w:t>
            </w:r>
          </w:p>
        </w:tc>
        <w:tc>
          <w:tcPr>
            <w:tcW w:w="5596" w:type="dxa"/>
            <w:gridSpan w:val="2"/>
            <w:hideMark/>
          </w:tcPr>
          <w:p w14:paraId="412D7A1A" w14:textId="77777777" w:rsidR="004A69AC" w:rsidRPr="00E34565" w:rsidRDefault="004A69AC" w:rsidP="004A69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Vehicle shall takeoff autonomously.</w:t>
            </w:r>
          </w:p>
        </w:tc>
        <w:tc>
          <w:tcPr>
            <w:tcW w:w="2047" w:type="dxa"/>
            <w:hideMark/>
          </w:tcPr>
          <w:p w14:paraId="08B202C0" w14:textId="77777777" w:rsidR="004A69AC" w:rsidRPr="00E34565" w:rsidRDefault="004A69AC" w:rsidP="004A69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FR1.1.1, CONOPS</w:t>
            </w:r>
          </w:p>
        </w:tc>
      </w:tr>
      <w:tr w:rsidR="004A69AC" w:rsidRPr="004A69AC" w14:paraId="1A06DDBD" w14:textId="77777777" w:rsidTr="003C52F7">
        <w:trPr>
          <w:trHeight w:val="958"/>
        </w:trPr>
        <w:tc>
          <w:tcPr>
            <w:cnfStyle w:val="001000000000" w:firstRow="0" w:lastRow="0" w:firstColumn="1" w:lastColumn="0" w:oddVBand="0" w:evenVBand="0" w:oddHBand="0" w:evenHBand="0" w:firstRowFirstColumn="0" w:firstRowLastColumn="0" w:lastRowFirstColumn="0" w:lastRowLastColumn="0"/>
            <w:tcW w:w="1607" w:type="dxa"/>
            <w:hideMark/>
          </w:tcPr>
          <w:p w14:paraId="6181C566" w14:textId="77777777" w:rsidR="004A69AC" w:rsidRPr="00E34565" w:rsidRDefault="004A69AC" w:rsidP="004A69AC">
            <w:pPr>
              <w:spacing w:after="160" w:line="259" w:lineRule="auto"/>
              <w:rPr>
                <w:rFonts w:cstheme="minorHAnsi"/>
                <w:b w:val="0"/>
                <w:sz w:val="24"/>
                <w:szCs w:val="24"/>
              </w:rPr>
            </w:pPr>
            <w:r w:rsidRPr="00E34565">
              <w:rPr>
                <w:rFonts w:cstheme="minorHAnsi"/>
                <w:b w:val="0"/>
                <w:sz w:val="24"/>
                <w:szCs w:val="24"/>
              </w:rPr>
              <w:t>FR1.1.1C</w:t>
            </w:r>
          </w:p>
        </w:tc>
        <w:tc>
          <w:tcPr>
            <w:tcW w:w="5596" w:type="dxa"/>
            <w:gridSpan w:val="2"/>
            <w:hideMark/>
          </w:tcPr>
          <w:p w14:paraId="4A7ED2B0" w14:textId="007D3320" w:rsidR="004A69AC" w:rsidRPr="00E34565" w:rsidRDefault="004A69AC" w:rsidP="004A69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The vehicle will return to a location within 2</w:t>
            </w:r>
            <w:r w:rsidR="008C43BB" w:rsidRPr="00E34565">
              <w:rPr>
                <w:rFonts w:cstheme="minorHAnsi"/>
                <w:sz w:val="24"/>
                <w:szCs w:val="24"/>
              </w:rPr>
              <w:t>-meters</w:t>
            </w:r>
            <w:r w:rsidRPr="00E34565">
              <w:rPr>
                <w:rFonts w:cstheme="minorHAnsi"/>
                <w:sz w:val="24"/>
                <w:szCs w:val="24"/>
              </w:rPr>
              <w:t xml:space="preserve"> of its origin point and land safely.</w:t>
            </w:r>
          </w:p>
        </w:tc>
        <w:tc>
          <w:tcPr>
            <w:tcW w:w="2047" w:type="dxa"/>
            <w:hideMark/>
          </w:tcPr>
          <w:p w14:paraId="7E6594B5" w14:textId="77777777" w:rsidR="004A69AC" w:rsidRPr="00E34565" w:rsidRDefault="004A69AC" w:rsidP="004A69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FR1.1.1, RFP</w:t>
            </w:r>
          </w:p>
        </w:tc>
      </w:tr>
      <w:tr w:rsidR="004A69AC" w:rsidRPr="004A69AC" w14:paraId="70A6292A" w14:textId="77777777" w:rsidTr="003C52F7">
        <w:trPr>
          <w:trHeight w:val="843"/>
        </w:trPr>
        <w:tc>
          <w:tcPr>
            <w:cnfStyle w:val="001000000000" w:firstRow="0" w:lastRow="0" w:firstColumn="1" w:lastColumn="0" w:oddVBand="0" w:evenVBand="0" w:oddHBand="0" w:evenHBand="0" w:firstRowFirstColumn="0" w:firstRowLastColumn="0" w:lastRowFirstColumn="0" w:lastRowLastColumn="0"/>
            <w:tcW w:w="1607" w:type="dxa"/>
            <w:hideMark/>
          </w:tcPr>
          <w:p w14:paraId="14756A6A" w14:textId="77777777" w:rsidR="004A69AC" w:rsidRPr="00E34565" w:rsidRDefault="004A69AC" w:rsidP="004A69AC">
            <w:pPr>
              <w:spacing w:after="160" w:line="259" w:lineRule="auto"/>
              <w:rPr>
                <w:rFonts w:cstheme="minorHAnsi"/>
                <w:b w:val="0"/>
                <w:sz w:val="24"/>
                <w:szCs w:val="24"/>
              </w:rPr>
            </w:pPr>
            <w:r w:rsidRPr="00E34565">
              <w:rPr>
                <w:rFonts w:cstheme="minorHAnsi"/>
                <w:b w:val="0"/>
                <w:sz w:val="24"/>
                <w:szCs w:val="24"/>
              </w:rPr>
              <w:t>FR1.1.1D</w:t>
            </w:r>
          </w:p>
        </w:tc>
        <w:tc>
          <w:tcPr>
            <w:tcW w:w="5596" w:type="dxa"/>
            <w:gridSpan w:val="2"/>
            <w:hideMark/>
          </w:tcPr>
          <w:p w14:paraId="7780144F" w14:textId="7884B9FC" w:rsidR="004A69AC" w:rsidRPr="00E34565" w:rsidRDefault="004A69AC" w:rsidP="004A69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 xml:space="preserve">Vehicle </w:t>
            </w:r>
            <w:r w:rsidR="00D157C2" w:rsidRPr="00E34565">
              <w:rPr>
                <w:rFonts w:cstheme="minorHAnsi"/>
                <w:sz w:val="24"/>
                <w:szCs w:val="24"/>
              </w:rPr>
              <w:t>will</w:t>
            </w:r>
            <w:r w:rsidRPr="00E34565">
              <w:rPr>
                <w:rFonts w:cstheme="minorHAnsi"/>
                <w:sz w:val="24"/>
                <w:szCs w:val="24"/>
              </w:rPr>
              <w:t xml:space="preserve"> have a thrust to weight ratio of 2</w:t>
            </w:r>
            <w:r w:rsidR="5CED9DD3" w:rsidRPr="00E34565">
              <w:rPr>
                <w:rFonts w:cstheme="minorHAnsi"/>
                <w:sz w:val="24"/>
                <w:szCs w:val="24"/>
              </w:rPr>
              <w:t xml:space="preserve"> or greater</w:t>
            </w:r>
            <w:r w:rsidRPr="00E34565">
              <w:rPr>
                <w:rFonts w:cstheme="minorHAnsi"/>
                <w:sz w:val="24"/>
                <w:szCs w:val="24"/>
              </w:rPr>
              <w:t>.</w:t>
            </w:r>
          </w:p>
        </w:tc>
        <w:tc>
          <w:tcPr>
            <w:tcW w:w="2047" w:type="dxa"/>
            <w:hideMark/>
          </w:tcPr>
          <w:p w14:paraId="0798168F" w14:textId="77777777" w:rsidR="004A69AC" w:rsidRPr="00E34565" w:rsidRDefault="004A69AC" w:rsidP="004A69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FR1.1.1, CONOPS</w:t>
            </w:r>
          </w:p>
        </w:tc>
      </w:tr>
      <w:tr w:rsidR="00444718" w:rsidRPr="00444718" w14:paraId="14836E76" w14:textId="77777777" w:rsidTr="003C52F7">
        <w:trPr>
          <w:trHeight w:val="584"/>
        </w:trPr>
        <w:tc>
          <w:tcPr>
            <w:cnfStyle w:val="001000000000" w:firstRow="0" w:lastRow="0" w:firstColumn="1" w:lastColumn="0" w:oddVBand="0" w:evenVBand="0" w:oddHBand="0" w:evenHBand="0" w:firstRowFirstColumn="0" w:firstRowLastColumn="0" w:lastRowFirstColumn="0" w:lastRowLastColumn="0"/>
            <w:tcW w:w="1607" w:type="dxa"/>
            <w:hideMark/>
          </w:tcPr>
          <w:p w14:paraId="11B5968A" w14:textId="77777777" w:rsidR="00444718" w:rsidRPr="00E34565" w:rsidRDefault="00444718" w:rsidP="00444718">
            <w:pPr>
              <w:rPr>
                <w:rFonts w:cstheme="minorHAnsi"/>
                <w:sz w:val="24"/>
                <w:szCs w:val="24"/>
              </w:rPr>
            </w:pPr>
            <w:r w:rsidRPr="00E34565">
              <w:rPr>
                <w:rFonts w:cstheme="minorHAnsi"/>
                <w:sz w:val="24"/>
                <w:szCs w:val="24"/>
              </w:rPr>
              <w:t>FR1.2</w:t>
            </w:r>
          </w:p>
        </w:tc>
        <w:tc>
          <w:tcPr>
            <w:tcW w:w="5596" w:type="dxa"/>
            <w:gridSpan w:val="2"/>
            <w:hideMark/>
          </w:tcPr>
          <w:p w14:paraId="7E5CEEAA" w14:textId="77777777" w:rsidR="00444718" w:rsidRPr="00E34565" w:rsidRDefault="00444718" w:rsidP="00444718">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Vehicle shall have a manual flight control mode as a backup.</w:t>
            </w:r>
          </w:p>
        </w:tc>
        <w:tc>
          <w:tcPr>
            <w:tcW w:w="2047" w:type="dxa"/>
            <w:hideMark/>
          </w:tcPr>
          <w:p w14:paraId="4E3CFB59" w14:textId="1108C992" w:rsidR="00444718" w:rsidRPr="00E34565" w:rsidRDefault="00444718" w:rsidP="00444718">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FR1, RFP</w:t>
            </w:r>
            <w:r w:rsidR="000223A5" w:rsidRPr="00E34565">
              <w:rPr>
                <w:rFonts w:cstheme="minorHAnsi"/>
                <w:sz w:val="24"/>
                <w:szCs w:val="24"/>
              </w:rPr>
              <w:t>, CONOPS</w:t>
            </w:r>
          </w:p>
        </w:tc>
      </w:tr>
      <w:tr w:rsidR="00444718" w:rsidRPr="00444718" w14:paraId="1E8B54E6" w14:textId="77777777" w:rsidTr="003C52F7">
        <w:trPr>
          <w:trHeight w:val="584"/>
        </w:trPr>
        <w:tc>
          <w:tcPr>
            <w:cnfStyle w:val="001000000000" w:firstRow="0" w:lastRow="0" w:firstColumn="1" w:lastColumn="0" w:oddVBand="0" w:evenVBand="0" w:oddHBand="0" w:evenHBand="0" w:firstRowFirstColumn="0" w:firstRowLastColumn="0" w:lastRowFirstColumn="0" w:lastRowLastColumn="0"/>
            <w:tcW w:w="1607" w:type="dxa"/>
            <w:hideMark/>
          </w:tcPr>
          <w:p w14:paraId="11315247" w14:textId="77777777" w:rsidR="00444718" w:rsidRPr="00E34565" w:rsidRDefault="00444718" w:rsidP="00444718">
            <w:pPr>
              <w:spacing w:after="160" w:line="259" w:lineRule="auto"/>
              <w:rPr>
                <w:rFonts w:cstheme="minorHAnsi"/>
                <w:b w:val="0"/>
                <w:sz w:val="24"/>
                <w:szCs w:val="24"/>
              </w:rPr>
            </w:pPr>
            <w:r w:rsidRPr="00E34565">
              <w:rPr>
                <w:rFonts w:cstheme="minorHAnsi"/>
                <w:b w:val="0"/>
                <w:sz w:val="24"/>
                <w:szCs w:val="24"/>
              </w:rPr>
              <w:t>FR1.2.1</w:t>
            </w:r>
          </w:p>
        </w:tc>
        <w:tc>
          <w:tcPr>
            <w:tcW w:w="5596" w:type="dxa"/>
            <w:gridSpan w:val="2"/>
            <w:hideMark/>
          </w:tcPr>
          <w:p w14:paraId="2C2E241E" w14:textId="60460BB3" w:rsidR="00444718" w:rsidRPr="00E34565" w:rsidRDefault="00444718" w:rsidP="00444718">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Vehicle manual control will be easy to use</w:t>
            </w:r>
            <w:r w:rsidR="004428C2" w:rsidRPr="00E34565">
              <w:rPr>
                <w:rFonts w:cstheme="minorHAnsi"/>
                <w:sz w:val="24"/>
                <w:szCs w:val="24"/>
              </w:rPr>
              <w:t>.</w:t>
            </w:r>
          </w:p>
        </w:tc>
        <w:tc>
          <w:tcPr>
            <w:tcW w:w="2047" w:type="dxa"/>
            <w:hideMark/>
          </w:tcPr>
          <w:p w14:paraId="012C60D4" w14:textId="77777777" w:rsidR="00444718" w:rsidRPr="00E34565" w:rsidRDefault="00444718" w:rsidP="00444718">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FR1.2, CONOPS</w:t>
            </w:r>
          </w:p>
        </w:tc>
      </w:tr>
      <w:tr w:rsidR="003F6FDD" w:rsidRPr="00444718" w14:paraId="50D66C5D" w14:textId="77777777" w:rsidTr="003C52F7">
        <w:trPr>
          <w:trHeight w:val="584"/>
        </w:trPr>
        <w:tc>
          <w:tcPr>
            <w:cnfStyle w:val="001000000000" w:firstRow="0" w:lastRow="0" w:firstColumn="1" w:lastColumn="0" w:oddVBand="0" w:evenVBand="0" w:oddHBand="0" w:evenHBand="0" w:firstRowFirstColumn="0" w:firstRowLastColumn="0" w:lastRowFirstColumn="0" w:lastRowLastColumn="0"/>
            <w:tcW w:w="1607" w:type="dxa"/>
          </w:tcPr>
          <w:p w14:paraId="400D6A61" w14:textId="4FDD03AC" w:rsidR="003F6FDD" w:rsidRPr="00E34565" w:rsidRDefault="003F6FDD" w:rsidP="00444718">
            <w:pPr>
              <w:rPr>
                <w:rFonts w:cstheme="minorHAnsi"/>
                <w:b w:val="0"/>
                <w:sz w:val="24"/>
                <w:szCs w:val="24"/>
              </w:rPr>
            </w:pPr>
            <w:r w:rsidRPr="00E34565">
              <w:rPr>
                <w:rFonts w:cstheme="minorHAnsi"/>
                <w:b w:val="0"/>
                <w:sz w:val="24"/>
                <w:szCs w:val="24"/>
              </w:rPr>
              <w:t>FR1.2.2</w:t>
            </w:r>
          </w:p>
        </w:tc>
        <w:tc>
          <w:tcPr>
            <w:tcW w:w="5596" w:type="dxa"/>
            <w:gridSpan w:val="2"/>
          </w:tcPr>
          <w:p w14:paraId="5DB6F39D" w14:textId="67F28547" w:rsidR="003F6FDD" w:rsidRPr="00E34565" w:rsidRDefault="004428C2" w:rsidP="0044471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Vehicle manual control shall be able</w:t>
            </w:r>
            <w:r w:rsidR="00530B89" w:rsidRPr="00E34565">
              <w:rPr>
                <w:rFonts w:cstheme="minorHAnsi"/>
                <w:sz w:val="24"/>
                <w:szCs w:val="24"/>
              </w:rPr>
              <w:t xml:space="preserve"> </w:t>
            </w:r>
            <w:r w:rsidR="00173775" w:rsidRPr="00E34565">
              <w:rPr>
                <w:rFonts w:cstheme="minorHAnsi"/>
                <w:sz w:val="24"/>
                <w:szCs w:val="24"/>
              </w:rPr>
              <w:t>releases the payload.</w:t>
            </w:r>
          </w:p>
        </w:tc>
        <w:tc>
          <w:tcPr>
            <w:tcW w:w="2047" w:type="dxa"/>
          </w:tcPr>
          <w:p w14:paraId="4EACA8D9" w14:textId="26AC2061" w:rsidR="003F6FDD" w:rsidRPr="00E34565" w:rsidRDefault="003F6FDD" w:rsidP="0044471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FR1.2, CONOPS</w:t>
            </w:r>
          </w:p>
        </w:tc>
      </w:tr>
      <w:tr w:rsidR="00444718" w:rsidRPr="00444718" w14:paraId="2083CC02" w14:textId="77777777" w:rsidTr="003C52F7">
        <w:trPr>
          <w:trHeight w:val="584"/>
        </w:trPr>
        <w:tc>
          <w:tcPr>
            <w:cnfStyle w:val="001000000000" w:firstRow="0" w:lastRow="0" w:firstColumn="1" w:lastColumn="0" w:oddVBand="0" w:evenVBand="0" w:oddHBand="0" w:evenHBand="0" w:firstRowFirstColumn="0" w:firstRowLastColumn="0" w:lastRowFirstColumn="0" w:lastRowLastColumn="0"/>
            <w:tcW w:w="1607" w:type="dxa"/>
            <w:hideMark/>
          </w:tcPr>
          <w:p w14:paraId="6244B1A7" w14:textId="77777777" w:rsidR="00444718" w:rsidRPr="00E34565" w:rsidRDefault="00444718" w:rsidP="00444718">
            <w:pPr>
              <w:spacing w:after="160" w:line="259" w:lineRule="auto"/>
              <w:rPr>
                <w:rFonts w:cstheme="minorHAnsi"/>
                <w:b w:val="0"/>
                <w:sz w:val="24"/>
                <w:szCs w:val="24"/>
              </w:rPr>
            </w:pPr>
            <w:r w:rsidRPr="00E34565">
              <w:rPr>
                <w:rFonts w:cstheme="minorHAnsi"/>
                <w:b w:val="0"/>
                <w:sz w:val="24"/>
                <w:szCs w:val="24"/>
              </w:rPr>
              <w:t>FR2</w:t>
            </w:r>
          </w:p>
        </w:tc>
        <w:tc>
          <w:tcPr>
            <w:tcW w:w="5596" w:type="dxa"/>
            <w:gridSpan w:val="2"/>
            <w:hideMark/>
          </w:tcPr>
          <w:p w14:paraId="00603E8F" w14:textId="277D2FE6" w:rsidR="00444718" w:rsidRPr="00E34565" w:rsidRDefault="00444718" w:rsidP="00444718">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The vehicle shall drop an object weighing 25</w:t>
            </w:r>
            <w:r w:rsidR="008C43BB" w:rsidRPr="00E34565">
              <w:rPr>
                <w:rFonts w:cstheme="minorHAnsi"/>
                <w:sz w:val="24"/>
                <w:szCs w:val="24"/>
              </w:rPr>
              <w:t xml:space="preserve"> gram</w:t>
            </w:r>
            <w:r w:rsidR="009454C6" w:rsidRPr="00E34565">
              <w:rPr>
                <w:rFonts w:cstheme="minorHAnsi"/>
                <w:sz w:val="24"/>
                <w:szCs w:val="24"/>
              </w:rPr>
              <w:t>s.</w:t>
            </w:r>
          </w:p>
        </w:tc>
        <w:tc>
          <w:tcPr>
            <w:tcW w:w="2047" w:type="dxa"/>
            <w:hideMark/>
          </w:tcPr>
          <w:p w14:paraId="074C9885" w14:textId="77777777" w:rsidR="00444718" w:rsidRPr="00E34565" w:rsidRDefault="00444718" w:rsidP="00444718">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RFP</w:t>
            </w:r>
          </w:p>
        </w:tc>
      </w:tr>
      <w:tr w:rsidR="009454C6" w:rsidRPr="00444718" w14:paraId="27659859" w14:textId="77777777" w:rsidTr="003C52F7">
        <w:trPr>
          <w:trHeight w:val="584"/>
        </w:trPr>
        <w:tc>
          <w:tcPr>
            <w:cnfStyle w:val="001000000000" w:firstRow="0" w:lastRow="0" w:firstColumn="1" w:lastColumn="0" w:oddVBand="0" w:evenVBand="0" w:oddHBand="0" w:evenHBand="0" w:firstRowFirstColumn="0" w:firstRowLastColumn="0" w:lastRowFirstColumn="0" w:lastRowLastColumn="0"/>
            <w:tcW w:w="1607" w:type="dxa"/>
          </w:tcPr>
          <w:p w14:paraId="23375250" w14:textId="4A811EFA" w:rsidR="009454C6" w:rsidRPr="00E34565" w:rsidRDefault="009454C6" w:rsidP="00444718">
            <w:pPr>
              <w:rPr>
                <w:rFonts w:cstheme="minorHAnsi"/>
                <w:b w:val="0"/>
                <w:sz w:val="24"/>
                <w:szCs w:val="24"/>
              </w:rPr>
            </w:pPr>
            <w:r w:rsidRPr="00E34565">
              <w:rPr>
                <w:rFonts w:cstheme="minorHAnsi"/>
                <w:b w:val="0"/>
                <w:sz w:val="24"/>
                <w:szCs w:val="24"/>
              </w:rPr>
              <w:t>FR2.1</w:t>
            </w:r>
          </w:p>
        </w:tc>
        <w:tc>
          <w:tcPr>
            <w:tcW w:w="5596" w:type="dxa"/>
            <w:gridSpan w:val="2"/>
          </w:tcPr>
          <w:p w14:paraId="1C5D9271" w14:textId="502259C9" w:rsidR="009454C6" w:rsidRPr="00E34565" w:rsidRDefault="00A006D5" w:rsidP="0044471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 xml:space="preserve">The </w:t>
            </w:r>
            <w:r w:rsidR="00F836A9" w:rsidRPr="00E34565">
              <w:rPr>
                <w:rFonts w:cstheme="minorHAnsi"/>
                <w:sz w:val="24"/>
                <w:szCs w:val="24"/>
              </w:rPr>
              <w:t>payload will be delivered within 1-meter of the target beacon.</w:t>
            </w:r>
          </w:p>
        </w:tc>
        <w:tc>
          <w:tcPr>
            <w:tcW w:w="2047" w:type="dxa"/>
          </w:tcPr>
          <w:p w14:paraId="4CC7C88D" w14:textId="6E3827C0" w:rsidR="009454C6" w:rsidRPr="00E34565" w:rsidRDefault="00067A48" w:rsidP="0044471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FR2, RFP</w:t>
            </w:r>
          </w:p>
        </w:tc>
      </w:tr>
      <w:tr w:rsidR="00444718" w:rsidRPr="00444718" w14:paraId="527BD89C" w14:textId="77777777" w:rsidTr="003C52F7">
        <w:trPr>
          <w:trHeight w:val="584"/>
        </w:trPr>
        <w:tc>
          <w:tcPr>
            <w:cnfStyle w:val="001000000000" w:firstRow="0" w:lastRow="0" w:firstColumn="1" w:lastColumn="0" w:oddVBand="0" w:evenVBand="0" w:oddHBand="0" w:evenHBand="0" w:firstRowFirstColumn="0" w:firstRowLastColumn="0" w:lastRowFirstColumn="0" w:lastRowLastColumn="0"/>
            <w:tcW w:w="1607" w:type="dxa"/>
            <w:hideMark/>
          </w:tcPr>
          <w:p w14:paraId="7B363896" w14:textId="2A189474" w:rsidR="00444718" w:rsidRPr="00E34565" w:rsidRDefault="00444718" w:rsidP="00444718">
            <w:pPr>
              <w:spacing w:after="160" w:line="259" w:lineRule="auto"/>
              <w:rPr>
                <w:rFonts w:cstheme="minorHAnsi"/>
                <w:b w:val="0"/>
                <w:sz w:val="24"/>
                <w:szCs w:val="24"/>
              </w:rPr>
            </w:pPr>
            <w:r w:rsidRPr="00E34565">
              <w:rPr>
                <w:rFonts w:cstheme="minorHAnsi"/>
                <w:b w:val="0"/>
                <w:sz w:val="24"/>
                <w:szCs w:val="24"/>
              </w:rPr>
              <w:t>FR2.</w:t>
            </w:r>
            <w:r w:rsidR="009454C6" w:rsidRPr="00E34565">
              <w:rPr>
                <w:rFonts w:cstheme="minorHAnsi"/>
                <w:b w:val="0"/>
                <w:sz w:val="24"/>
                <w:szCs w:val="24"/>
              </w:rPr>
              <w:t>2</w:t>
            </w:r>
          </w:p>
        </w:tc>
        <w:tc>
          <w:tcPr>
            <w:tcW w:w="5596" w:type="dxa"/>
            <w:gridSpan w:val="2"/>
            <w:hideMark/>
          </w:tcPr>
          <w:p w14:paraId="6A25DB92" w14:textId="77777777" w:rsidR="00444718" w:rsidRPr="00E34565" w:rsidRDefault="00444718" w:rsidP="00444718">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The deliver mechanism will passively close.</w:t>
            </w:r>
          </w:p>
        </w:tc>
        <w:tc>
          <w:tcPr>
            <w:tcW w:w="2047" w:type="dxa"/>
            <w:hideMark/>
          </w:tcPr>
          <w:p w14:paraId="4965690C" w14:textId="77777777" w:rsidR="00444718" w:rsidRPr="00E34565" w:rsidRDefault="00444718" w:rsidP="00444718">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FR2, CONOPS</w:t>
            </w:r>
          </w:p>
        </w:tc>
      </w:tr>
      <w:tr w:rsidR="00444718" w:rsidRPr="00444718" w14:paraId="307D4F63" w14:textId="77777777" w:rsidTr="003C52F7">
        <w:trPr>
          <w:trHeight w:val="584"/>
        </w:trPr>
        <w:tc>
          <w:tcPr>
            <w:cnfStyle w:val="001000000000" w:firstRow="0" w:lastRow="0" w:firstColumn="1" w:lastColumn="0" w:oddVBand="0" w:evenVBand="0" w:oddHBand="0" w:evenHBand="0" w:firstRowFirstColumn="0" w:firstRowLastColumn="0" w:lastRowFirstColumn="0" w:lastRowLastColumn="0"/>
            <w:tcW w:w="1607" w:type="dxa"/>
            <w:hideMark/>
          </w:tcPr>
          <w:p w14:paraId="7431BE0C" w14:textId="742A33E3" w:rsidR="00444718" w:rsidRPr="00E34565" w:rsidRDefault="00444718" w:rsidP="00444718">
            <w:pPr>
              <w:spacing w:after="160" w:line="259" w:lineRule="auto"/>
              <w:rPr>
                <w:rFonts w:cstheme="minorHAnsi"/>
                <w:b w:val="0"/>
                <w:sz w:val="24"/>
                <w:szCs w:val="24"/>
              </w:rPr>
            </w:pPr>
            <w:r w:rsidRPr="00E34565">
              <w:rPr>
                <w:rFonts w:cstheme="minorHAnsi"/>
                <w:b w:val="0"/>
                <w:sz w:val="24"/>
                <w:szCs w:val="24"/>
              </w:rPr>
              <w:lastRenderedPageBreak/>
              <w:t>FR2.</w:t>
            </w:r>
            <w:r w:rsidR="009454C6" w:rsidRPr="00E34565">
              <w:rPr>
                <w:rFonts w:cstheme="minorHAnsi"/>
                <w:b w:val="0"/>
                <w:sz w:val="24"/>
                <w:szCs w:val="24"/>
              </w:rPr>
              <w:t>3</w:t>
            </w:r>
          </w:p>
        </w:tc>
        <w:tc>
          <w:tcPr>
            <w:tcW w:w="5596" w:type="dxa"/>
            <w:gridSpan w:val="2"/>
            <w:hideMark/>
          </w:tcPr>
          <w:p w14:paraId="3354C959" w14:textId="77777777" w:rsidR="00444718" w:rsidRPr="00E34565" w:rsidRDefault="00444718" w:rsidP="00444718">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Vehicle will be easily reloaded.</w:t>
            </w:r>
          </w:p>
        </w:tc>
        <w:tc>
          <w:tcPr>
            <w:tcW w:w="2047" w:type="dxa"/>
            <w:hideMark/>
          </w:tcPr>
          <w:p w14:paraId="56BD1FE4" w14:textId="77777777" w:rsidR="00444718" w:rsidRPr="00E34565" w:rsidRDefault="00444718" w:rsidP="00444718">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FR2, CONOPS</w:t>
            </w:r>
          </w:p>
        </w:tc>
      </w:tr>
      <w:tr w:rsidR="00444718" w:rsidRPr="00444718" w14:paraId="1C084550" w14:textId="77777777" w:rsidTr="003C52F7">
        <w:trPr>
          <w:trHeight w:val="584"/>
        </w:trPr>
        <w:tc>
          <w:tcPr>
            <w:cnfStyle w:val="001000000000" w:firstRow="0" w:lastRow="0" w:firstColumn="1" w:lastColumn="0" w:oddVBand="0" w:evenVBand="0" w:oddHBand="0" w:evenHBand="0" w:firstRowFirstColumn="0" w:firstRowLastColumn="0" w:lastRowFirstColumn="0" w:lastRowLastColumn="0"/>
            <w:tcW w:w="1607" w:type="dxa"/>
            <w:hideMark/>
          </w:tcPr>
          <w:p w14:paraId="525B4F79" w14:textId="5DE70486" w:rsidR="00444718" w:rsidRPr="00E34565" w:rsidRDefault="00444718" w:rsidP="00444718">
            <w:pPr>
              <w:spacing w:after="160" w:line="259" w:lineRule="auto"/>
              <w:rPr>
                <w:rFonts w:cstheme="minorHAnsi"/>
                <w:b w:val="0"/>
                <w:sz w:val="24"/>
                <w:szCs w:val="24"/>
              </w:rPr>
            </w:pPr>
            <w:r w:rsidRPr="00E34565">
              <w:rPr>
                <w:rFonts w:cstheme="minorHAnsi"/>
                <w:b w:val="0"/>
                <w:sz w:val="24"/>
                <w:szCs w:val="24"/>
              </w:rPr>
              <w:t>FR2.</w:t>
            </w:r>
            <w:r w:rsidR="009454C6" w:rsidRPr="00E34565">
              <w:rPr>
                <w:rFonts w:cstheme="minorHAnsi"/>
                <w:b w:val="0"/>
                <w:sz w:val="24"/>
                <w:szCs w:val="24"/>
              </w:rPr>
              <w:t>4</w:t>
            </w:r>
          </w:p>
        </w:tc>
        <w:tc>
          <w:tcPr>
            <w:tcW w:w="5596" w:type="dxa"/>
            <w:gridSpan w:val="2"/>
            <w:hideMark/>
          </w:tcPr>
          <w:p w14:paraId="1404ABE0" w14:textId="77777777" w:rsidR="00444718" w:rsidRPr="00E34565" w:rsidRDefault="00444718" w:rsidP="00444718">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Payload shall be proprietary for the vehicle.</w:t>
            </w:r>
          </w:p>
        </w:tc>
        <w:tc>
          <w:tcPr>
            <w:tcW w:w="2047" w:type="dxa"/>
            <w:hideMark/>
          </w:tcPr>
          <w:p w14:paraId="12427ED4" w14:textId="77777777" w:rsidR="00444718" w:rsidRPr="00E34565" w:rsidRDefault="00444718" w:rsidP="00444718">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FR2, RFP</w:t>
            </w:r>
          </w:p>
        </w:tc>
      </w:tr>
      <w:tr w:rsidR="00444718" w:rsidRPr="00444718" w14:paraId="0E209426" w14:textId="77777777" w:rsidTr="003C52F7">
        <w:trPr>
          <w:trHeight w:val="584"/>
        </w:trPr>
        <w:tc>
          <w:tcPr>
            <w:cnfStyle w:val="001000000000" w:firstRow="0" w:lastRow="0" w:firstColumn="1" w:lastColumn="0" w:oddVBand="0" w:evenVBand="0" w:oddHBand="0" w:evenHBand="0" w:firstRowFirstColumn="0" w:firstRowLastColumn="0" w:lastRowFirstColumn="0" w:lastRowLastColumn="0"/>
            <w:tcW w:w="1607" w:type="dxa"/>
            <w:hideMark/>
          </w:tcPr>
          <w:p w14:paraId="0457CDAE" w14:textId="77777777" w:rsidR="00444718" w:rsidRPr="00E34565" w:rsidRDefault="00444718" w:rsidP="00444718">
            <w:pPr>
              <w:spacing w:after="160" w:line="259" w:lineRule="auto"/>
              <w:rPr>
                <w:rFonts w:cstheme="minorHAnsi"/>
                <w:b w:val="0"/>
                <w:sz w:val="24"/>
                <w:szCs w:val="24"/>
              </w:rPr>
            </w:pPr>
            <w:r w:rsidRPr="00E34565">
              <w:rPr>
                <w:rFonts w:cstheme="minorHAnsi"/>
                <w:b w:val="0"/>
                <w:sz w:val="24"/>
                <w:szCs w:val="24"/>
              </w:rPr>
              <w:t>FR3</w:t>
            </w:r>
          </w:p>
        </w:tc>
        <w:tc>
          <w:tcPr>
            <w:tcW w:w="5596" w:type="dxa"/>
            <w:gridSpan w:val="2"/>
            <w:hideMark/>
          </w:tcPr>
          <w:p w14:paraId="377A47DB" w14:textId="44CE9EE9" w:rsidR="00444718" w:rsidRPr="00E34565" w:rsidRDefault="00444718" w:rsidP="00444718">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Vehicle shall have enough battery capacity to fly 5 consecutive flights.</w:t>
            </w:r>
          </w:p>
        </w:tc>
        <w:tc>
          <w:tcPr>
            <w:tcW w:w="2047" w:type="dxa"/>
            <w:hideMark/>
          </w:tcPr>
          <w:p w14:paraId="69236683" w14:textId="77777777" w:rsidR="00444718" w:rsidRPr="00E34565" w:rsidRDefault="00444718" w:rsidP="00444718">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RFP</w:t>
            </w:r>
          </w:p>
        </w:tc>
      </w:tr>
      <w:tr w:rsidR="00444718" w:rsidRPr="00444718" w14:paraId="28C81145" w14:textId="77777777" w:rsidTr="003C52F7">
        <w:trPr>
          <w:trHeight w:val="584"/>
        </w:trPr>
        <w:tc>
          <w:tcPr>
            <w:cnfStyle w:val="001000000000" w:firstRow="0" w:lastRow="0" w:firstColumn="1" w:lastColumn="0" w:oddVBand="0" w:evenVBand="0" w:oddHBand="0" w:evenHBand="0" w:firstRowFirstColumn="0" w:firstRowLastColumn="0" w:lastRowFirstColumn="0" w:lastRowLastColumn="0"/>
            <w:tcW w:w="1607" w:type="dxa"/>
            <w:hideMark/>
          </w:tcPr>
          <w:p w14:paraId="12E02024" w14:textId="77777777" w:rsidR="00444718" w:rsidRPr="00E34565" w:rsidRDefault="00444718" w:rsidP="00444718">
            <w:pPr>
              <w:spacing w:after="160" w:line="259" w:lineRule="auto"/>
              <w:rPr>
                <w:rFonts w:cstheme="minorHAnsi"/>
                <w:b w:val="0"/>
                <w:sz w:val="24"/>
                <w:szCs w:val="24"/>
              </w:rPr>
            </w:pPr>
            <w:r w:rsidRPr="00E34565">
              <w:rPr>
                <w:rFonts w:cstheme="minorHAnsi"/>
                <w:b w:val="0"/>
                <w:sz w:val="24"/>
                <w:szCs w:val="24"/>
              </w:rPr>
              <w:t>FR3.1</w:t>
            </w:r>
          </w:p>
        </w:tc>
        <w:tc>
          <w:tcPr>
            <w:tcW w:w="5596" w:type="dxa"/>
            <w:gridSpan w:val="2"/>
            <w:hideMark/>
          </w:tcPr>
          <w:p w14:paraId="3B3DD09B" w14:textId="5626A916" w:rsidR="00444718" w:rsidRPr="00E34565" w:rsidRDefault="00444718" w:rsidP="00444718">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 xml:space="preserve">Vehicle will be able to fly for </w:t>
            </w:r>
            <w:r w:rsidR="00AD2551" w:rsidRPr="00E34565">
              <w:rPr>
                <w:rFonts w:cstheme="minorHAnsi"/>
                <w:sz w:val="24"/>
                <w:szCs w:val="24"/>
              </w:rPr>
              <w:t>8</w:t>
            </w:r>
            <w:r w:rsidRPr="00E34565">
              <w:rPr>
                <w:rFonts w:cstheme="minorHAnsi"/>
                <w:sz w:val="24"/>
                <w:szCs w:val="24"/>
              </w:rPr>
              <w:t xml:space="preserve"> minutes.</w:t>
            </w:r>
          </w:p>
        </w:tc>
        <w:tc>
          <w:tcPr>
            <w:tcW w:w="2047" w:type="dxa"/>
            <w:hideMark/>
          </w:tcPr>
          <w:p w14:paraId="4D78A7BE" w14:textId="77777777" w:rsidR="00444718" w:rsidRPr="00E34565" w:rsidRDefault="00444718" w:rsidP="00444718">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FR3</w:t>
            </w:r>
          </w:p>
        </w:tc>
      </w:tr>
      <w:tr w:rsidR="00E57E73" w:rsidRPr="00E57E73" w14:paraId="0F2BDB11" w14:textId="77777777" w:rsidTr="003C52F7">
        <w:trPr>
          <w:trHeight w:val="584"/>
        </w:trPr>
        <w:tc>
          <w:tcPr>
            <w:cnfStyle w:val="001000000000" w:firstRow="0" w:lastRow="0" w:firstColumn="1" w:lastColumn="0" w:oddVBand="0" w:evenVBand="0" w:oddHBand="0" w:evenHBand="0" w:firstRowFirstColumn="0" w:firstRowLastColumn="0" w:lastRowFirstColumn="0" w:lastRowLastColumn="0"/>
            <w:tcW w:w="1607" w:type="dxa"/>
            <w:hideMark/>
          </w:tcPr>
          <w:p w14:paraId="1B81911C" w14:textId="77777777" w:rsidR="00E57E73" w:rsidRPr="00E34565" w:rsidRDefault="00E57E73" w:rsidP="00E57E73">
            <w:pPr>
              <w:rPr>
                <w:rFonts w:cstheme="minorHAnsi"/>
                <w:b w:val="0"/>
                <w:sz w:val="24"/>
                <w:szCs w:val="24"/>
              </w:rPr>
            </w:pPr>
            <w:r w:rsidRPr="00E34565">
              <w:rPr>
                <w:rFonts w:cstheme="minorHAnsi"/>
                <w:b w:val="0"/>
                <w:sz w:val="24"/>
                <w:szCs w:val="24"/>
              </w:rPr>
              <w:t>PR1</w:t>
            </w:r>
          </w:p>
        </w:tc>
        <w:tc>
          <w:tcPr>
            <w:tcW w:w="5596" w:type="dxa"/>
            <w:gridSpan w:val="2"/>
            <w:hideMark/>
          </w:tcPr>
          <w:p w14:paraId="54A8A8AD" w14:textId="77777777" w:rsidR="00E57E73" w:rsidRPr="00E34565" w:rsidRDefault="00E57E73" w:rsidP="00E57E73">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Vehicle shall be a quad rotor layout.</w:t>
            </w:r>
          </w:p>
        </w:tc>
        <w:tc>
          <w:tcPr>
            <w:tcW w:w="2047" w:type="dxa"/>
            <w:hideMark/>
          </w:tcPr>
          <w:p w14:paraId="655BD5F4" w14:textId="77777777" w:rsidR="00E57E73" w:rsidRPr="00E34565" w:rsidRDefault="00E57E73" w:rsidP="00E57E73">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RFP</w:t>
            </w:r>
          </w:p>
        </w:tc>
      </w:tr>
      <w:tr w:rsidR="00E57E73" w:rsidRPr="00E57E73" w14:paraId="3982E7DE" w14:textId="77777777" w:rsidTr="003C52F7">
        <w:trPr>
          <w:trHeight w:val="584"/>
        </w:trPr>
        <w:tc>
          <w:tcPr>
            <w:cnfStyle w:val="001000000000" w:firstRow="0" w:lastRow="0" w:firstColumn="1" w:lastColumn="0" w:oddVBand="0" w:evenVBand="0" w:oddHBand="0" w:evenHBand="0" w:firstRowFirstColumn="0" w:firstRowLastColumn="0" w:lastRowFirstColumn="0" w:lastRowLastColumn="0"/>
            <w:tcW w:w="1607" w:type="dxa"/>
            <w:hideMark/>
          </w:tcPr>
          <w:p w14:paraId="207FE475" w14:textId="77777777" w:rsidR="00E57E73" w:rsidRPr="00E34565" w:rsidRDefault="00E57E73" w:rsidP="00E57E73">
            <w:pPr>
              <w:spacing w:after="160" w:line="259" w:lineRule="auto"/>
              <w:rPr>
                <w:rFonts w:cstheme="minorHAnsi"/>
                <w:b w:val="0"/>
                <w:sz w:val="24"/>
                <w:szCs w:val="24"/>
              </w:rPr>
            </w:pPr>
            <w:r w:rsidRPr="00E34565">
              <w:rPr>
                <w:rFonts w:cstheme="minorHAnsi"/>
                <w:b w:val="0"/>
                <w:sz w:val="24"/>
                <w:szCs w:val="24"/>
              </w:rPr>
              <w:t>PR2</w:t>
            </w:r>
          </w:p>
        </w:tc>
        <w:tc>
          <w:tcPr>
            <w:tcW w:w="5596" w:type="dxa"/>
            <w:gridSpan w:val="2"/>
            <w:hideMark/>
          </w:tcPr>
          <w:p w14:paraId="656C28B4" w14:textId="77777777" w:rsidR="00E57E73" w:rsidRPr="00E34565" w:rsidRDefault="00E57E73" w:rsidP="00E57E73">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Vehicle shall weigh at most 1000g.</w:t>
            </w:r>
          </w:p>
        </w:tc>
        <w:tc>
          <w:tcPr>
            <w:tcW w:w="2047" w:type="dxa"/>
            <w:hideMark/>
          </w:tcPr>
          <w:p w14:paraId="0162772F" w14:textId="77777777" w:rsidR="00E57E73" w:rsidRPr="00E34565" w:rsidRDefault="00E57E73" w:rsidP="00E57E73">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RFP</w:t>
            </w:r>
          </w:p>
        </w:tc>
      </w:tr>
      <w:tr w:rsidR="00E57E73" w:rsidRPr="00E57E73" w14:paraId="429E43D1" w14:textId="77777777" w:rsidTr="003C52F7">
        <w:trPr>
          <w:trHeight w:val="584"/>
        </w:trPr>
        <w:tc>
          <w:tcPr>
            <w:cnfStyle w:val="001000000000" w:firstRow="0" w:lastRow="0" w:firstColumn="1" w:lastColumn="0" w:oddVBand="0" w:evenVBand="0" w:oddHBand="0" w:evenHBand="0" w:firstRowFirstColumn="0" w:firstRowLastColumn="0" w:lastRowFirstColumn="0" w:lastRowLastColumn="0"/>
            <w:tcW w:w="1607" w:type="dxa"/>
            <w:hideMark/>
          </w:tcPr>
          <w:p w14:paraId="6E06066A" w14:textId="77777777" w:rsidR="00E57E73" w:rsidRPr="00E34565" w:rsidRDefault="00E57E73" w:rsidP="00E57E73">
            <w:pPr>
              <w:spacing w:after="160" w:line="259" w:lineRule="auto"/>
              <w:rPr>
                <w:rFonts w:cstheme="minorHAnsi"/>
                <w:b w:val="0"/>
                <w:sz w:val="24"/>
                <w:szCs w:val="24"/>
              </w:rPr>
            </w:pPr>
            <w:r w:rsidRPr="00E34565">
              <w:rPr>
                <w:rFonts w:cstheme="minorHAnsi"/>
                <w:b w:val="0"/>
                <w:sz w:val="24"/>
                <w:szCs w:val="24"/>
              </w:rPr>
              <w:t>PR3</w:t>
            </w:r>
          </w:p>
        </w:tc>
        <w:tc>
          <w:tcPr>
            <w:tcW w:w="5596" w:type="dxa"/>
            <w:gridSpan w:val="2"/>
            <w:hideMark/>
          </w:tcPr>
          <w:p w14:paraId="783102D8" w14:textId="77777777" w:rsidR="00E57E73" w:rsidRPr="00E34565" w:rsidRDefault="00E57E73" w:rsidP="00E57E73">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The project shall cost at most $500.</w:t>
            </w:r>
          </w:p>
        </w:tc>
        <w:tc>
          <w:tcPr>
            <w:tcW w:w="2047" w:type="dxa"/>
            <w:hideMark/>
          </w:tcPr>
          <w:p w14:paraId="0B471FDE" w14:textId="77777777" w:rsidR="00E57E73" w:rsidRPr="00E34565" w:rsidRDefault="00E57E73" w:rsidP="00E57E73">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RFP</w:t>
            </w:r>
          </w:p>
        </w:tc>
      </w:tr>
      <w:tr w:rsidR="008777CA" w:rsidRPr="007C49B4" w14:paraId="62975802" w14:textId="77777777" w:rsidTr="003C52F7">
        <w:trPr>
          <w:trHeight w:val="584"/>
        </w:trPr>
        <w:tc>
          <w:tcPr>
            <w:cnfStyle w:val="001000000000" w:firstRow="0" w:lastRow="0" w:firstColumn="1" w:lastColumn="0" w:oddVBand="0" w:evenVBand="0" w:oddHBand="0" w:evenHBand="0" w:firstRowFirstColumn="0" w:firstRowLastColumn="0" w:lastRowFirstColumn="0" w:lastRowLastColumn="0"/>
            <w:tcW w:w="1607" w:type="dxa"/>
          </w:tcPr>
          <w:p w14:paraId="0F695E62" w14:textId="6D5653FC" w:rsidR="008777CA" w:rsidRPr="00E34565" w:rsidRDefault="00F31B0F" w:rsidP="00E57E73">
            <w:pPr>
              <w:rPr>
                <w:rFonts w:cstheme="minorHAnsi"/>
                <w:b w:val="0"/>
                <w:sz w:val="24"/>
                <w:szCs w:val="24"/>
              </w:rPr>
            </w:pPr>
            <w:r w:rsidRPr="00E34565">
              <w:rPr>
                <w:rFonts w:cstheme="minorHAnsi"/>
                <w:b w:val="0"/>
                <w:sz w:val="24"/>
                <w:szCs w:val="24"/>
              </w:rPr>
              <w:t>PR4</w:t>
            </w:r>
          </w:p>
        </w:tc>
        <w:tc>
          <w:tcPr>
            <w:tcW w:w="5596" w:type="dxa"/>
            <w:gridSpan w:val="2"/>
          </w:tcPr>
          <w:p w14:paraId="58567F30" w14:textId="3B2BD88B" w:rsidR="008777CA" w:rsidRPr="00E34565" w:rsidRDefault="00F31B0F" w:rsidP="00E57E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The vehicle sha</w:t>
            </w:r>
            <w:r w:rsidR="00021CE5" w:rsidRPr="00E34565">
              <w:rPr>
                <w:rFonts w:cstheme="minorHAnsi"/>
                <w:sz w:val="24"/>
                <w:szCs w:val="24"/>
              </w:rPr>
              <w:t>ll have a</w:t>
            </w:r>
            <w:r w:rsidR="001850E1" w:rsidRPr="00E34565">
              <w:rPr>
                <w:rFonts w:cstheme="minorHAnsi"/>
                <w:sz w:val="24"/>
                <w:szCs w:val="24"/>
              </w:rPr>
              <w:t xml:space="preserve"> vehicle-armed</w:t>
            </w:r>
            <w:r w:rsidR="00B22D94" w:rsidRPr="00E34565">
              <w:rPr>
                <w:rFonts w:cstheme="minorHAnsi"/>
                <w:sz w:val="24"/>
                <w:szCs w:val="24"/>
              </w:rPr>
              <w:t xml:space="preserve"> </w:t>
            </w:r>
            <w:r w:rsidR="007117E3" w:rsidRPr="00E34565">
              <w:rPr>
                <w:rFonts w:cstheme="minorHAnsi"/>
                <w:sz w:val="24"/>
                <w:szCs w:val="24"/>
              </w:rPr>
              <w:t>warning indicator</w:t>
            </w:r>
            <w:r w:rsidR="00B22D94" w:rsidRPr="00E34565">
              <w:rPr>
                <w:rFonts w:cstheme="minorHAnsi"/>
                <w:sz w:val="24"/>
                <w:szCs w:val="24"/>
              </w:rPr>
              <w:t>.</w:t>
            </w:r>
          </w:p>
        </w:tc>
        <w:tc>
          <w:tcPr>
            <w:tcW w:w="2047" w:type="dxa"/>
          </w:tcPr>
          <w:p w14:paraId="095A2703" w14:textId="6E60D72D" w:rsidR="008777CA" w:rsidRPr="00E34565" w:rsidRDefault="00021CE5" w:rsidP="004C2AF8">
            <w:pPr>
              <w:keepNext/>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CONOPS</w:t>
            </w:r>
          </w:p>
        </w:tc>
      </w:tr>
      <w:tr w:rsidR="002A7AAA" w:rsidRPr="007C49B4" w14:paraId="5C4CB63A" w14:textId="77777777" w:rsidTr="003C52F7">
        <w:trPr>
          <w:trHeight w:val="584"/>
        </w:trPr>
        <w:tc>
          <w:tcPr>
            <w:cnfStyle w:val="001000000000" w:firstRow="0" w:lastRow="0" w:firstColumn="1" w:lastColumn="0" w:oddVBand="0" w:evenVBand="0" w:oddHBand="0" w:evenHBand="0" w:firstRowFirstColumn="0" w:firstRowLastColumn="0" w:lastRowFirstColumn="0" w:lastRowLastColumn="0"/>
            <w:tcW w:w="1607" w:type="dxa"/>
          </w:tcPr>
          <w:p w14:paraId="52704A61" w14:textId="037E09BF" w:rsidR="002A7AAA" w:rsidRPr="00E34565" w:rsidRDefault="002A7AAA" w:rsidP="00E57E73">
            <w:pPr>
              <w:rPr>
                <w:rFonts w:cstheme="minorHAnsi"/>
                <w:b w:val="0"/>
                <w:sz w:val="24"/>
                <w:szCs w:val="24"/>
              </w:rPr>
            </w:pPr>
            <w:r w:rsidRPr="00E34565">
              <w:rPr>
                <w:rFonts w:cstheme="minorHAnsi"/>
                <w:b w:val="0"/>
                <w:sz w:val="24"/>
                <w:szCs w:val="24"/>
              </w:rPr>
              <w:t>LR1</w:t>
            </w:r>
          </w:p>
        </w:tc>
        <w:tc>
          <w:tcPr>
            <w:tcW w:w="5596" w:type="dxa"/>
            <w:gridSpan w:val="2"/>
          </w:tcPr>
          <w:p w14:paraId="38E25BEE" w14:textId="0DA49FD5" w:rsidR="002A7AAA" w:rsidRPr="00E34565" w:rsidRDefault="004D31D1" w:rsidP="00E57E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 xml:space="preserve">The vehicle will </w:t>
            </w:r>
            <w:r w:rsidR="000A74DE" w:rsidRPr="00E34565">
              <w:rPr>
                <w:rFonts w:cstheme="minorHAnsi"/>
                <w:sz w:val="24"/>
                <w:szCs w:val="24"/>
              </w:rPr>
              <w:t>feature</w:t>
            </w:r>
            <w:r w:rsidRPr="00E34565">
              <w:rPr>
                <w:rFonts w:cstheme="minorHAnsi"/>
                <w:sz w:val="24"/>
                <w:szCs w:val="24"/>
              </w:rPr>
              <w:t xml:space="preserve"> modular</w:t>
            </w:r>
            <w:r w:rsidR="000A74DE" w:rsidRPr="00E34565">
              <w:rPr>
                <w:rFonts w:cstheme="minorHAnsi"/>
                <w:sz w:val="24"/>
                <w:szCs w:val="24"/>
              </w:rPr>
              <w:t xml:space="preserve"> design</w:t>
            </w:r>
            <w:r w:rsidR="00363C80" w:rsidRPr="00E34565">
              <w:rPr>
                <w:rFonts w:cstheme="minorHAnsi"/>
                <w:sz w:val="24"/>
                <w:szCs w:val="24"/>
              </w:rPr>
              <w:t>.</w:t>
            </w:r>
          </w:p>
        </w:tc>
        <w:tc>
          <w:tcPr>
            <w:tcW w:w="2047" w:type="dxa"/>
          </w:tcPr>
          <w:p w14:paraId="5EED9A7E" w14:textId="5BF964BA" w:rsidR="002A7AAA" w:rsidRPr="00E34565" w:rsidRDefault="004D31D1" w:rsidP="004C2AF8">
            <w:pPr>
              <w:keepNext/>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CONOPS</w:t>
            </w:r>
          </w:p>
        </w:tc>
      </w:tr>
      <w:tr w:rsidR="005B0BA6" w:rsidRPr="007C49B4" w14:paraId="1988036E" w14:textId="77777777" w:rsidTr="003C52F7">
        <w:trPr>
          <w:trHeight w:val="584"/>
        </w:trPr>
        <w:tc>
          <w:tcPr>
            <w:cnfStyle w:val="001000000000" w:firstRow="0" w:lastRow="0" w:firstColumn="1" w:lastColumn="0" w:oddVBand="0" w:evenVBand="0" w:oddHBand="0" w:evenHBand="0" w:firstRowFirstColumn="0" w:firstRowLastColumn="0" w:lastRowFirstColumn="0" w:lastRowLastColumn="0"/>
            <w:tcW w:w="1607" w:type="dxa"/>
          </w:tcPr>
          <w:p w14:paraId="43D5D948" w14:textId="705390D0" w:rsidR="005B0BA6" w:rsidRPr="00E34565" w:rsidRDefault="005B0BA6" w:rsidP="00E57E73">
            <w:pPr>
              <w:rPr>
                <w:rFonts w:cstheme="minorHAnsi"/>
                <w:b w:val="0"/>
                <w:sz w:val="24"/>
                <w:szCs w:val="24"/>
              </w:rPr>
            </w:pPr>
            <w:r w:rsidRPr="00E34565">
              <w:rPr>
                <w:rFonts w:cstheme="minorHAnsi"/>
                <w:b w:val="0"/>
                <w:sz w:val="24"/>
                <w:szCs w:val="24"/>
              </w:rPr>
              <w:t>LR2</w:t>
            </w:r>
          </w:p>
        </w:tc>
        <w:tc>
          <w:tcPr>
            <w:tcW w:w="5596" w:type="dxa"/>
            <w:gridSpan w:val="2"/>
          </w:tcPr>
          <w:p w14:paraId="7DFD7C4A" w14:textId="799538EB" w:rsidR="005B0BA6" w:rsidRPr="00E34565" w:rsidRDefault="00405698" w:rsidP="00E57E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The vehicle b</w:t>
            </w:r>
            <w:r w:rsidR="00C623F7" w:rsidRPr="00E34565">
              <w:rPr>
                <w:rFonts w:cstheme="minorHAnsi"/>
                <w:sz w:val="24"/>
                <w:szCs w:val="24"/>
              </w:rPr>
              <w:t xml:space="preserve">attery </w:t>
            </w:r>
            <w:r w:rsidRPr="00E34565">
              <w:rPr>
                <w:rFonts w:cstheme="minorHAnsi"/>
                <w:sz w:val="24"/>
                <w:szCs w:val="24"/>
              </w:rPr>
              <w:t>will be easily accessible.</w:t>
            </w:r>
          </w:p>
        </w:tc>
        <w:tc>
          <w:tcPr>
            <w:tcW w:w="2047" w:type="dxa"/>
          </w:tcPr>
          <w:p w14:paraId="00961A9F" w14:textId="2C58E2B2" w:rsidR="005B0BA6" w:rsidRPr="00E34565" w:rsidRDefault="00C623F7" w:rsidP="004C2AF8">
            <w:pPr>
              <w:keepNext/>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4565">
              <w:rPr>
                <w:rFonts w:cstheme="minorHAnsi"/>
                <w:sz w:val="24"/>
                <w:szCs w:val="24"/>
              </w:rPr>
              <w:t>CONOPS</w:t>
            </w:r>
          </w:p>
        </w:tc>
      </w:tr>
    </w:tbl>
    <w:p w14:paraId="20B8A7D3" w14:textId="68A3CFE1" w:rsidR="00391E89" w:rsidRPr="00E34565" w:rsidRDefault="00973D92" w:rsidP="0001302F">
      <w:pPr>
        <w:pStyle w:val="Heading1"/>
        <w:rPr>
          <w:rFonts w:asciiTheme="minorHAnsi" w:hAnsiTheme="minorHAnsi" w:cstheme="minorHAnsi"/>
          <w:b/>
        </w:rPr>
      </w:pPr>
      <w:bookmarkStart w:id="35" w:name="_Toc165154444"/>
      <w:r w:rsidRPr="00E34565">
        <w:rPr>
          <w:rFonts w:asciiTheme="minorHAnsi" w:hAnsiTheme="minorHAnsi" w:cstheme="minorHAnsi"/>
          <w:b/>
        </w:rPr>
        <w:t>Final</w:t>
      </w:r>
      <w:r w:rsidR="00391E89" w:rsidRPr="00E34565">
        <w:rPr>
          <w:rFonts w:asciiTheme="minorHAnsi" w:hAnsiTheme="minorHAnsi" w:cstheme="minorHAnsi"/>
          <w:b/>
        </w:rPr>
        <w:t xml:space="preserve"> System Designs</w:t>
      </w:r>
      <w:bookmarkEnd w:id="35"/>
    </w:p>
    <w:p w14:paraId="4BD8DA53" w14:textId="77777777" w:rsidR="00D01770" w:rsidRDefault="001635D2" w:rsidP="001635D2">
      <w:pPr>
        <w:tabs>
          <w:tab w:val="left" w:pos="900"/>
        </w:tabs>
        <w:rPr>
          <w:rFonts w:cstheme="minorHAnsi"/>
          <w:sz w:val="24"/>
          <w:szCs w:val="24"/>
        </w:rPr>
      </w:pPr>
      <w:r w:rsidRPr="00E34565">
        <w:rPr>
          <w:rFonts w:cstheme="minorHAnsi"/>
          <w:sz w:val="24"/>
          <w:szCs w:val="24"/>
        </w:rPr>
        <w:t xml:space="preserve">The basis of the airframe design was based on commercially available airframes used for camera work and recreation. The design is a two-layer planform that gives adequate space for flight hardware and payload equipment. The two main concerns with the prebuilt system were hardware integration and airframe weight. The listed weight of the airframe was between 350 – 400 grams, which was </w:t>
      </w:r>
      <w:r w:rsidR="00460013">
        <w:rPr>
          <w:rFonts w:cstheme="minorHAnsi"/>
          <w:sz w:val="24"/>
          <w:szCs w:val="24"/>
        </w:rPr>
        <w:t>anticipated as</w:t>
      </w:r>
      <w:r w:rsidRPr="00E34565">
        <w:rPr>
          <w:rFonts w:cstheme="minorHAnsi"/>
          <w:sz w:val="24"/>
          <w:szCs w:val="24"/>
        </w:rPr>
        <w:t xml:space="preserve"> too high for the needs of the design problem. This led to a custom 3D printed airframe that could be tailored to fit weight requirements, along with custom fitted to any additional hardware required for flight. The final design planform is shown in </w:t>
      </w:r>
      <w:r w:rsidR="00EE0E4C">
        <w:rPr>
          <w:rFonts w:cstheme="minorHAnsi"/>
          <w:sz w:val="24"/>
          <w:szCs w:val="24"/>
        </w:rPr>
        <w:t>F</w:t>
      </w:r>
      <w:r w:rsidRPr="00E34565">
        <w:rPr>
          <w:rFonts w:cstheme="minorHAnsi"/>
          <w:sz w:val="24"/>
          <w:szCs w:val="24"/>
        </w:rPr>
        <w:t xml:space="preserve">igure 6 below. </w:t>
      </w:r>
    </w:p>
    <w:p w14:paraId="459F6BDD" w14:textId="6700F3F8" w:rsidR="001635D2" w:rsidRPr="00E34565" w:rsidRDefault="001635D2" w:rsidP="001635D2">
      <w:pPr>
        <w:tabs>
          <w:tab w:val="left" w:pos="900"/>
        </w:tabs>
        <w:rPr>
          <w:rFonts w:cstheme="minorHAnsi"/>
          <w:sz w:val="24"/>
          <w:szCs w:val="24"/>
        </w:rPr>
      </w:pPr>
    </w:p>
    <w:p w14:paraId="13ABEC92" w14:textId="77777777" w:rsidR="00CD6B1E" w:rsidRPr="00E34565" w:rsidRDefault="00CD6B1E" w:rsidP="00FC0A65">
      <w:pPr>
        <w:rPr>
          <w:rFonts w:cstheme="minorHAnsi"/>
        </w:rPr>
      </w:pPr>
    </w:p>
    <w:p w14:paraId="1C4B41B2" w14:textId="337FC4A7" w:rsidR="00CD6B1E" w:rsidRPr="00E34565" w:rsidRDefault="5B07034E" w:rsidP="00CD6B1E">
      <w:pPr>
        <w:keepNext/>
        <w:tabs>
          <w:tab w:val="left" w:pos="900"/>
        </w:tabs>
        <w:ind w:left="360"/>
      </w:pPr>
      <w:r>
        <w:rPr>
          <w:noProof/>
        </w:rPr>
        <w:lastRenderedPageBreak/>
        <w:drawing>
          <wp:inline distT="0" distB="0" distL="0" distR="0" wp14:anchorId="07201D7E" wp14:editId="53E174D7">
            <wp:extent cx="5208786" cy="2933928"/>
            <wp:effectExtent l="0" t="0" r="0" b="0"/>
            <wp:docPr id="502160394" name="Picture 50216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08786" cy="2933928"/>
                    </a:xfrm>
                    <a:prstGeom prst="rect">
                      <a:avLst/>
                    </a:prstGeom>
                  </pic:spPr>
                </pic:pic>
              </a:graphicData>
            </a:graphic>
          </wp:inline>
        </w:drawing>
      </w:r>
    </w:p>
    <w:p w14:paraId="0E241B6A" w14:textId="187AF5B6" w:rsidR="00CD6B1E" w:rsidRPr="00E34565" w:rsidRDefault="00CD6B1E" w:rsidP="00CD6B1E">
      <w:pPr>
        <w:pStyle w:val="Caption"/>
        <w:jc w:val="center"/>
        <w:rPr>
          <w:rFonts w:cstheme="minorHAnsi"/>
          <w:sz w:val="24"/>
          <w:szCs w:val="24"/>
        </w:rPr>
      </w:pPr>
      <w:bookmarkStart w:id="36" w:name="_Toc165151734"/>
      <w:bookmarkStart w:id="37" w:name="_Toc165151788"/>
      <w:bookmarkStart w:id="38" w:name="_Toc165154477"/>
      <w:r w:rsidRPr="00E34565">
        <w:rPr>
          <w:rFonts w:cstheme="minorHAnsi"/>
        </w:rPr>
        <w:t xml:space="preserve">Figure </w:t>
      </w:r>
      <w:r w:rsidRPr="00E34565">
        <w:rPr>
          <w:rFonts w:cstheme="minorHAnsi"/>
        </w:rPr>
        <w:fldChar w:fldCharType="begin"/>
      </w:r>
      <w:r w:rsidRPr="00E34565">
        <w:rPr>
          <w:rFonts w:cstheme="minorHAnsi"/>
        </w:rPr>
        <w:instrText xml:space="preserve"> SEQ Figure \* ARABIC </w:instrText>
      </w:r>
      <w:r w:rsidRPr="00E34565">
        <w:rPr>
          <w:rFonts w:cstheme="minorHAnsi"/>
        </w:rPr>
        <w:fldChar w:fldCharType="separate"/>
      </w:r>
      <w:r w:rsidR="004D5113">
        <w:rPr>
          <w:rFonts w:cstheme="minorHAnsi"/>
          <w:noProof/>
        </w:rPr>
        <w:t>6</w:t>
      </w:r>
      <w:r w:rsidRPr="00E34565">
        <w:rPr>
          <w:rFonts w:cstheme="minorHAnsi"/>
        </w:rPr>
        <w:fldChar w:fldCharType="end"/>
      </w:r>
      <w:r w:rsidRPr="00E34565">
        <w:rPr>
          <w:rFonts w:cstheme="minorHAnsi"/>
        </w:rPr>
        <w:t xml:space="preserve"> - Three view sketch of the vehicle assembly (mm)</w:t>
      </w:r>
      <w:bookmarkEnd w:id="36"/>
      <w:bookmarkEnd w:id="37"/>
      <w:bookmarkEnd w:id="38"/>
    </w:p>
    <w:p w14:paraId="1A3C6B81" w14:textId="69F823DF" w:rsidR="00CD6B1E" w:rsidRPr="00E34565" w:rsidRDefault="00D01770" w:rsidP="00CD6B1E">
      <w:pPr>
        <w:tabs>
          <w:tab w:val="left" w:pos="900"/>
        </w:tabs>
        <w:rPr>
          <w:rFonts w:cstheme="minorHAnsi"/>
          <w:sz w:val="24"/>
          <w:szCs w:val="24"/>
        </w:rPr>
      </w:pPr>
      <w:r>
        <w:rPr>
          <w:rFonts w:cstheme="minorHAnsi"/>
          <w:sz w:val="24"/>
          <w:szCs w:val="24"/>
        </w:rPr>
        <w:t xml:space="preserve">The initial design leading into the testing phase put the full structural weight at 285 grams – well below the typical weight of commercial frames within the design’s sizing. This sizing includes </w:t>
      </w:r>
      <w:r w:rsidRPr="00E34565">
        <w:rPr>
          <w:rFonts w:cstheme="minorHAnsi"/>
          <w:sz w:val="24"/>
          <w:szCs w:val="24"/>
        </w:rPr>
        <w:t>assembly hardware, mounting plates for flight controllers, and the payload delivery mechanism</w:t>
      </w:r>
      <w:r>
        <w:rPr>
          <w:rFonts w:cstheme="minorHAnsi"/>
          <w:sz w:val="24"/>
          <w:szCs w:val="24"/>
        </w:rPr>
        <w:t>. As testing began, additional changes to the design were needed to account for the impact force on the legs during crashes. Increasing the durability of the vehicle resulted in a final structural weight</w:t>
      </w:r>
      <w:r w:rsidRPr="00E34565">
        <w:rPr>
          <w:rFonts w:cstheme="minorHAnsi"/>
          <w:sz w:val="24"/>
          <w:szCs w:val="24"/>
        </w:rPr>
        <w:t xml:space="preserve"> </w:t>
      </w:r>
      <w:r>
        <w:rPr>
          <w:rFonts w:cstheme="minorHAnsi"/>
          <w:sz w:val="24"/>
          <w:szCs w:val="24"/>
        </w:rPr>
        <w:t>of 363</w:t>
      </w:r>
      <w:r w:rsidRPr="00E34565">
        <w:rPr>
          <w:rFonts w:cstheme="minorHAnsi"/>
          <w:sz w:val="24"/>
          <w:szCs w:val="24"/>
        </w:rPr>
        <w:t xml:space="preserve"> grams.</w:t>
      </w:r>
    </w:p>
    <w:p w14:paraId="6D09581D" w14:textId="052C8295" w:rsidR="00450073" w:rsidRPr="00E34565" w:rsidRDefault="00D54002" w:rsidP="00CD6B1E">
      <w:pPr>
        <w:tabs>
          <w:tab w:val="left" w:pos="900"/>
        </w:tabs>
        <w:rPr>
          <w:rFonts w:cstheme="minorHAnsi"/>
        </w:rPr>
      </w:pPr>
      <w:r>
        <w:rPr>
          <w:rFonts w:cstheme="minorHAnsi"/>
          <w:sz w:val="24"/>
          <w:szCs w:val="24"/>
        </w:rPr>
        <w:t xml:space="preserve">A design choice that was made from the first </w:t>
      </w:r>
      <w:r w:rsidR="00CB5E41">
        <w:rPr>
          <w:rFonts w:cstheme="minorHAnsi"/>
          <w:sz w:val="24"/>
          <w:szCs w:val="24"/>
        </w:rPr>
        <w:t>iteration of the drone structural design was changing from a push prop to a conventional pull prop design. This design choice was made because of the high center of gravity. There was concern about the center of thrust being at or lower than the center of gravity, which would have thrown off the stability of the system</w:t>
      </w:r>
      <w:r w:rsidR="007D59C4">
        <w:rPr>
          <w:rFonts w:cstheme="minorHAnsi"/>
          <w:sz w:val="24"/>
          <w:szCs w:val="24"/>
        </w:rPr>
        <w:t>. This was solved by flipping the motors and maintaining a higher center of thrust with a conventional prop orientation.</w:t>
      </w:r>
    </w:p>
    <w:p w14:paraId="575F3EE9" w14:textId="499A9CFB" w:rsidR="00BC1E01" w:rsidRPr="00E34565" w:rsidRDefault="00BC1E01" w:rsidP="00BC1E01">
      <w:pPr>
        <w:tabs>
          <w:tab w:val="left" w:pos="900"/>
        </w:tabs>
        <w:rPr>
          <w:rFonts w:cstheme="minorHAnsi"/>
          <w:sz w:val="24"/>
          <w:szCs w:val="24"/>
        </w:rPr>
      </w:pPr>
      <w:r w:rsidRPr="00E34565">
        <w:rPr>
          <w:rFonts w:cstheme="minorHAnsi"/>
          <w:sz w:val="24"/>
          <w:szCs w:val="24"/>
        </w:rPr>
        <w:t xml:space="preserve">Maintaining a mass below 1 kilogram is a high priority in the system design, in order to perform well in the recovery competition. Table </w:t>
      </w:r>
      <w:r w:rsidR="00380374">
        <w:rPr>
          <w:rFonts w:cstheme="minorHAnsi"/>
          <w:sz w:val="24"/>
          <w:szCs w:val="24"/>
        </w:rPr>
        <w:t>3</w:t>
      </w:r>
      <w:r w:rsidRPr="00E34565">
        <w:rPr>
          <w:rFonts w:cstheme="minorHAnsi"/>
          <w:sz w:val="24"/>
          <w:szCs w:val="24"/>
        </w:rPr>
        <w:t xml:space="preserve"> lists the weights of all components on the current airframe. Any items listed as measured have been physically measured and confirmed. Hardware has been factored into the weight of the structural components</w:t>
      </w:r>
    </w:p>
    <w:p w14:paraId="7BFD57F8" w14:textId="7EE6A563" w:rsidR="00BC1E01" w:rsidRPr="00E34565" w:rsidRDefault="00BC1E01" w:rsidP="00BC1E01">
      <w:pPr>
        <w:pStyle w:val="Caption"/>
        <w:jc w:val="center"/>
        <w:rPr>
          <w:rFonts w:cstheme="minorHAnsi"/>
        </w:rPr>
      </w:pPr>
    </w:p>
    <w:p w14:paraId="423EC3DB" w14:textId="54FDF55A" w:rsidR="00E34565" w:rsidRPr="00E34565" w:rsidRDefault="00E34565" w:rsidP="00E34565">
      <w:pPr>
        <w:pStyle w:val="Caption"/>
        <w:keepNext/>
        <w:jc w:val="center"/>
        <w:rPr>
          <w:rFonts w:cstheme="minorHAnsi"/>
        </w:rPr>
      </w:pPr>
      <w:bookmarkStart w:id="39" w:name="_Toc164977695"/>
      <w:bookmarkStart w:id="40" w:name="_Toc165151744"/>
      <w:bookmarkStart w:id="41" w:name="_Toc165154506"/>
      <w:bookmarkStart w:id="42" w:name="_Toc165154682"/>
      <w:r w:rsidRPr="00E34565">
        <w:rPr>
          <w:rFonts w:cstheme="minorHAnsi"/>
        </w:rPr>
        <w:t xml:space="preserve">Table </w:t>
      </w:r>
      <w:r w:rsidRPr="00E34565">
        <w:rPr>
          <w:rFonts w:cstheme="minorHAnsi"/>
        </w:rPr>
        <w:fldChar w:fldCharType="begin"/>
      </w:r>
      <w:r w:rsidRPr="00E34565">
        <w:rPr>
          <w:rFonts w:cstheme="minorHAnsi"/>
        </w:rPr>
        <w:instrText xml:space="preserve"> SEQ Table \* ARABIC </w:instrText>
      </w:r>
      <w:r w:rsidRPr="00E34565">
        <w:rPr>
          <w:rFonts w:cstheme="minorHAnsi"/>
        </w:rPr>
        <w:fldChar w:fldCharType="separate"/>
      </w:r>
      <w:r w:rsidR="004D5113">
        <w:rPr>
          <w:rFonts w:cstheme="minorHAnsi"/>
          <w:noProof/>
        </w:rPr>
        <w:t>3</w:t>
      </w:r>
      <w:r w:rsidRPr="00E34565">
        <w:rPr>
          <w:rFonts w:cstheme="minorHAnsi"/>
        </w:rPr>
        <w:fldChar w:fldCharType="end"/>
      </w:r>
      <w:r w:rsidRPr="00E34565">
        <w:rPr>
          <w:rFonts w:cstheme="minorHAnsi"/>
        </w:rPr>
        <w:t xml:space="preserve"> - Vehicle weight budget</w:t>
      </w:r>
      <w:bookmarkEnd w:id="39"/>
      <w:bookmarkEnd w:id="40"/>
      <w:bookmarkEnd w:id="41"/>
      <w:bookmarkEnd w:id="42"/>
    </w:p>
    <w:tbl>
      <w:tblPr>
        <w:tblW w:w="9165" w:type="dxa"/>
        <w:tblLook w:val="04A0" w:firstRow="1" w:lastRow="0" w:firstColumn="1" w:lastColumn="0" w:noHBand="0" w:noVBand="1"/>
      </w:tblPr>
      <w:tblGrid>
        <w:gridCol w:w="3225"/>
        <w:gridCol w:w="1800"/>
        <w:gridCol w:w="1096"/>
        <w:gridCol w:w="1334"/>
        <w:gridCol w:w="1710"/>
      </w:tblGrid>
      <w:tr w:rsidR="00B21451" w:rsidRPr="00447239" w14:paraId="4645CA66" w14:textId="77777777" w:rsidTr="005160B3">
        <w:trPr>
          <w:trHeight w:val="330"/>
        </w:trPr>
        <w:tc>
          <w:tcPr>
            <w:tcW w:w="3225"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14:paraId="5CCA2392" w14:textId="77777777" w:rsidR="00447239" w:rsidRPr="00447239" w:rsidRDefault="00447239" w:rsidP="005160B3">
            <w:pPr>
              <w:spacing w:after="0" w:line="240" w:lineRule="auto"/>
              <w:jc w:val="center"/>
              <w:rPr>
                <w:rFonts w:ascii="Calibri" w:eastAsia="Times New Roman" w:hAnsi="Calibri" w:cs="Calibri"/>
                <w:b/>
                <w:bCs/>
                <w:color w:val="000000"/>
                <w:sz w:val="24"/>
                <w:szCs w:val="24"/>
              </w:rPr>
            </w:pPr>
            <w:r w:rsidRPr="00447239">
              <w:rPr>
                <w:rFonts w:ascii="Calibri" w:eastAsia="Times New Roman" w:hAnsi="Calibri" w:cs="Calibri"/>
                <w:b/>
                <w:bCs/>
                <w:color w:val="000000"/>
                <w:sz w:val="24"/>
                <w:szCs w:val="24"/>
              </w:rPr>
              <w:t>Component</w:t>
            </w:r>
          </w:p>
        </w:tc>
        <w:tc>
          <w:tcPr>
            <w:tcW w:w="1800" w:type="dxa"/>
            <w:tcBorders>
              <w:top w:val="single" w:sz="12" w:space="0" w:color="auto"/>
              <w:left w:val="nil"/>
              <w:bottom w:val="single" w:sz="12" w:space="0" w:color="auto"/>
              <w:right w:val="single" w:sz="12" w:space="0" w:color="auto"/>
            </w:tcBorders>
            <w:shd w:val="clear" w:color="auto" w:fill="auto"/>
            <w:noWrap/>
            <w:vAlign w:val="center"/>
            <w:hideMark/>
          </w:tcPr>
          <w:p w14:paraId="51C3734D" w14:textId="292B1527" w:rsidR="00447239" w:rsidRPr="00447239" w:rsidRDefault="00447239" w:rsidP="005160B3">
            <w:pPr>
              <w:spacing w:after="0" w:line="240" w:lineRule="auto"/>
              <w:jc w:val="center"/>
              <w:rPr>
                <w:rFonts w:ascii="Calibri" w:eastAsia="Times New Roman" w:hAnsi="Calibri" w:cs="Calibri"/>
                <w:b/>
                <w:bCs/>
                <w:color w:val="000000"/>
                <w:sz w:val="24"/>
                <w:szCs w:val="24"/>
              </w:rPr>
            </w:pPr>
            <w:r w:rsidRPr="00447239">
              <w:rPr>
                <w:rFonts w:ascii="Calibri" w:eastAsia="Times New Roman" w:hAnsi="Calibri" w:cs="Calibri"/>
                <w:b/>
                <w:bCs/>
                <w:color w:val="000000"/>
                <w:sz w:val="24"/>
                <w:szCs w:val="24"/>
              </w:rPr>
              <w:t xml:space="preserve">Weight per Unit </w:t>
            </w:r>
            <w:r w:rsidR="001A5803">
              <w:rPr>
                <w:rFonts w:ascii="Calibri" w:eastAsia="Times New Roman" w:hAnsi="Calibri" w:cs="Calibri"/>
                <w:b/>
                <w:bCs/>
                <w:color w:val="000000"/>
                <w:sz w:val="24"/>
                <w:szCs w:val="24"/>
              </w:rPr>
              <w:t>(g)</w:t>
            </w:r>
          </w:p>
        </w:tc>
        <w:tc>
          <w:tcPr>
            <w:tcW w:w="1096" w:type="dxa"/>
            <w:tcBorders>
              <w:top w:val="single" w:sz="12" w:space="0" w:color="auto"/>
              <w:left w:val="nil"/>
              <w:bottom w:val="single" w:sz="12" w:space="0" w:color="auto"/>
              <w:right w:val="single" w:sz="12" w:space="0" w:color="auto"/>
            </w:tcBorders>
            <w:shd w:val="clear" w:color="auto" w:fill="auto"/>
            <w:noWrap/>
            <w:vAlign w:val="center"/>
            <w:hideMark/>
          </w:tcPr>
          <w:p w14:paraId="522B33F4" w14:textId="77777777" w:rsidR="00447239" w:rsidRPr="00447239" w:rsidRDefault="00447239" w:rsidP="005160B3">
            <w:pPr>
              <w:spacing w:after="0" w:line="240" w:lineRule="auto"/>
              <w:jc w:val="center"/>
              <w:rPr>
                <w:rFonts w:ascii="Calibri" w:eastAsia="Times New Roman" w:hAnsi="Calibri" w:cs="Calibri"/>
                <w:b/>
                <w:bCs/>
                <w:color w:val="000000"/>
                <w:sz w:val="24"/>
                <w:szCs w:val="24"/>
              </w:rPr>
            </w:pPr>
            <w:r w:rsidRPr="00447239">
              <w:rPr>
                <w:rFonts w:ascii="Calibri" w:eastAsia="Times New Roman" w:hAnsi="Calibri" w:cs="Calibri"/>
                <w:b/>
                <w:bCs/>
                <w:color w:val="000000"/>
                <w:sz w:val="24"/>
                <w:szCs w:val="24"/>
              </w:rPr>
              <w:t>Quantity</w:t>
            </w:r>
          </w:p>
        </w:tc>
        <w:tc>
          <w:tcPr>
            <w:tcW w:w="1334" w:type="dxa"/>
            <w:tcBorders>
              <w:top w:val="single" w:sz="12" w:space="0" w:color="auto"/>
              <w:left w:val="nil"/>
              <w:bottom w:val="single" w:sz="12" w:space="0" w:color="auto"/>
              <w:right w:val="single" w:sz="12" w:space="0" w:color="auto"/>
            </w:tcBorders>
            <w:shd w:val="clear" w:color="auto" w:fill="auto"/>
            <w:noWrap/>
            <w:vAlign w:val="center"/>
            <w:hideMark/>
          </w:tcPr>
          <w:p w14:paraId="5E74EF74" w14:textId="6FE544C6" w:rsidR="00447239" w:rsidRPr="00447239" w:rsidRDefault="00447239" w:rsidP="005160B3">
            <w:pPr>
              <w:spacing w:after="0" w:line="240" w:lineRule="auto"/>
              <w:jc w:val="center"/>
              <w:rPr>
                <w:rFonts w:ascii="Calibri" w:eastAsia="Times New Roman" w:hAnsi="Calibri" w:cs="Calibri"/>
                <w:b/>
                <w:bCs/>
                <w:color w:val="000000"/>
                <w:sz w:val="24"/>
                <w:szCs w:val="24"/>
              </w:rPr>
            </w:pPr>
            <w:r w:rsidRPr="00447239">
              <w:rPr>
                <w:rFonts w:ascii="Calibri" w:eastAsia="Times New Roman" w:hAnsi="Calibri" w:cs="Calibri"/>
                <w:b/>
                <w:bCs/>
                <w:color w:val="000000"/>
                <w:sz w:val="24"/>
                <w:szCs w:val="24"/>
              </w:rPr>
              <w:t>Total Weight</w:t>
            </w:r>
            <w:r w:rsidR="001A5803">
              <w:rPr>
                <w:rFonts w:ascii="Calibri" w:eastAsia="Times New Roman" w:hAnsi="Calibri" w:cs="Calibri"/>
                <w:b/>
                <w:bCs/>
                <w:color w:val="000000"/>
                <w:sz w:val="24"/>
                <w:szCs w:val="24"/>
              </w:rPr>
              <w:t xml:space="preserve"> (g)</w:t>
            </w:r>
          </w:p>
        </w:tc>
        <w:tc>
          <w:tcPr>
            <w:tcW w:w="1710" w:type="dxa"/>
            <w:tcBorders>
              <w:top w:val="single" w:sz="12" w:space="0" w:color="auto"/>
              <w:left w:val="nil"/>
              <w:bottom w:val="single" w:sz="12" w:space="0" w:color="auto"/>
              <w:right w:val="single" w:sz="12" w:space="0" w:color="auto"/>
            </w:tcBorders>
            <w:shd w:val="clear" w:color="auto" w:fill="auto"/>
            <w:noWrap/>
            <w:vAlign w:val="center"/>
            <w:hideMark/>
          </w:tcPr>
          <w:p w14:paraId="471330D9" w14:textId="77777777" w:rsidR="00447239" w:rsidRPr="00447239" w:rsidRDefault="00447239" w:rsidP="005160B3">
            <w:pPr>
              <w:spacing w:after="0" w:line="240" w:lineRule="auto"/>
              <w:jc w:val="center"/>
              <w:rPr>
                <w:rFonts w:ascii="Calibri" w:eastAsia="Times New Roman" w:hAnsi="Calibri" w:cs="Calibri"/>
                <w:b/>
                <w:bCs/>
                <w:color w:val="000000"/>
                <w:sz w:val="24"/>
                <w:szCs w:val="24"/>
              </w:rPr>
            </w:pPr>
            <w:r w:rsidRPr="00447239">
              <w:rPr>
                <w:rFonts w:ascii="Calibri" w:eastAsia="Times New Roman" w:hAnsi="Calibri" w:cs="Calibri"/>
                <w:b/>
                <w:bCs/>
                <w:color w:val="000000"/>
                <w:sz w:val="24"/>
                <w:szCs w:val="24"/>
              </w:rPr>
              <w:t>Percent of total</w:t>
            </w:r>
          </w:p>
        </w:tc>
      </w:tr>
      <w:tr w:rsidR="00B21451" w:rsidRPr="00447239" w14:paraId="4852EDFB" w14:textId="77777777" w:rsidTr="001A5803">
        <w:trPr>
          <w:trHeight w:val="300"/>
        </w:trPr>
        <w:tc>
          <w:tcPr>
            <w:tcW w:w="3225" w:type="dxa"/>
            <w:tcBorders>
              <w:top w:val="nil"/>
              <w:left w:val="single" w:sz="12" w:space="0" w:color="auto"/>
              <w:bottom w:val="single" w:sz="12" w:space="0" w:color="auto"/>
              <w:right w:val="single" w:sz="12" w:space="0" w:color="auto"/>
            </w:tcBorders>
            <w:shd w:val="clear" w:color="000000" w:fill="D9D9D9"/>
            <w:noWrap/>
            <w:vAlign w:val="bottom"/>
            <w:hideMark/>
          </w:tcPr>
          <w:p w14:paraId="7E729586" w14:textId="77777777" w:rsidR="00447239" w:rsidRPr="00447239" w:rsidRDefault="00447239" w:rsidP="00447239">
            <w:pPr>
              <w:spacing w:after="0" w:line="240" w:lineRule="auto"/>
              <w:rPr>
                <w:rFonts w:ascii="Calibri" w:eastAsia="Times New Roman" w:hAnsi="Calibri" w:cs="Calibri"/>
                <w:color w:val="000000"/>
              </w:rPr>
            </w:pPr>
            <w:r w:rsidRPr="00447239">
              <w:rPr>
                <w:rFonts w:ascii="Calibri" w:eastAsia="Times New Roman" w:hAnsi="Calibri" w:cs="Calibri"/>
                <w:color w:val="000000"/>
              </w:rPr>
              <w:t>Airframe w/ hardware (Measured)</w:t>
            </w:r>
          </w:p>
        </w:tc>
        <w:tc>
          <w:tcPr>
            <w:tcW w:w="1800" w:type="dxa"/>
            <w:tcBorders>
              <w:top w:val="nil"/>
              <w:left w:val="nil"/>
              <w:bottom w:val="single" w:sz="12" w:space="0" w:color="auto"/>
              <w:right w:val="single" w:sz="12" w:space="0" w:color="auto"/>
            </w:tcBorders>
            <w:shd w:val="clear" w:color="000000" w:fill="D9D9D9"/>
            <w:noWrap/>
            <w:vAlign w:val="bottom"/>
            <w:hideMark/>
          </w:tcPr>
          <w:p w14:paraId="0CDF3A28"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363</w:t>
            </w:r>
          </w:p>
        </w:tc>
        <w:tc>
          <w:tcPr>
            <w:tcW w:w="1096" w:type="dxa"/>
            <w:tcBorders>
              <w:top w:val="nil"/>
              <w:left w:val="nil"/>
              <w:bottom w:val="single" w:sz="12" w:space="0" w:color="auto"/>
              <w:right w:val="single" w:sz="12" w:space="0" w:color="auto"/>
            </w:tcBorders>
            <w:shd w:val="clear" w:color="000000" w:fill="D9D9D9"/>
            <w:noWrap/>
            <w:vAlign w:val="bottom"/>
            <w:hideMark/>
          </w:tcPr>
          <w:p w14:paraId="6AC6C966"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1</w:t>
            </w:r>
          </w:p>
        </w:tc>
        <w:tc>
          <w:tcPr>
            <w:tcW w:w="1334" w:type="dxa"/>
            <w:tcBorders>
              <w:top w:val="nil"/>
              <w:left w:val="nil"/>
              <w:bottom w:val="single" w:sz="12" w:space="0" w:color="auto"/>
              <w:right w:val="single" w:sz="12" w:space="0" w:color="auto"/>
            </w:tcBorders>
            <w:shd w:val="clear" w:color="000000" w:fill="D9D9D9"/>
            <w:noWrap/>
            <w:vAlign w:val="bottom"/>
            <w:hideMark/>
          </w:tcPr>
          <w:p w14:paraId="67294916"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363</w:t>
            </w:r>
          </w:p>
        </w:tc>
        <w:tc>
          <w:tcPr>
            <w:tcW w:w="1710" w:type="dxa"/>
            <w:tcBorders>
              <w:top w:val="nil"/>
              <w:left w:val="nil"/>
              <w:bottom w:val="single" w:sz="12" w:space="0" w:color="auto"/>
              <w:right w:val="single" w:sz="12" w:space="0" w:color="auto"/>
            </w:tcBorders>
            <w:shd w:val="clear" w:color="000000" w:fill="D9D9D9"/>
            <w:noWrap/>
            <w:vAlign w:val="bottom"/>
            <w:hideMark/>
          </w:tcPr>
          <w:p w14:paraId="35E5B4B9"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40.79%</w:t>
            </w:r>
          </w:p>
        </w:tc>
      </w:tr>
      <w:tr w:rsidR="001A5803" w:rsidRPr="00447239" w14:paraId="611415CD" w14:textId="77777777" w:rsidTr="001A5803">
        <w:trPr>
          <w:trHeight w:val="300"/>
        </w:trPr>
        <w:tc>
          <w:tcPr>
            <w:tcW w:w="3225" w:type="dxa"/>
            <w:tcBorders>
              <w:top w:val="nil"/>
              <w:left w:val="single" w:sz="12" w:space="0" w:color="auto"/>
              <w:bottom w:val="single" w:sz="12" w:space="0" w:color="auto"/>
              <w:right w:val="single" w:sz="12" w:space="0" w:color="auto"/>
            </w:tcBorders>
            <w:shd w:val="clear" w:color="auto" w:fill="auto"/>
            <w:noWrap/>
            <w:vAlign w:val="bottom"/>
            <w:hideMark/>
          </w:tcPr>
          <w:p w14:paraId="308088AE" w14:textId="77777777" w:rsidR="00447239" w:rsidRPr="00447239" w:rsidRDefault="00447239" w:rsidP="00447239">
            <w:pPr>
              <w:spacing w:after="0" w:line="240" w:lineRule="auto"/>
              <w:rPr>
                <w:rFonts w:ascii="Calibri" w:eastAsia="Times New Roman" w:hAnsi="Calibri" w:cs="Calibri"/>
                <w:color w:val="000000"/>
              </w:rPr>
            </w:pPr>
            <w:r w:rsidRPr="00447239">
              <w:rPr>
                <w:rFonts w:ascii="Calibri" w:eastAsia="Times New Roman" w:hAnsi="Calibri" w:cs="Calibri"/>
                <w:color w:val="000000"/>
              </w:rPr>
              <w:lastRenderedPageBreak/>
              <w:t>Battery</w:t>
            </w:r>
          </w:p>
        </w:tc>
        <w:tc>
          <w:tcPr>
            <w:tcW w:w="1800" w:type="dxa"/>
            <w:tcBorders>
              <w:top w:val="nil"/>
              <w:left w:val="nil"/>
              <w:bottom w:val="single" w:sz="12" w:space="0" w:color="auto"/>
              <w:right w:val="single" w:sz="12" w:space="0" w:color="auto"/>
            </w:tcBorders>
            <w:shd w:val="clear" w:color="auto" w:fill="auto"/>
            <w:noWrap/>
            <w:vAlign w:val="bottom"/>
            <w:hideMark/>
          </w:tcPr>
          <w:p w14:paraId="4E085486"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195</w:t>
            </w:r>
          </w:p>
        </w:tc>
        <w:tc>
          <w:tcPr>
            <w:tcW w:w="1096" w:type="dxa"/>
            <w:tcBorders>
              <w:top w:val="nil"/>
              <w:left w:val="nil"/>
              <w:bottom w:val="single" w:sz="12" w:space="0" w:color="auto"/>
              <w:right w:val="single" w:sz="12" w:space="0" w:color="auto"/>
            </w:tcBorders>
            <w:shd w:val="clear" w:color="auto" w:fill="auto"/>
            <w:noWrap/>
            <w:vAlign w:val="bottom"/>
            <w:hideMark/>
          </w:tcPr>
          <w:p w14:paraId="309F864D"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1</w:t>
            </w:r>
          </w:p>
        </w:tc>
        <w:tc>
          <w:tcPr>
            <w:tcW w:w="1334" w:type="dxa"/>
            <w:tcBorders>
              <w:top w:val="nil"/>
              <w:left w:val="nil"/>
              <w:bottom w:val="single" w:sz="12" w:space="0" w:color="auto"/>
              <w:right w:val="single" w:sz="12" w:space="0" w:color="auto"/>
            </w:tcBorders>
            <w:shd w:val="clear" w:color="auto" w:fill="auto"/>
            <w:noWrap/>
            <w:vAlign w:val="bottom"/>
            <w:hideMark/>
          </w:tcPr>
          <w:p w14:paraId="72F007D8"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195</w:t>
            </w:r>
          </w:p>
        </w:tc>
        <w:tc>
          <w:tcPr>
            <w:tcW w:w="1710" w:type="dxa"/>
            <w:tcBorders>
              <w:top w:val="nil"/>
              <w:left w:val="nil"/>
              <w:bottom w:val="single" w:sz="12" w:space="0" w:color="auto"/>
              <w:right w:val="single" w:sz="12" w:space="0" w:color="auto"/>
            </w:tcBorders>
            <w:shd w:val="clear" w:color="auto" w:fill="auto"/>
            <w:noWrap/>
            <w:vAlign w:val="bottom"/>
            <w:hideMark/>
          </w:tcPr>
          <w:p w14:paraId="7D69DB6E"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21.91%</w:t>
            </w:r>
          </w:p>
        </w:tc>
      </w:tr>
      <w:tr w:rsidR="00B21451" w:rsidRPr="00447239" w14:paraId="42951830" w14:textId="77777777" w:rsidTr="001A5803">
        <w:trPr>
          <w:trHeight w:val="300"/>
        </w:trPr>
        <w:tc>
          <w:tcPr>
            <w:tcW w:w="3225" w:type="dxa"/>
            <w:tcBorders>
              <w:top w:val="nil"/>
              <w:left w:val="single" w:sz="12" w:space="0" w:color="auto"/>
              <w:bottom w:val="single" w:sz="12" w:space="0" w:color="auto"/>
              <w:right w:val="single" w:sz="12" w:space="0" w:color="auto"/>
            </w:tcBorders>
            <w:shd w:val="clear" w:color="000000" w:fill="D9D9D9"/>
            <w:noWrap/>
            <w:vAlign w:val="bottom"/>
            <w:hideMark/>
          </w:tcPr>
          <w:p w14:paraId="5A9549A4" w14:textId="77777777" w:rsidR="00447239" w:rsidRPr="00447239" w:rsidRDefault="00447239" w:rsidP="00447239">
            <w:pPr>
              <w:spacing w:after="0" w:line="240" w:lineRule="auto"/>
              <w:rPr>
                <w:rFonts w:ascii="Calibri" w:eastAsia="Times New Roman" w:hAnsi="Calibri" w:cs="Calibri"/>
                <w:color w:val="000000"/>
              </w:rPr>
            </w:pPr>
            <w:r w:rsidRPr="00447239">
              <w:rPr>
                <w:rFonts w:ascii="Calibri" w:eastAsia="Times New Roman" w:hAnsi="Calibri" w:cs="Calibri"/>
                <w:color w:val="000000"/>
              </w:rPr>
              <w:t>Motors</w:t>
            </w:r>
          </w:p>
        </w:tc>
        <w:tc>
          <w:tcPr>
            <w:tcW w:w="1800" w:type="dxa"/>
            <w:tcBorders>
              <w:top w:val="nil"/>
              <w:left w:val="nil"/>
              <w:bottom w:val="single" w:sz="12" w:space="0" w:color="auto"/>
              <w:right w:val="single" w:sz="12" w:space="0" w:color="auto"/>
            </w:tcBorders>
            <w:shd w:val="clear" w:color="000000" w:fill="D9D9D9"/>
            <w:noWrap/>
            <w:vAlign w:val="bottom"/>
            <w:hideMark/>
          </w:tcPr>
          <w:p w14:paraId="2C36EF32"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30</w:t>
            </w:r>
          </w:p>
        </w:tc>
        <w:tc>
          <w:tcPr>
            <w:tcW w:w="1096" w:type="dxa"/>
            <w:tcBorders>
              <w:top w:val="nil"/>
              <w:left w:val="nil"/>
              <w:bottom w:val="single" w:sz="12" w:space="0" w:color="auto"/>
              <w:right w:val="single" w:sz="12" w:space="0" w:color="auto"/>
            </w:tcBorders>
            <w:shd w:val="clear" w:color="000000" w:fill="D9D9D9"/>
            <w:noWrap/>
            <w:vAlign w:val="bottom"/>
            <w:hideMark/>
          </w:tcPr>
          <w:p w14:paraId="52832A1A"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4</w:t>
            </w:r>
          </w:p>
        </w:tc>
        <w:tc>
          <w:tcPr>
            <w:tcW w:w="1334" w:type="dxa"/>
            <w:tcBorders>
              <w:top w:val="nil"/>
              <w:left w:val="nil"/>
              <w:bottom w:val="single" w:sz="12" w:space="0" w:color="auto"/>
              <w:right w:val="single" w:sz="12" w:space="0" w:color="auto"/>
            </w:tcBorders>
            <w:shd w:val="clear" w:color="000000" w:fill="D9D9D9"/>
            <w:noWrap/>
            <w:vAlign w:val="bottom"/>
            <w:hideMark/>
          </w:tcPr>
          <w:p w14:paraId="0CF31897"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120</w:t>
            </w:r>
          </w:p>
        </w:tc>
        <w:tc>
          <w:tcPr>
            <w:tcW w:w="1710" w:type="dxa"/>
            <w:tcBorders>
              <w:top w:val="nil"/>
              <w:left w:val="nil"/>
              <w:bottom w:val="single" w:sz="12" w:space="0" w:color="auto"/>
              <w:right w:val="single" w:sz="12" w:space="0" w:color="auto"/>
            </w:tcBorders>
            <w:shd w:val="clear" w:color="000000" w:fill="D9D9D9"/>
            <w:noWrap/>
            <w:vAlign w:val="bottom"/>
            <w:hideMark/>
          </w:tcPr>
          <w:p w14:paraId="650316F8"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13.48%</w:t>
            </w:r>
          </w:p>
        </w:tc>
      </w:tr>
      <w:tr w:rsidR="001A5803" w:rsidRPr="00447239" w14:paraId="04C8F6DE" w14:textId="77777777" w:rsidTr="001A5803">
        <w:trPr>
          <w:trHeight w:val="300"/>
        </w:trPr>
        <w:tc>
          <w:tcPr>
            <w:tcW w:w="3225" w:type="dxa"/>
            <w:tcBorders>
              <w:top w:val="nil"/>
              <w:left w:val="single" w:sz="12" w:space="0" w:color="auto"/>
              <w:bottom w:val="single" w:sz="12" w:space="0" w:color="auto"/>
              <w:right w:val="single" w:sz="12" w:space="0" w:color="auto"/>
            </w:tcBorders>
            <w:shd w:val="clear" w:color="auto" w:fill="auto"/>
            <w:noWrap/>
            <w:vAlign w:val="bottom"/>
            <w:hideMark/>
          </w:tcPr>
          <w:p w14:paraId="6CCDB915" w14:textId="77777777" w:rsidR="00447239" w:rsidRPr="00447239" w:rsidRDefault="00447239" w:rsidP="00447239">
            <w:pPr>
              <w:spacing w:after="0" w:line="240" w:lineRule="auto"/>
              <w:rPr>
                <w:rFonts w:ascii="Calibri" w:eastAsia="Times New Roman" w:hAnsi="Calibri" w:cs="Calibri"/>
                <w:color w:val="000000"/>
              </w:rPr>
            </w:pPr>
            <w:r w:rsidRPr="00447239">
              <w:rPr>
                <w:rFonts w:ascii="Calibri" w:eastAsia="Times New Roman" w:hAnsi="Calibri" w:cs="Calibri"/>
                <w:color w:val="000000"/>
              </w:rPr>
              <w:t xml:space="preserve">Arduino + IMU w/ hardware (Measured) </w:t>
            </w:r>
          </w:p>
        </w:tc>
        <w:tc>
          <w:tcPr>
            <w:tcW w:w="1800" w:type="dxa"/>
            <w:tcBorders>
              <w:top w:val="nil"/>
              <w:left w:val="nil"/>
              <w:bottom w:val="single" w:sz="12" w:space="0" w:color="auto"/>
              <w:right w:val="single" w:sz="12" w:space="0" w:color="auto"/>
            </w:tcBorders>
            <w:shd w:val="clear" w:color="auto" w:fill="auto"/>
            <w:noWrap/>
            <w:vAlign w:val="bottom"/>
            <w:hideMark/>
          </w:tcPr>
          <w:p w14:paraId="2B425E0E"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50</w:t>
            </w:r>
          </w:p>
        </w:tc>
        <w:tc>
          <w:tcPr>
            <w:tcW w:w="1096" w:type="dxa"/>
            <w:tcBorders>
              <w:top w:val="nil"/>
              <w:left w:val="nil"/>
              <w:bottom w:val="single" w:sz="12" w:space="0" w:color="auto"/>
              <w:right w:val="single" w:sz="12" w:space="0" w:color="auto"/>
            </w:tcBorders>
            <w:shd w:val="clear" w:color="auto" w:fill="auto"/>
            <w:noWrap/>
            <w:vAlign w:val="bottom"/>
            <w:hideMark/>
          </w:tcPr>
          <w:p w14:paraId="2C1F09A4"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1</w:t>
            </w:r>
          </w:p>
        </w:tc>
        <w:tc>
          <w:tcPr>
            <w:tcW w:w="1334" w:type="dxa"/>
            <w:tcBorders>
              <w:top w:val="nil"/>
              <w:left w:val="nil"/>
              <w:bottom w:val="single" w:sz="12" w:space="0" w:color="auto"/>
              <w:right w:val="single" w:sz="12" w:space="0" w:color="auto"/>
            </w:tcBorders>
            <w:shd w:val="clear" w:color="auto" w:fill="auto"/>
            <w:noWrap/>
            <w:vAlign w:val="bottom"/>
            <w:hideMark/>
          </w:tcPr>
          <w:p w14:paraId="3DC1A827"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50</w:t>
            </w:r>
          </w:p>
        </w:tc>
        <w:tc>
          <w:tcPr>
            <w:tcW w:w="1710" w:type="dxa"/>
            <w:tcBorders>
              <w:top w:val="nil"/>
              <w:left w:val="nil"/>
              <w:bottom w:val="single" w:sz="12" w:space="0" w:color="auto"/>
              <w:right w:val="single" w:sz="12" w:space="0" w:color="auto"/>
            </w:tcBorders>
            <w:shd w:val="clear" w:color="auto" w:fill="auto"/>
            <w:noWrap/>
            <w:vAlign w:val="bottom"/>
            <w:hideMark/>
          </w:tcPr>
          <w:p w14:paraId="495CB643"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5.62%</w:t>
            </w:r>
          </w:p>
        </w:tc>
      </w:tr>
      <w:tr w:rsidR="00B21451" w:rsidRPr="00447239" w14:paraId="142B912E" w14:textId="77777777" w:rsidTr="001A5803">
        <w:trPr>
          <w:trHeight w:val="300"/>
        </w:trPr>
        <w:tc>
          <w:tcPr>
            <w:tcW w:w="3225" w:type="dxa"/>
            <w:tcBorders>
              <w:top w:val="nil"/>
              <w:left w:val="single" w:sz="12" w:space="0" w:color="auto"/>
              <w:bottom w:val="single" w:sz="12" w:space="0" w:color="auto"/>
              <w:right w:val="single" w:sz="12" w:space="0" w:color="auto"/>
            </w:tcBorders>
            <w:shd w:val="clear" w:color="000000" w:fill="D9D9D9"/>
            <w:noWrap/>
            <w:vAlign w:val="bottom"/>
            <w:hideMark/>
          </w:tcPr>
          <w:p w14:paraId="2CB363EA" w14:textId="77777777" w:rsidR="00447239" w:rsidRPr="00447239" w:rsidRDefault="00447239" w:rsidP="00447239">
            <w:pPr>
              <w:spacing w:after="0" w:line="240" w:lineRule="auto"/>
              <w:rPr>
                <w:rFonts w:ascii="Calibri" w:eastAsia="Times New Roman" w:hAnsi="Calibri" w:cs="Calibri"/>
                <w:color w:val="000000"/>
              </w:rPr>
            </w:pPr>
            <w:r w:rsidRPr="00447239">
              <w:rPr>
                <w:rFonts w:ascii="Calibri" w:eastAsia="Times New Roman" w:hAnsi="Calibri" w:cs="Calibri"/>
                <w:color w:val="000000"/>
              </w:rPr>
              <w:t>Payload mechanism w/ hardware (Measured)</w:t>
            </w:r>
          </w:p>
        </w:tc>
        <w:tc>
          <w:tcPr>
            <w:tcW w:w="1800" w:type="dxa"/>
            <w:tcBorders>
              <w:top w:val="nil"/>
              <w:left w:val="nil"/>
              <w:bottom w:val="single" w:sz="12" w:space="0" w:color="auto"/>
              <w:right w:val="single" w:sz="12" w:space="0" w:color="auto"/>
            </w:tcBorders>
            <w:shd w:val="clear" w:color="000000" w:fill="D9D9D9"/>
            <w:noWrap/>
            <w:vAlign w:val="bottom"/>
            <w:hideMark/>
          </w:tcPr>
          <w:p w14:paraId="790CC37F"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48</w:t>
            </w:r>
          </w:p>
        </w:tc>
        <w:tc>
          <w:tcPr>
            <w:tcW w:w="1096" w:type="dxa"/>
            <w:tcBorders>
              <w:top w:val="nil"/>
              <w:left w:val="nil"/>
              <w:bottom w:val="single" w:sz="12" w:space="0" w:color="auto"/>
              <w:right w:val="single" w:sz="12" w:space="0" w:color="auto"/>
            </w:tcBorders>
            <w:shd w:val="clear" w:color="000000" w:fill="D9D9D9"/>
            <w:noWrap/>
            <w:vAlign w:val="bottom"/>
            <w:hideMark/>
          </w:tcPr>
          <w:p w14:paraId="79B4E7E1"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1</w:t>
            </w:r>
          </w:p>
        </w:tc>
        <w:tc>
          <w:tcPr>
            <w:tcW w:w="1334" w:type="dxa"/>
            <w:tcBorders>
              <w:top w:val="nil"/>
              <w:left w:val="nil"/>
              <w:bottom w:val="single" w:sz="12" w:space="0" w:color="auto"/>
              <w:right w:val="single" w:sz="12" w:space="0" w:color="auto"/>
            </w:tcBorders>
            <w:shd w:val="clear" w:color="000000" w:fill="D9D9D9"/>
            <w:noWrap/>
            <w:vAlign w:val="bottom"/>
            <w:hideMark/>
          </w:tcPr>
          <w:p w14:paraId="2C308F9C"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48</w:t>
            </w:r>
          </w:p>
        </w:tc>
        <w:tc>
          <w:tcPr>
            <w:tcW w:w="1710" w:type="dxa"/>
            <w:tcBorders>
              <w:top w:val="nil"/>
              <w:left w:val="nil"/>
              <w:bottom w:val="single" w:sz="12" w:space="0" w:color="auto"/>
              <w:right w:val="single" w:sz="12" w:space="0" w:color="auto"/>
            </w:tcBorders>
            <w:shd w:val="clear" w:color="000000" w:fill="D9D9D9"/>
            <w:noWrap/>
            <w:vAlign w:val="bottom"/>
            <w:hideMark/>
          </w:tcPr>
          <w:p w14:paraId="5E022AAA"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5.39%</w:t>
            </w:r>
          </w:p>
        </w:tc>
      </w:tr>
      <w:tr w:rsidR="001A5803" w:rsidRPr="00447239" w14:paraId="5455AB26" w14:textId="77777777" w:rsidTr="001A5803">
        <w:trPr>
          <w:trHeight w:val="300"/>
        </w:trPr>
        <w:tc>
          <w:tcPr>
            <w:tcW w:w="3225" w:type="dxa"/>
            <w:tcBorders>
              <w:top w:val="nil"/>
              <w:left w:val="single" w:sz="12" w:space="0" w:color="auto"/>
              <w:bottom w:val="single" w:sz="12" w:space="0" w:color="auto"/>
              <w:right w:val="single" w:sz="12" w:space="0" w:color="auto"/>
            </w:tcBorders>
            <w:shd w:val="clear" w:color="auto" w:fill="auto"/>
            <w:noWrap/>
            <w:vAlign w:val="bottom"/>
            <w:hideMark/>
          </w:tcPr>
          <w:p w14:paraId="666D47E2" w14:textId="77777777" w:rsidR="00447239" w:rsidRPr="00447239" w:rsidRDefault="00447239" w:rsidP="00447239">
            <w:pPr>
              <w:spacing w:after="0" w:line="240" w:lineRule="auto"/>
              <w:rPr>
                <w:rFonts w:ascii="Calibri" w:eastAsia="Times New Roman" w:hAnsi="Calibri" w:cs="Calibri"/>
                <w:color w:val="000000"/>
              </w:rPr>
            </w:pPr>
            <w:r w:rsidRPr="00447239">
              <w:rPr>
                <w:rFonts w:ascii="Calibri" w:eastAsia="Times New Roman" w:hAnsi="Calibri" w:cs="Calibri"/>
                <w:color w:val="000000"/>
              </w:rPr>
              <w:t>Propellors</w:t>
            </w:r>
          </w:p>
        </w:tc>
        <w:tc>
          <w:tcPr>
            <w:tcW w:w="1800" w:type="dxa"/>
            <w:tcBorders>
              <w:top w:val="nil"/>
              <w:left w:val="nil"/>
              <w:bottom w:val="single" w:sz="12" w:space="0" w:color="auto"/>
              <w:right w:val="single" w:sz="12" w:space="0" w:color="auto"/>
            </w:tcBorders>
            <w:shd w:val="clear" w:color="auto" w:fill="auto"/>
            <w:noWrap/>
            <w:vAlign w:val="bottom"/>
            <w:hideMark/>
          </w:tcPr>
          <w:p w14:paraId="096B8F75"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6.5</w:t>
            </w:r>
          </w:p>
        </w:tc>
        <w:tc>
          <w:tcPr>
            <w:tcW w:w="1096" w:type="dxa"/>
            <w:tcBorders>
              <w:top w:val="nil"/>
              <w:left w:val="nil"/>
              <w:bottom w:val="single" w:sz="12" w:space="0" w:color="auto"/>
              <w:right w:val="single" w:sz="12" w:space="0" w:color="auto"/>
            </w:tcBorders>
            <w:shd w:val="clear" w:color="auto" w:fill="auto"/>
            <w:noWrap/>
            <w:vAlign w:val="bottom"/>
            <w:hideMark/>
          </w:tcPr>
          <w:p w14:paraId="7E6B339F"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4</w:t>
            </w:r>
          </w:p>
        </w:tc>
        <w:tc>
          <w:tcPr>
            <w:tcW w:w="1334" w:type="dxa"/>
            <w:tcBorders>
              <w:top w:val="nil"/>
              <w:left w:val="nil"/>
              <w:bottom w:val="single" w:sz="12" w:space="0" w:color="auto"/>
              <w:right w:val="single" w:sz="12" w:space="0" w:color="auto"/>
            </w:tcBorders>
            <w:shd w:val="clear" w:color="auto" w:fill="auto"/>
            <w:noWrap/>
            <w:vAlign w:val="bottom"/>
            <w:hideMark/>
          </w:tcPr>
          <w:p w14:paraId="71A85CD6"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26</w:t>
            </w:r>
          </w:p>
        </w:tc>
        <w:tc>
          <w:tcPr>
            <w:tcW w:w="1710" w:type="dxa"/>
            <w:tcBorders>
              <w:top w:val="nil"/>
              <w:left w:val="nil"/>
              <w:bottom w:val="single" w:sz="12" w:space="0" w:color="auto"/>
              <w:right w:val="single" w:sz="12" w:space="0" w:color="auto"/>
            </w:tcBorders>
            <w:shd w:val="clear" w:color="auto" w:fill="auto"/>
            <w:noWrap/>
            <w:vAlign w:val="bottom"/>
            <w:hideMark/>
          </w:tcPr>
          <w:p w14:paraId="62FE642B"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2.92%</w:t>
            </w:r>
          </w:p>
        </w:tc>
      </w:tr>
      <w:tr w:rsidR="00B21451" w:rsidRPr="00447239" w14:paraId="5DFEE311" w14:textId="77777777" w:rsidTr="001A5803">
        <w:trPr>
          <w:trHeight w:val="300"/>
        </w:trPr>
        <w:tc>
          <w:tcPr>
            <w:tcW w:w="3225" w:type="dxa"/>
            <w:tcBorders>
              <w:top w:val="nil"/>
              <w:left w:val="single" w:sz="12" w:space="0" w:color="auto"/>
              <w:bottom w:val="single" w:sz="12" w:space="0" w:color="auto"/>
              <w:right w:val="single" w:sz="12" w:space="0" w:color="auto"/>
            </w:tcBorders>
            <w:shd w:val="clear" w:color="000000" w:fill="D9D9D9"/>
            <w:noWrap/>
            <w:vAlign w:val="bottom"/>
            <w:hideMark/>
          </w:tcPr>
          <w:p w14:paraId="7593AF5C" w14:textId="77777777" w:rsidR="00447239" w:rsidRPr="00447239" w:rsidRDefault="00447239" w:rsidP="00447239">
            <w:pPr>
              <w:spacing w:after="0" w:line="240" w:lineRule="auto"/>
              <w:rPr>
                <w:rFonts w:ascii="Calibri" w:eastAsia="Times New Roman" w:hAnsi="Calibri" w:cs="Calibri"/>
                <w:color w:val="000000"/>
              </w:rPr>
            </w:pPr>
            <w:r w:rsidRPr="00447239">
              <w:rPr>
                <w:rFonts w:ascii="Calibri" w:eastAsia="Times New Roman" w:hAnsi="Calibri" w:cs="Calibri"/>
                <w:color w:val="000000"/>
              </w:rPr>
              <w:t>ESC</w:t>
            </w:r>
          </w:p>
        </w:tc>
        <w:tc>
          <w:tcPr>
            <w:tcW w:w="1800" w:type="dxa"/>
            <w:tcBorders>
              <w:top w:val="nil"/>
              <w:left w:val="nil"/>
              <w:bottom w:val="single" w:sz="12" w:space="0" w:color="auto"/>
              <w:right w:val="single" w:sz="12" w:space="0" w:color="auto"/>
            </w:tcBorders>
            <w:shd w:val="clear" w:color="000000" w:fill="D9D9D9"/>
            <w:noWrap/>
            <w:vAlign w:val="bottom"/>
            <w:hideMark/>
          </w:tcPr>
          <w:p w14:paraId="3DBB6577"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5.5</w:t>
            </w:r>
          </w:p>
        </w:tc>
        <w:tc>
          <w:tcPr>
            <w:tcW w:w="1096" w:type="dxa"/>
            <w:tcBorders>
              <w:top w:val="nil"/>
              <w:left w:val="nil"/>
              <w:bottom w:val="single" w:sz="12" w:space="0" w:color="auto"/>
              <w:right w:val="single" w:sz="12" w:space="0" w:color="auto"/>
            </w:tcBorders>
            <w:shd w:val="clear" w:color="000000" w:fill="D9D9D9"/>
            <w:noWrap/>
            <w:vAlign w:val="bottom"/>
            <w:hideMark/>
          </w:tcPr>
          <w:p w14:paraId="5930689C"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4</w:t>
            </w:r>
          </w:p>
        </w:tc>
        <w:tc>
          <w:tcPr>
            <w:tcW w:w="1334" w:type="dxa"/>
            <w:tcBorders>
              <w:top w:val="nil"/>
              <w:left w:val="nil"/>
              <w:bottom w:val="single" w:sz="12" w:space="0" w:color="auto"/>
              <w:right w:val="single" w:sz="12" w:space="0" w:color="auto"/>
            </w:tcBorders>
            <w:shd w:val="clear" w:color="000000" w:fill="D9D9D9"/>
            <w:noWrap/>
            <w:vAlign w:val="bottom"/>
            <w:hideMark/>
          </w:tcPr>
          <w:p w14:paraId="312A1578"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22</w:t>
            </w:r>
          </w:p>
        </w:tc>
        <w:tc>
          <w:tcPr>
            <w:tcW w:w="1710" w:type="dxa"/>
            <w:tcBorders>
              <w:top w:val="nil"/>
              <w:left w:val="nil"/>
              <w:bottom w:val="single" w:sz="12" w:space="0" w:color="auto"/>
              <w:right w:val="single" w:sz="12" w:space="0" w:color="auto"/>
            </w:tcBorders>
            <w:shd w:val="clear" w:color="000000" w:fill="D9D9D9"/>
            <w:noWrap/>
            <w:vAlign w:val="bottom"/>
            <w:hideMark/>
          </w:tcPr>
          <w:p w14:paraId="36866C8B"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2.47%</w:t>
            </w:r>
          </w:p>
        </w:tc>
      </w:tr>
      <w:tr w:rsidR="001A5803" w:rsidRPr="00447239" w14:paraId="1BEEFBBD" w14:textId="77777777" w:rsidTr="001A5803">
        <w:trPr>
          <w:trHeight w:val="300"/>
        </w:trPr>
        <w:tc>
          <w:tcPr>
            <w:tcW w:w="3225" w:type="dxa"/>
            <w:tcBorders>
              <w:top w:val="nil"/>
              <w:left w:val="single" w:sz="12" w:space="0" w:color="auto"/>
              <w:bottom w:val="single" w:sz="12" w:space="0" w:color="auto"/>
              <w:right w:val="single" w:sz="12" w:space="0" w:color="auto"/>
            </w:tcBorders>
            <w:shd w:val="clear" w:color="auto" w:fill="auto"/>
            <w:noWrap/>
            <w:vAlign w:val="bottom"/>
            <w:hideMark/>
          </w:tcPr>
          <w:p w14:paraId="1659E376" w14:textId="77777777" w:rsidR="00447239" w:rsidRPr="00447239" w:rsidRDefault="00447239" w:rsidP="00447239">
            <w:pPr>
              <w:spacing w:after="0" w:line="240" w:lineRule="auto"/>
              <w:rPr>
                <w:rFonts w:ascii="Calibri" w:eastAsia="Times New Roman" w:hAnsi="Calibri" w:cs="Calibri"/>
                <w:color w:val="000000"/>
              </w:rPr>
            </w:pPr>
            <w:r w:rsidRPr="00447239">
              <w:rPr>
                <w:rFonts w:ascii="Calibri" w:eastAsia="Times New Roman" w:hAnsi="Calibri" w:cs="Calibri"/>
                <w:color w:val="000000"/>
              </w:rPr>
              <w:t>Ultrasonic Sensor w/ hardware (Measured)</w:t>
            </w:r>
          </w:p>
        </w:tc>
        <w:tc>
          <w:tcPr>
            <w:tcW w:w="1800" w:type="dxa"/>
            <w:tcBorders>
              <w:top w:val="nil"/>
              <w:left w:val="nil"/>
              <w:bottom w:val="single" w:sz="12" w:space="0" w:color="auto"/>
              <w:right w:val="single" w:sz="12" w:space="0" w:color="auto"/>
            </w:tcBorders>
            <w:shd w:val="clear" w:color="auto" w:fill="auto"/>
            <w:noWrap/>
            <w:vAlign w:val="bottom"/>
            <w:hideMark/>
          </w:tcPr>
          <w:p w14:paraId="1177E902"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15</w:t>
            </w:r>
          </w:p>
        </w:tc>
        <w:tc>
          <w:tcPr>
            <w:tcW w:w="1096" w:type="dxa"/>
            <w:tcBorders>
              <w:top w:val="nil"/>
              <w:left w:val="nil"/>
              <w:bottom w:val="single" w:sz="12" w:space="0" w:color="auto"/>
              <w:right w:val="single" w:sz="12" w:space="0" w:color="auto"/>
            </w:tcBorders>
            <w:shd w:val="clear" w:color="auto" w:fill="auto"/>
            <w:noWrap/>
            <w:vAlign w:val="bottom"/>
            <w:hideMark/>
          </w:tcPr>
          <w:p w14:paraId="40329B9D"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1</w:t>
            </w:r>
          </w:p>
        </w:tc>
        <w:tc>
          <w:tcPr>
            <w:tcW w:w="1334" w:type="dxa"/>
            <w:tcBorders>
              <w:top w:val="nil"/>
              <w:left w:val="nil"/>
              <w:bottom w:val="single" w:sz="12" w:space="0" w:color="auto"/>
              <w:right w:val="single" w:sz="12" w:space="0" w:color="auto"/>
            </w:tcBorders>
            <w:shd w:val="clear" w:color="auto" w:fill="auto"/>
            <w:noWrap/>
            <w:vAlign w:val="bottom"/>
            <w:hideMark/>
          </w:tcPr>
          <w:p w14:paraId="70889E1D"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15</w:t>
            </w:r>
          </w:p>
        </w:tc>
        <w:tc>
          <w:tcPr>
            <w:tcW w:w="1710" w:type="dxa"/>
            <w:tcBorders>
              <w:top w:val="nil"/>
              <w:left w:val="nil"/>
              <w:bottom w:val="single" w:sz="12" w:space="0" w:color="auto"/>
              <w:right w:val="single" w:sz="12" w:space="0" w:color="auto"/>
            </w:tcBorders>
            <w:shd w:val="clear" w:color="auto" w:fill="auto"/>
            <w:noWrap/>
            <w:vAlign w:val="bottom"/>
            <w:hideMark/>
          </w:tcPr>
          <w:p w14:paraId="4426B4B2"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1.69%</w:t>
            </w:r>
          </w:p>
        </w:tc>
      </w:tr>
      <w:tr w:rsidR="00B21451" w:rsidRPr="00447239" w14:paraId="3A5A625E" w14:textId="77777777" w:rsidTr="001A5803">
        <w:trPr>
          <w:trHeight w:val="300"/>
        </w:trPr>
        <w:tc>
          <w:tcPr>
            <w:tcW w:w="3225" w:type="dxa"/>
            <w:tcBorders>
              <w:top w:val="nil"/>
              <w:left w:val="single" w:sz="12" w:space="0" w:color="auto"/>
              <w:bottom w:val="single" w:sz="12" w:space="0" w:color="auto"/>
              <w:right w:val="single" w:sz="12" w:space="0" w:color="auto"/>
            </w:tcBorders>
            <w:shd w:val="clear" w:color="000000" w:fill="D9D9D9"/>
            <w:noWrap/>
            <w:vAlign w:val="bottom"/>
            <w:hideMark/>
          </w:tcPr>
          <w:p w14:paraId="3A3C4ACA" w14:textId="77777777" w:rsidR="00447239" w:rsidRPr="00447239" w:rsidRDefault="00447239" w:rsidP="00447239">
            <w:pPr>
              <w:spacing w:after="0" w:line="240" w:lineRule="auto"/>
              <w:rPr>
                <w:rFonts w:ascii="Calibri" w:eastAsia="Times New Roman" w:hAnsi="Calibri" w:cs="Calibri"/>
                <w:color w:val="000000"/>
              </w:rPr>
            </w:pPr>
            <w:r w:rsidRPr="00447239">
              <w:rPr>
                <w:rFonts w:ascii="Calibri" w:eastAsia="Times New Roman" w:hAnsi="Calibri" w:cs="Calibri"/>
                <w:color w:val="000000"/>
              </w:rPr>
              <w:t>Wiring + Solder + Duct Tape</w:t>
            </w:r>
          </w:p>
        </w:tc>
        <w:tc>
          <w:tcPr>
            <w:tcW w:w="1800" w:type="dxa"/>
            <w:tcBorders>
              <w:top w:val="nil"/>
              <w:left w:val="nil"/>
              <w:bottom w:val="single" w:sz="12" w:space="0" w:color="auto"/>
              <w:right w:val="single" w:sz="12" w:space="0" w:color="auto"/>
            </w:tcBorders>
            <w:shd w:val="clear" w:color="000000" w:fill="D9D9D9"/>
            <w:noWrap/>
            <w:vAlign w:val="bottom"/>
            <w:hideMark/>
          </w:tcPr>
          <w:p w14:paraId="360E0C03"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40</w:t>
            </w:r>
          </w:p>
        </w:tc>
        <w:tc>
          <w:tcPr>
            <w:tcW w:w="1096" w:type="dxa"/>
            <w:tcBorders>
              <w:top w:val="nil"/>
              <w:left w:val="nil"/>
              <w:bottom w:val="single" w:sz="12" w:space="0" w:color="auto"/>
              <w:right w:val="single" w:sz="12" w:space="0" w:color="auto"/>
            </w:tcBorders>
            <w:shd w:val="clear" w:color="000000" w:fill="D9D9D9"/>
            <w:noWrap/>
            <w:vAlign w:val="bottom"/>
            <w:hideMark/>
          </w:tcPr>
          <w:p w14:paraId="53EFA6C1"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1</w:t>
            </w:r>
          </w:p>
        </w:tc>
        <w:tc>
          <w:tcPr>
            <w:tcW w:w="1334" w:type="dxa"/>
            <w:tcBorders>
              <w:top w:val="nil"/>
              <w:left w:val="nil"/>
              <w:bottom w:val="single" w:sz="12" w:space="0" w:color="auto"/>
              <w:right w:val="single" w:sz="12" w:space="0" w:color="auto"/>
            </w:tcBorders>
            <w:shd w:val="clear" w:color="000000" w:fill="D9D9D9"/>
            <w:noWrap/>
            <w:vAlign w:val="bottom"/>
            <w:hideMark/>
          </w:tcPr>
          <w:p w14:paraId="2BDD27E3"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40</w:t>
            </w:r>
          </w:p>
        </w:tc>
        <w:tc>
          <w:tcPr>
            <w:tcW w:w="1710" w:type="dxa"/>
            <w:tcBorders>
              <w:top w:val="nil"/>
              <w:left w:val="nil"/>
              <w:bottom w:val="single" w:sz="12" w:space="0" w:color="auto"/>
              <w:right w:val="single" w:sz="12" w:space="0" w:color="auto"/>
            </w:tcBorders>
            <w:shd w:val="clear" w:color="000000" w:fill="D9D9D9"/>
            <w:noWrap/>
            <w:vAlign w:val="bottom"/>
            <w:hideMark/>
          </w:tcPr>
          <w:p w14:paraId="5E4FE6E9"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4.49%</w:t>
            </w:r>
          </w:p>
        </w:tc>
      </w:tr>
      <w:tr w:rsidR="001A5803" w:rsidRPr="00447239" w14:paraId="5944F719" w14:textId="77777777" w:rsidTr="001A5803">
        <w:trPr>
          <w:trHeight w:val="300"/>
        </w:trPr>
        <w:tc>
          <w:tcPr>
            <w:tcW w:w="3225" w:type="dxa"/>
            <w:tcBorders>
              <w:top w:val="nil"/>
              <w:left w:val="single" w:sz="12" w:space="0" w:color="auto"/>
              <w:bottom w:val="single" w:sz="12" w:space="0" w:color="auto"/>
              <w:right w:val="single" w:sz="12" w:space="0" w:color="auto"/>
            </w:tcBorders>
            <w:shd w:val="clear" w:color="auto" w:fill="auto"/>
            <w:noWrap/>
            <w:vAlign w:val="bottom"/>
            <w:hideMark/>
          </w:tcPr>
          <w:p w14:paraId="387C954D" w14:textId="77777777" w:rsidR="00447239" w:rsidRPr="00447239" w:rsidRDefault="00447239" w:rsidP="00447239">
            <w:pPr>
              <w:spacing w:after="0" w:line="240" w:lineRule="auto"/>
              <w:rPr>
                <w:rFonts w:ascii="Calibri" w:eastAsia="Times New Roman" w:hAnsi="Calibri" w:cs="Calibri"/>
                <w:color w:val="000000"/>
              </w:rPr>
            </w:pPr>
            <w:r w:rsidRPr="00447239">
              <w:rPr>
                <w:rFonts w:ascii="Calibri" w:eastAsia="Times New Roman" w:hAnsi="Calibri" w:cs="Calibri"/>
                <w:color w:val="000000"/>
              </w:rPr>
              <w:t>Power Distribution Panel</w:t>
            </w:r>
          </w:p>
        </w:tc>
        <w:tc>
          <w:tcPr>
            <w:tcW w:w="1800" w:type="dxa"/>
            <w:tcBorders>
              <w:top w:val="nil"/>
              <w:left w:val="nil"/>
              <w:bottom w:val="single" w:sz="12" w:space="0" w:color="auto"/>
              <w:right w:val="single" w:sz="12" w:space="0" w:color="auto"/>
            </w:tcBorders>
            <w:shd w:val="clear" w:color="auto" w:fill="auto"/>
            <w:noWrap/>
            <w:vAlign w:val="bottom"/>
            <w:hideMark/>
          </w:tcPr>
          <w:p w14:paraId="1E788D0E"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11</w:t>
            </w:r>
          </w:p>
        </w:tc>
        <w:tc>
          <w:tcPr>
            <w:tcW w:w="1096" w:type="dxa"/>
            <w:tcBorders>
              <w:top w:val="nil"/>
              <w:left w:val="nil"/>
              <w:bottom w:val="single" w:sz="12" w:space="0" w:color="auto"/>
              <w:right w:val="single" w:sz="12" w:space="0" w:color="auto"/>
            </w:tcBorders>
            <w:shd w:val="clear" w:color="auto" w:fill="auto"/>
            <w:noWrap/>
            <w:vAlign w:val="bottom"/>
            <w:hideMark/>
          </w:tcPr>
          <w:p w14:paraId="11C82303"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1</w:t>
            </w:r>
          </w:p>
        </w:tc>
        <w:tc>
          <w:tcPr>
            <w:tcW w:w="1334" w:type="dxa"/>
            <w:tcBorders>
              <w:top w:val="nil"/>
              <w:left w:val="nil"/>
              <w:bottom w:val="single" w:sz="12" w:space="0" w:color="auto"/>
              <w:right w:val="single" w:sz="12" w:space="0" w:color="auto"/>
            </w:tcBorders>
            <w:shd w:val="clear" w:color="auto" w:fill="auto"/>
            <w:noWrap/>
            <w:vAlign w:val="bottom"/>
            <w:hideMark/>
          </w:tcPr>
          <w:p w14:paraId="45F3E429"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11</w:t>
            </w:r>
          </w:p>
        </w:tc>
        <w:tc>
          <w:tcPr>
            <w:tcW w:w="1710" w:type="dxa"/>
            <w:tcBorders>
              <w:top w:val="nil"/>
              <w:left w:val="nil"/>
              <w:bottom w:val="single" w:sz="12" w:space="0" w:color="auto"/>
              <w:right w:val="single" w:sz="12" w:space="0" w:color="auto"/>
            </w:tcBorders>
            <w:shd w:val="clear" w:color="auto" w:fill="auto"/>
            <w:noWrap/>
            <w:vAlign w:val="bottom"/>
            <w:hideMark/>
          </w:tcPr>
          <w:p w14:paraId="3884C9F8" w14:textId="77777777" w:rsidR="00447239" w:rsidRPr="00447239" w:rsidRDefault="00447239" w:rsidP="00447239">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1.24%</w:t>
            </w:r>
          </w:p>
        </w:tc>
      </w:tr>
      <w:tr w:rsidR="001A5803" w:rsidRPr="00447239" w14:paraId="25B372D4" w14:textId="77777777" w:rsidTr="00EE150F">
        <w:trPr>
          <w:trHeight w:val="300"/>
        </w:trPr>
        <w:tc>
          <w:tcPr>
            <w:tcW w:w="3225" w:type="dxa"/>
            <w:tcBorders>
              <w:top w:val="nil"/>
              <w:left w:val="single" w:sz="12" w:space="0" w:color="auto"/>
              <w:bottom w:val="single" w:sz="12" w:space="0" w:color="auto"/>
              <w:right w:val="single" w:sz="12" w:space="0" w:color="auto"/>
            </w:tcBorders>
            <w:shd w:val="clear" w:color="auto" w:fill="auto"/>
            <w:noWrap/>
            <w:vAlign w:val="bottom"/>
            <w:hideMark/>
          </w:tcPr>
          <w:p w14:paraId="45C86947" w14:textId="26C65B22" w:rsidR="00447239" w:rsidRPr="00447239" w:rsidRDefault="00447239" w:rsidP="00EE150F">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 </w:t>
            </w:r>
            <w:r w:rsidR="00EE150F">
              <w:rPr>
                <w:rFonts w:ascii="Calibri" w:eastAsia="Times New Roman" w:hAnsi="Calibri" w:cs="Calibri"/>
                <w:color w:val="000000"/>
              </w:rPr>
              <w:t>Total</w:t>
            </w:r>
          </w:p>
        </w:tc>
        <w:tc>
          <w:tcPr>
            <w:tcW w:w="1800" w:type="dxa"/>
            <w:tcBorders>
              <w:top w:val="nil"/>
              <w:left w:val="nil"/>
              <w:bottom w:val="single" w:sz="12" w:space="0" w:color="auto"/>
              <w:right w:val="single" w:sz="12" w:space="0" w:color="auto"/>
            </w:tcBorders>
            <w:shd w:val="clear" w:color="auto" w:fill="auto"/>
            <w:noWrap/>
            <w:vAlign w:val="bottom"/>
            <w:hideMark/>
          </w:tcPr>
          <w:p w14:paraId="347B918D" w14:textId="77777777" w:rsidR="00447239" w:rsidRPr="00447239" w:rsidRDefault="00447239" w:rsidP="00447239">
            <w:pPr>
              <w:spacing w:after="0" w:line="240" w:lineRule="auto"/>
              <w:rPr>
                <w:rFonts w:ascii="Calibri" w:eastAsia="Times New Roman" w:hAnsi="Calibri" w:cs="Calibri"/>
                <w:color w:val="000000"/>
              </w:rPr>
            </w:pPr>
            <w:r w:rsidRPr="00447239">
              <w:rPr>
                <w:rFonts w:ascii="Calibri" w:eastAsia="Times New Roman" w:hAnsi="Calibri" w:cs="Calibri"/>
                <w:color w:val="000000"/>
              </w:rPr>
              <w:t> </w:t>
            </w:r>
          </w:p>
        </w:tc>
        <w:tc>
          <w:tcPr>
            <w:tcW w:w="1096" w:type="dxa"/>
            <w:tcBorders>
              <w:top w:val="nil"/>
              <w:left w:val="nil"/>
              <w:bottom w:val="single" w:sz="12" w:space="0" w:color="auto"/>
              <w:right w:val="single" w:sz="12" w:space="0" w:color="auto"/>
            </w:tcBorders>
            <w:shd w:val="clear" w:color="auto" w:fill="auto"/>
            <w:noWrap/>
            <w:vAlign w:val="bottom"/>
            <w:hideMark/>
          </w:tcPr>
          <w:p w14:paraId="038B9004" w14:textId="77777777" w:rsidR="00447239" w:rsidRPr="00447239" w:rsidRDefault="00447239" w:rsidP="00447239">
            <w:pPr>
              <w:spacing w:after="0" w:line="240" w:lineRule="auto"/>
              <w:rPr>
                <w:rFonts w:ascii="Calibri" w:eastAsia="Times New Roman" w:hAnsi="Calibri" w:cs="Calibri"/>
                <w:color w:val="000000"/>
              </w:rPr>
            </w:pPr>
            <w:r w:rsidRPr="00447239">
              <w:rPr>
                <w:rFonts w:ascii="Calibri" w:eastAsia="Times New Roman" w:hAnsi="Calibri" w:cs="Calibri"/>
                <w:color w:val="000000"/>
              </w:rPr>
              <w:t> </w:t>
            </w:r>
          </w:p>
        </w:tc>
        <w:tc>
          <w:tcPr>
            <w:tcW w:w="1334" w:type="dxa"/>
            <w:tcBorders>
              <w:top w:val="nil"/>
              <w:left w:val="nil"/>
              <w:bottom w:val="single" w:sz="12" w:space="0" w:color="auto"/>
              <w:right w:val="single" w:sz="12" w:space="0" w:color="auto"/>
            </w:tcBorders>
            <w:shd w:val="clear" w:color="auto" w:fill="FFFF00"/>
            <w:noWrap/>
            <w:vAlign w:val="bottom"/>
            <w:hideMark/>
          </w:tcPr>
          <w:p w14:paraId="1C208900" w14:textId="77777777" w:rsidR="00447239" w:rsidRPr="00447239" w:rsidRDefault="00447239" w:rsidP="00BF4835">
            <w:pPr>
              <w:spacing w:after="0" w:line="240" w:lineRule="auto"/>
              <w:jc w:val="right"/>
              <w:rPr>
                <w:rFonts w:ascii="Calibri" w:eastAsia="Times New Roman" w:hAnsi="Calibri" w:cs="Calibri"/>
                <w:color w:val="000000"/>
              </w:rPr>
            </w:pPr>
            <w:r w:rsidRPr="00447239">
              <w:rPr>
                <w:rFonts w:ascii="Calibri" w:eastAsia="Times New Roman" w:hAnsi="Calibri" w:cs="Calibri"/>
                <w:color w:val="000000"/>
              </w:rPr>
              <w:t>890</w:t>
            </w:r>
          </w:p>
        </w:tc>
        <w:tc>
          <w:tcPr>
            <w:tcW w:w="1710" w:type="dxa"/>
            <w:tcBorders>
              <w:top w:val="nil"/>
              <w:left w:val="nil"/>
              <w:bottom w:val="single" w:sz="12" w:space="0" w:color="auto"/>
              <w:right w:val="single" w:sz="12" w:space="0" w:color="auto"/>
            </w:tcBorders>
            <w:shd w:val="clear" w:color="auto" w:fill="auto"/>
            <w:noWrap/>
            <w:vAlign w:val="bottom"/>
            <w:hideMark/>
          </w:tcPr>
          <w:p w14:paraId="27348A89" w14:textId="24E4CB51" w:rsidR="00033C72" w:rsidRPr="00447239" w:rsidRDefault="00033C72" w:rsidP="00BF4835">
            <w:pPr>
              <w:spacing w:after="0" w:line="240" w:lineRule="auto"/>
              <w:jc w:val="right"/>
              <w:rPr>
                <w:rFonts w:ascii="Calibri" w:eastAsia="Times New Roman" w:hAnsi="Calibri" w:cs="Calibri"/>
                <w:color w:val="000000"/>
              </w:rPr>
            </w:pPr>
            <w:r>
              <w:rPr>
                <w:rFonts w:ascii="Calibri" w:eastAsia="Times New Roman" w:hAnsi="Calibri" w:cs="Calibri"/>
                <w:color w:val="000000"/>
              </w:rPr>
              <w:t>100.00%</w:t>
            </w:r>
          </w:p>
        </w:tc>
      </w:tr>
    </w:tbl>
    <w:p w14:paraId="2B53F00B" w14:textId="77777777" w:rsidR="00447239" w:rsidRDefault="00447239" w:rsidP="00E34565">
      <w:pPr>
        <w:rPr>
          <w:rFonts w:cstheme="minorHAnsi"/>
        </w:rPr>
      </w:pPr>
    </w:p>
    <w:p w14:paraId="5C657F29" w14:textId="77777777" w:rsidR="00F62BB7" w:rsidRPr="00E34565" w:rsidRDefault="00F62BB7" w:rsidP="00CD6B1E">
      <w:pPr>
        <w:rPr>
          <w:rFonts w:cstheme="minorHAnsi"/>
        </w:rPr>
      </w:pPr>
    </w:p>
    <w:p w14:paraId="5866399B" w14:textId="68BEF24A" w:rsidR="00CD6B1E" w:rsidRPr="00E34565" w:rsidRDefault="003D79CE" w:rsidP="00CD6B1E">
      <w:pPr>
        <w:pStyle w:val="Heading1"/>
        <w:spacing w:after="240"/>
        <w:rPr>
          <w:rFonts w:asciiTheme="minorHAnsi" w:hAnsiTheme="minorHAnsi" w:cstheme="minorHAnsi"/>
          <w:b/>
        </w:rPr>
      </w:pPr>
      <w:bookmarkStart w:id="43" w:name="_Toc165154445"/>
      <w:r w:rsidRPr="00E34565">
        <w:rPr>
          <w:rFonts w:asciiTheme="minorHAnsi" w:hAnsiTheme="minorHAnsi" w:cstheme="minorHAnsi"/>
          <w:b/>
        </w:rPr>
        <w:t>Subsystem Design</w:t>
      </w:r>
      <w:bookmarkEnd w:id="43"/>
    </w:p>
    <w:p w14:paraId="54433FF7" w14:textId="53E63451" w:rsidR="00527A3D" w:rsidRPr="007914E1" w:rsidRDefault="009F3513" w:rsidP="007914E1">
      <w:pPr>
        <w:pStyle w:val="Heading2"/>
        <w:rPr>
          <w:rFonts w:asciiTheme="minorHAnsi" w:hAnsiTheme="minorHAnsi" w:cstheme="minorHAnsi"/>
          <w:sz w:val="28"/>
          <w:szCs w:val="28"/>
        </w:rPr>
      </w:pPr>
      <w:bookmarkStart w:id="44" w:name="_Toc165154446"/>
      <w:r w:rsidRPr="00E34565">
        <w:rPr>
          <w:rStyle w:val="Heading2Char"/>
          <w:rFonts w:asciiTheme="minorHAnsi" w:hAnsiTheme="minorHAnsi" w:cstheme="minorHAnsi"/>
          <w:sz w:val="28"/>
          <w:szCs w:val="28"/>
        </w:rPr>
        <w:t>Structural Design</w:t>
      </w:r>
      <w:bookmarkEnd w:id="44"/>
    </w:p>
    <w:p w14:paraId="2550A084" w14:textId="17DA6A11" w:rsidR="009C7182" w:rsidRPr="00E34565" w:rsidRDefault="009C7182" w:rsidP="00527A3D">
      <w:pPr>
        <w:tabs>
          <w:tab w:val="left" w:pos="900"/>
        </w:tabs>
        <w:rPr>
          <w:rFonts w:cstheme="minorHAnsi"/>
          <w:sz w:val="24"/>
          <w:szCs w:val="24"/>
        </w:rPr>
      </w:pPr>
      <w:r w:rsidRPr="00E34565">
        <w:rPr>
          <w:rFonts w:cstheme="minorHAnsi"/>
          <w:sz w:val="24"/>
          <w:szCs w:val="24"/>
        </w:rPr>
        <w:t xml:space="preserve">The rotor arm assemblies are </w:t>
      </w:r>
      <w:r w:rsidR="00FB002B" w:rsidRPr="00E34565">
        <w:rPr>
          <w:rFonts w:cstheme="minorHAnsi"/>
          <w:sz w:val="24"/>
          <w:szCs w:val="24"/>
        </w:rPr>
        <w:t xml:space="preserve">based on </w:t>
      </w:r>
      <w:r w:rsidR="00CC3490" w:rsidRPr="00E34565">
        <w:rPr>
          <w:rFonts w:cstheme="minorHAnsi"/>
          <w:sz w:val="24"/>
          <w:szCs w:val="24"/>
        </w:rPr>
        <w:t xml:space="preserve">standard </w:t>
      </w:r>
      <w:r w:rsidR="009359CB" w:rsidRPr="00E34565">
        <w:rPr>
          <w:rFonts w:cstheme="minorHAnsi"/>
          <w:sz w:val="24"/>
          <w:szCs w:val="24"/>
        </w:rPr>
        <w:t xml:space="preserve">commercially available drone frames. They have the characteristics of a </w:t>
      </w:r>
      <w:r w:rsidR="00292AD1" w:rsidRPr="00E34565">
        <w:rPr>
          <w:rFonts w:cstheme="minorHAnsi"/>
          <w:sz w:val="24"/>
          <w:szCs w:val="24"/>
        </w:rPr>
        <w:t xml:space="preserve">cantilevered beam and utilize a tapered geometry to control the </w:t>
      </w:r>
      <w:r w:rsidR="00EA025A" w:rsidRPr="00E34565">
        <w:rPr>
          <w:rFonts w:cstheme="minorHAnsi"/>
          <w:sz w:val="24"/>
          <w:szCs w:val="24"/>
        </w:rPr>
        <w:t xml:space="preserve">stiffness. Most standard rotor arms use a slotted truss design, but it was found during testing that </w:t>
      </w:r>
      <w:r w:rsidR="000B4634" w:rsidRPr="00E34565">
        <w:rPr>
          <w:rFonts w:cstheme="minorHAnsi"/>
          <w:sz w:val="24"/>
          <w:szCs w:val="24"/>
        </w:rPr>
        <w:t xml:space="preserve">the same stiffness was achievable with a much lighter structure by designing a </w:t>
      </w:r>
      <w:r w:rsidR="00822BC5">
        <w:rPr>
          <w:rFonts w:cstheme="minorHAnsi"/>
          <w:sz w:val="24"/>
          <w:szCs w:val="24"/>
        </w:rPr>
        <w:t xml:space="preserve">twin </w:t>
      </w:r>
      <w:r w:rsidR="004F7CC8">
        <w:rPr>
          <w:rFonts w:cstheme="minorHAnsi"/>
          <w:sz w:val="24"/>
          <w:szCs w:val="24"/>
        </w:rPr>
        <w:t xml:space="preserve">cantilevered </w:t>
      </w:r>
      <w:r w:rsidR="00FA2BC0">
        <w:rPr>
          <w:rFonts w:cstheme="minorHAnsi"/>
          <w:sz w:val="24"/>
          <w:szCs w:val="24"/>
        </w:rPr>
        <w:t>beam system with corresponding underarm supports. This design not only dramatically cut down on</w:t>
      </w:r>
      <w:r w:rsidR="000B4634" w:rsidRPr="00E34565">
        <w:rPr>
          <w:rFonts w:cstheme="minorHAnsi"/>
          <w:sz w:val="24"/>
          <w:szCs w:val="24"/>
        </w:rPr>
        <w:t xml:space="preserve"> part </w:t>
      </w:r>
      <w:r w:rsidR="00FA2BC0">
        <w:rPr>
          <w:rFonts w:cstheme="minorHAnsi"/>
          <w:sz w:val="24"/>
          <w:szCs w:val="24"/>
        </w:rPr>
        <w:t>weight, but it allowed for easy consolidation of electronic components within the arm sections.</w:t>
      </w:r>
      <w:r w:rsidR="000B4634" w:rsidRPr="00E34565">
        <w:rPr>
          <w:rFonts w:cstheme="minorHAnsi"/>
          <w:sz w:val="24"/>
          <w:szCs w:val="24"/>
        </w:rPr>
        <w:t xml:space="preserve"> By utilizing infill and wall </w:t>
      </w:r>
      <w:r w:rsidR="001D7776" w:rsidRPr="00E34565">
        <w:rPr>
          <w:rFonts w:cstheme="minorHAnsi"/>
          <w:sz w:val="24"/>
          <w:szCs w:val="24"/>
        </w:rPr>
        <w:t>thicknesses</w:t>
      </w:r>
      <w:r w:rsidR="000B4634" w:rsidRPr="00E34565">
        <w:rPr>
          <w:rFonts w:cstheme="minorHAnsi"/>
          <w:sz w:val="24"/>
          <w:szCs w:val="24"/>
        </w:rPr>
        <w:t xml:space="preserve">, the arm assemblies were finely tuned to </w:t>
      </w:r>
      <w:r w:rsidR="001D7776" w:rsidRPr="00E34565">
        <w:rPr>
          <w:rFonts w:cstheme="minorHAnsi"/>
          <w:sz w:val="24"/>
          <w:szCs w:val="24"/>
        </w:rPr>
        <w:t xml:space="preserve">have the stiffest geometric properties while being as light weight as possible. </w:t>
      </w:r>
      <w:r w:rsidR="00FE1F93" w:rsidRPr="00E34565">
        <w:rPr>
          <w:rFonts w:cstheme="minorHAnsi"/>
          <w:sz w:val="24"/>
          <w:szCs w:val="24"/>
        </w:rPr>
        <w:t xml:space="preserve">The final </w:t>
      </w:r>
      <w:r w:rsidR="007E7811" w:rsidRPr="00E34565">
        <w:rPr>
          <w:rFonts w:cstheme="minorHAnsi"/>
          <w:sz w:val="24"/>
          <w:szCs w:val="24"/>
        </w:rPr>
        <w:t>iteration</w:t>
      </w:r>
      <w:r w:rsidR="00FE1F93" w:rsidRPr="00E34565">
        <w:rPr>
          <w:rFonts w:cstheme="minorHAnsi"/>
          <w:sz w:val="24"/>
          <w:szCs w:val="24"/>
        </w:rPr>
        <w:t xml:space="preserve"> </w:t>
      </w:r>
      <w:r w:rsidR="00420C15" w:rsidRPr="00E34565">
        <w:rPr>
          <w:rFonts w:cstheme="minorHAnsi"/>
          <w:sz w:val="24"/>
          <w:szCs w:val="24"/>
        </w:rPr>
        <w:t>utilizes</w:t>
      </w:r>
      <w:r w:rsidR="00FE1F93" w:rsidRPr="00E34565">
        <w:rPr>
          <w:rFonts w:cstheme="minorHAnsi"/>
          <w:sz w:val="24"/>
          <w:szCs w:val="24"/>
        </w:rPr>
        <w:t xml:space="preserve"> a </w:t>
      </w:r>
      <w:r w:rsidR="00B57A80" w:rsidRPr="00E34565">
        <w:rPr>
          <w:rFonts w:cstheme="minorHAnsi"/>
          <w:sz w:val="24"/>
          <w:szCs w:val="24"/>
        </w:rPr>
        <w:t xml:space="preserve">multicell octet infill at 15% volume, and a </w:t>
      </w:r>
      <w:r w:rsidR="00A149FC" w:rsidRPr="00E34565">
        <w:rPr>
          <w:rFonts w:cstheme="minorHAnsi"/>
          <w:sz w:val="24"/>
          <w:szCs w:val="24"/>
        </w:rPr>
        <w:t xml:space="preserve">3 mm thick top layer to increase </w:t>
      </w:r>
      <w:r w:rsidR="007E7811" w:rsidRPr="00E34565">
        <w:rPr>
          <w:rFonts w:cstheme="minorHAnsi"/>
          <w:sz w:val="24"/>
          <w:szCs w:val="24"/>
        </w:rPr>
        <w:t>the cross</w:t>
      </w:r>
      <w:r w:rsidR="000020AA" w:rsidRPr="00E34565">
        <w:rPr>
          <w:rFonts w:cstheme="minorHAnsi"/>
          <w:sz w:val="24"/>
          <w:szCs w:val="24"/>
        </w:rPr>
        <w:t>-</w:t>
      </w:r>
      <w:r w:rsidR="007E7811" w:rsidRPr="00E34565">
        <w:rPr>
          <w:rFonts w:cstheme="minorHAnsi"/>
          <w:sz w:val="24"/>
          <w:szCs w:val="24"/>
        </w:rPr>
        <w:t>sectional moment of inertia</w:t>
      </w:r>
      <w:r w:rsidR="00420C15" w:rsidRPr="00E34565">
        <w:rPr>
          <w:rFonts w:cstheme="minorHAnsi"/>
          <w:sz w:val="24"/>
          <w:szCs w:val="24"/>
        </w:rPr>
        <w:t>.</w:t>
      </w:r>
      <w:r w:rsidR="00DC517A">
        <w:rPr>
          <w:rFonts w:cstheme="minorHAnsi"/>
          <w:sz w:val="24"/>
          <w:szCs w:val="24"/>
        </w:rPr>
        <w:t xml:space="preserve"> The internal </w:t>
      </w:r>
      <w:r w:rsidR="00437F2E">
        <w:rPr>
          <w:rFonts w:cstheme="minorHAnsi"/>
          <w:sz w:val="24"/>
          <w:szCs w:val="24"/>
        </w:rPr>
        <w:t xml:space="preserve">structure of the arm was also designed to </w:t>
      </w:r>
      <w:r w:rsidR="00465DAE">
        <w:rPr>
          <w:rFonts w:cstheme="minorHAnsi"/>
          <w:sz w:val="24"/>
          <w:szCs w:val="24"/>
        </w:rPr>
        <w:t>capture</w:t>
      </w:r>
      <w:r w:rsidR="00437F2E">
        <w:rPr>
          <w:rFonts w:cstheme="minorHAnsi"/>
          <w:sz w:val="24"/>
          <w:szCs w:val="24"/>
        </w:rPr>
        <w:t xml:space="preserve"> a small fraction of downwash from each propellor, directing </w:t>
      </w:r>
      <w:r w:rsidR="00465DAE">
        <w:rPr>
          <w:rFonts w:cstheme="minorHAnsi"/>
          <w:sz w:val="24"/>
          <w:szCs w:val="24"/>
        </w:rPr>
        <w:t xml:space="preserve">the flow into the center frame of the vehicle. This increased airflow over the electronics, helping with cooling, as well as protecting the plastic components. </w:t>
      </w:r>
    </w:p>
    <w:p w14:paraId="3788721F" w14:textId="6983D16A" w:rsidR="00DC517A" w:rsidRPr="00E34565" w:rsidRDefault="00420C15" w:rsidP="00527A3D">
      <w:pPr>
        <w:tabs>
          <w:tab w:val="left" w:pos="900"/>
        </w:tabs>
        <w:rPr>
          <w:rFonts w:cstheme="minorHAnsi"/>
          <w:sz w:val="24"/>
          <w:szCs w:val="24"/>
        </w:rPr>
      </w:pPr>
      <w:r w:rsidRPr="00E34565">
        <w:rPr>
          <w:rFonts w:cstheme="minorHAnsi"/>
          <w:sz w:val="24"/>
          <w:szCs w:val="24"/>
        </w:rPr>
        <w:t xml:space="preserve">The upper and lower plates are designed to transfer load effectively between rotor arm mounting bolts. The upper plate is a minimum geometry design with ribs running from the </w:t>
      </w:r>
      <w:r w:rsidR="00D345B4" w:rsidRPr="00E34565">
        <w:rPr>
          <w:rFonts w:cstheme="minorHAnsi"/>
          <w:sz w:val="24"/>
          <w:szCs w:val="24"/>
        </w:rPr>
        <w:t xml:space="preserve">mounting points </w:t>
      </w:r>
      <w:r w:rsidR="00E1675B" w:rsidRPr="00E34565">
        <w:rPr>
          <w:rFonts w:cstheme="minorHAnsi"/>
          <w:sz w:val="24"/>
          <w:szCs w:val="24"/>
        </w:rPr>
        <w:t xml:space="preserve">on the bottom side of the plates. The minimum dimension design </w:t>
      </w:r>
      <w:r w:rsidR="000A615C" w:rsidRPr="00E34565">
        <w:rPr>
          <w:rFonts w:cstheme="minorHAnsi"/>
          <w:sz w:val="24"/>
          <w:szCs w:val="24"/>
        </w:rPr>
        <w:t xml:space="preserve">is used to control the </w:t>
      </w:r>
      <w:r w:rsidR="00AA5025" w:rsidRPr="00E34565">
        <w:rPr>
          <w:rFonts w:cstheme="minorHAnsi"/>
          <w:sz w:val="24"/>
          <w:szCs w:val="24"/>
        </w:rPr>
        <w:t xml:space="preserve">compressive force that the upper plate experiences. The bottom plate </w:t>
      </w:r>
      <w:r w:rsidR="003A6218" w:rsidRPr="00E34565">
        <w:rPr>
          <w:rFonts w:cstheme="minorHAnsi"/>
          <w:sz w:val="24"/>
          <w:szCs w:val="24"/>
        </w:rPr>
        <w:t xml:space="preserve">functions more as a mounting point for other equipment, so </w:t>
      </w:r>
      <w:r w:rsidR="00A0745A" w:rsidRPr="00E34565">
        <w:rPr>
          <w:rFonts w:cstheme="minorHAnsi"/>
          <w:sz w:val="24"/>
          <w:szCs w:val="24"/>
        </w:rPr>
        <w:t xml:space="preserve">it has a larger footprint with a </w:t>
      </w:r>
      <w:r w:rsidR="00FD588A" w:rsidRPr="00E34565">
        <w:rPr>
          <w:rFonts w:cstheme="minorHAnsi"/>
          <w:sz w:val="24"/>
          <w:szCs w:val="24"/>
        </w:rPr>
        <w:t>strategic mounting pattern built in.</w:t>
      </w:r>
      <w:r w:rsidR="001863FD" w:rsidRPr="00E34565">
        <w:rPr>
          <w:rFonts w:cstheme="minorHAnsi"/>
          <w:sz w:val="24"/>
          <w:szCs w:val="24"/>
        </w:rPr>
        <w:t xml:space="preserve"> Both plates are designed with a diagonal grid to increase load transfer between the arm assemblies and are printed at 15% infill volume.</w:t>
      </w:r>
      <w:r w:rsidR="009202FB">
        <w:rPr>
          <w:rFonts w:cstheme="minorHAnsi"/>
          <w:sz w:val="24"/>
          <w:szCs w:val="24"/>
        </w:rPr>
        <w:t xml:space="preserve"> They are both </w:t>
      </w:r>
      <w:r w:rsidR="00DC517A">
        <w:rPr>
          <w:rFonts w:cstheme="minorHAnsi"/>
          <w:sz w:val="24"/>
          <w:szCs w:val="24"/>
        </w:rPr>
        <w:lastRenderedPageBreak/>
        <w:t>designed</w:t>
      </w:r>
      <w:r w:rsidR="009202FB">
        <w:rPr>
          <w:rFonts w:cstheme="minorHAnsi"/>
          <w:sz w:val="24"/>
          <w:szCs w:val="24"/>
        </w:rPr>
        <w:t xml:space="preserve"> also with directional vents, that use the motion of the drone </w:t>
      </w:r>
      <w:r w:rsidR="00DC517A">
        <w:rPr>
          <w:rFonts w:cstheme="minorHAnsi"/>
          <w:sz w:val="24"/>
          <w:szCs w:val="24"/>
        </w:rPr>
        <w:t>through</w:t>
      </w:r>
      <w:r w:rsidR="009202FB">
        <w:rPr>
          <w:rFonts w:cstheme="minorHAnsi"/>
          <w:sz w:val="24"/>
          <w:szCs w:val="24"/>
        </w:rPr>
        <w:t xml:space="preserve"> the air to direct air </w:t>
      </w:r>
      <w:r w:rsidR="006A7A96">
        <w:rPr>
          <w:rFonts w:cstheme="minorHAnsi"/>
          <w:sz w:val="24"/>
          <w:szCs w:val="24"/>
        </w:rPr>
        <w:t>over the electronic components</w:t>
      </w:r>
      <w:r w:rsidR="00DC517A">
        <w:rPr>
          <w:rFonts w:cstheme="minorHAnsi"/>
          <w:sz w:val="24"/>
          <w:szCs w:val="24"/>
        </w:rPr>
        <w:t>, minimizing overheating effects.</w:t>
      </w:r>
    </w:p>
    <w:p w14:paraId="27EA3FDB" w14:textId="277DAA6A" w:rsidR="00FD588A" w:rsidRPr="00E34565" w:rsidRDefault="00FD588A" w:rsidP="00527A3D">
      <w:pPr>
        <w:tabs>
          <w:tab w:val="left" w:pos="900"/>
        </w:tabs>
        <w:rPr>
          <w:rFonts w:cstheme="minorHAnsi"/>
          <w:sz w:val="24"/>
          <w:szCs w:val="24"/>
        </w:rPr>
      </w:pPr>
      <w:r w:rsidRPr="00E34565">
        <w:rPr>
          <w:rFonts w:cstheme="minorHAnsi"/>
          <w:sz w:val="24"/>
          <w:szCs w:val="24"/>
        </w:rPr>
        <w:t xml:space="preserve">The leg assemblies are designed as shock absorbers to cushion the impact of a fall or hard landing. They are </w:t>
      </w:r>
      <w:r w:rsidR="00FD77EC" w:rsidRPr="00E34565">
        <w:rPr>
          <w:rFonts w:cstheme="minorHAnsi"/>
          <w:sz w:val="24"/>
          <w:szCs w:val="24"/>
        </w:rPr>
        <w:t xml:space="preserve">specifically designed springs to </w:t>
      </w:r>
      <w:r w:rsidR="0031540D" w:rsidRPr="00E34565">
        <w:rPr>
          <w:rFonts w:cstheme="minorHAnsi"/>
          <w:sz w:val="24"/>
          <w:szCs w:val="24"/>
        </w:rPr>
        <w:t>act like s</w:t>
      </w:r>
      <w:r w:rsidR="008B00EA" w:rsidRPr="00E34565">
        <w:rPr>
          <w:rFonts w:cstheme="minorHAnsi"/>
          <w:sz w:val="24"/>
          <w:szCs w:val="24"/>
        </w:rPr>
        <w:t xml:space="preserve">hock absorbers. They are bolted to the underside to the bottom plate, which allows for quick </w:t>
      </w:r>
      <w:r w:rsidR="001863FD" w:rsidRPr="00E34565">
        <w:rPr>
          <w:rFonts w:cstheme="minorHAnsi"/>
          <w:sz w:val="24"/>
          <w:szCs w:val="24"/>
        </w:rPr>
        <w:t>replacement</w:t>
      </w:r>
      <w:r w:rsidR="00D7083E" w:rsidRPr="00E34565">
        <w:rPr>
          <w:rFonts w:cstheme="minorHAnsi"/>
          <w:sz w:val="24"/>
          <w:szCs w:val="24"/>
        </w:rPr>
        <w:t xml:space="preserve"> </w:t>
      </w:r>
      <w:r w:rsidR="00241607" w:rsidRPr="00E34565">
        <w:rPr>
          <w:rFonts w:cstheme="minorHAnsi"/>
          <w:sz w:val="24"/>
          <w:szCs w:val="24"/>
        </w:rPr>
        <w:t xml:space="preserve">in case of a leg failure. The outward facing geometry provides a larger landing surface, allowing the drone to land at </w:t>
      </w:r>
      <w:r w:rsidR="00646839" w:rsidRPr="00E34565">
        <w:rPr>
          <w:rFonts w:cstheme="minorHAnsi"/>
          <w:sz w:val="24"/>
          <w:szCs w:val="24"/>
        </w:rPr>
        <w:t>steeper angles.</w:t>
      </w:r>
      <w:r w:rsidR="001863FD" w:rsidRPr="00E34565">
        <w:rPr>
          <w:rFonts w:cstheme="minorHAnsi"/>
          <w:sz w:val="24"/>
          <w:szCs w:val="24"/>
        </w:rPr>
        <w:t xml:space="preserve">  </w:t>
      </w:r>
    </w:p>
    <w:p w14:paraId="567D69E2" w14:textId="4833C3D3" w:rsidR="009F3513" w:rsidRPr="00E34565" w:rsidRDefault="009F3513" w:rsidP="006D3CF1">
      <w:pPr>
        <w:tabs>
          <w:tab w:val="left" w:pos="900"/>
        </w:tabs>
        <w:rPr>
          <w:rFonts w:cstheme="minorHAnsi"/>
          <w:sz w:val="24"/>
          <w:szCs w:val="24"/>
        </w:rPr>
      </w:pPr>
      <w:r w:rsidRPr="00E34565">
        <w:rPr>
          <w:rFonts w:cstheme="minorHAnsi"/>
          <w:sz w:val="24"/>
          <w:szCs w:val="24"/>
        </w:rPr>
        <w:t xml:space="preserve">All structural designs were created using SolidWorks. Using the built in simulation software, Finite Element Analysis (FEA) and Natural frequency calculations were performed to verify the structural integrity of the airframe. The main goal when designing the structures was to limit the tip deflection at the end of the rotor arms. Limiting the tip deflections to less than a millimeter prevents major thrust vectoring, which can affect the flight stability. Simulation results indicate that the current rotor arm designs are limited to less than </w:t>
      </w:r>
      <w:r w:rsidR="00A62E07">
        <w:rPr>
          <w:rFonts w:cstheme="minorHAnsi"/>
          <w:sz w:val="24"/>
          <w:szCs w:val="24"/>
        </w:rPr>
        <w:t>1</w:t>
      </w:r>
      <w:r w:rsidRPr="00E34565">
        <w:rPr>
          <w:rFonts w:cstheme="minorHAnsi"/>
          <w:sz w:val="24"/>
          <w:szCs w:val="24"/>
        </w:rPr>
        <w:t xml:space="preserve">.5mm with a simulated 5N upwards force. Results from full structural FEA are shown in figure </w:t>
      </w:r>
      <w:r w:rsidR="001208E8" w:rsidRPr="00E34565">
        <w:rPr>
          <w:rFonts w:cstheme="minorHAnsi"/>
          <w:sz w:val="24"/>
          <w:szCs w:val="24"/>
        </w:rPr>
        <w:t>7</w:t>
      </w:r>
      <w:r w:rsidRPr="00E34565">
        <w:rPr>
          <w:rFonts w:cstheme="minorHAnsi"/>
          <w:sz w:val="24"/>
          <w:szCs w:val="24"/>
        </w:rPr>
        <w:t xml:space="preserve"> below. Utilizing the structural analysis, areas of high stress, like the fillet joint between the main body upright and the arm structure, were reinforced with geometric structures and an additional strengthening flange running the underside of the entire arm. </w:t>
      </w:r>
    </w:p>
    <w:p w14:paraId="2F5C8AB4" w14:textId="77777777" w:rsidR="00767FE6" w:rsidRPr="00E34565" w:rsidRDefault="004A758E" w:rsidP="00767FE6">
      <w:pPr>
        <w:keepNext/>
        <w:tabs>
          <w:tab w:val="left" w:pos="900"/>
        </w:tabs>
        <w:rPr>
          <w:rFonts w:cstheme="minorHAnsi"/>
        </w:rPr>
      </w:pPr>
      <w:r w:rsidRPr="00E34565">
        <w:rPr>
          <w:rFonts w:cstheme="minorHAnsi"/>
          <w:noProof/>
          <w:sz w:val="24"/>
          <w:szCs w:val="24"/>
        </w:rPr>
        <w:drawing>
          <wp:inline distT="0" distB="0" distL="0" distR="0" wp14:anchorId="0D6CBD16" wp14:editId="04EC45D4">
            <wp:extent cx="5943600" cy="3250619"/>
            <wp:effectExtent l="0" t="0" r="0" b="6985"/>
            <wp:docPr id="641113402" name="Picture 641113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13402" name="Picture 6411134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50619"/>
                    </a:xfrm>
                    <a:prstGeom prst="rect">
                      <a:avLst/>
                    </a:prstGeom>
                  </pic:spPr>
                </pic:pic>
              </a:graphicData>
            </a:graphic>
          </wp:inline>
        </w:drawing>
      </w:r>
    </w:p>
    <w:p w14:paraId="2453DFF1" w14:textId="71FE0492" w:rsidR="009F3513" w:rsidRPr="00E34565" w:rsidRDefault="00767FE6" w:rsidP="00767FE6">
      <w:pPr>
        <w:pStyle w:val="Caption"/>
        <w:jc w:val="center"/>
        <w:rPr>
          <w:rFonts w:cstheme="minorHAnsi"/>
          <w:sz w:val="24"/>
          <w:szCs w:val="24"/>
        </w:rPr>
      </w:pPr>
      <w:bookmarkStart w:id="45" w:name="_Toc165151735"/>
      <w:bookmarkStart w:id="46" w:name="_Toc165151789"/>
      <w:bookmarkStart w:id="47" w:name="_Toc165154478"/>
      <w:r w:rsidRPr="00E34565">
        <w:rPr>
          <w:rFonts w:cstheme="minorHAnsi"/>
        </w:rPr>
        <w:t xml:space="preserve">Figure </w:t>
      </w:r>
      <w:r w:rsidRPr="00E34565">
        <w:rPr>
          <w:rFonts w:cstheme="minorHAnsi"/>
        </w:rPr>
        <w:fldChar w:fldCharType="begin"/>
      </w:r>
      <w:r w:rsidRPr="00E34565">
        <w:rPr>
          <w:rFonts w:cstheme="minorHAnsi"/>
        </w:rPr>
        <w:instrText xml:space="preserve"> SEQ Figure \* ARABIC </w:instrText>
      </w:r>
      <w:r w:rsidRPr="00E34565">
        <w:rPr>
          <w:rFonts w:cstheme="minorHAnsi"/>
        </w:rPr>
        <w:fldChar w:fldCharType="separate"/>
      </w:r>
      <w:r w:rsidR="004D5113">
        <w:rPr>
          <w:rFonts w:cstheme="minorHAnsi"/>
          <w:noProof/>
        </w:rPr>
        <w:t>7</w:t>
      </w:r>
      <w:r w:rsidRPr="00E34565">
        <w:rPr>
          <w:rFonts w:cstheme="minorHAnsi"/>
        </w:rPr>
        <w:fldChar w:fldCharType="end"/>
      </w:r>
      <w:r w:rsidRPr="00E34565">
        <w:rPr>
          <w:rFonts w:cstheme="minorHAnsi"/>
        </w:rPr>
        <w:t xml:space="preserve"> - Full body FEA analysis at 5N of force per arm</w:t>
      </w:r>
      <w:bookmarkEnd w:id="45"/>
      <w:bookmarkEnd w:id="46"/>
      <w:bookmarkEnd w:id="47"/>
    </w:p>
    <w:p w14:paraId="469C762F" w14:textId="1BE701B6" w:rsidR="001208E8" w:rsidRPr="00E34565" w:rsidRDefault="009F3513" w:rsidP="006D3CF1">
      <w:pPr>
        <w:tabs>
          <w:tab w:val="left" w:pos="900"/>
        </w:tabs>
        <w:rPr>
          <w:rFonts w:cstheme="minorHAnsi"/>
          <w:sz w:val="24"/>
          <w:szCs w:val="24"/>
        </w:rPr>
      </w:pPr>
      <w:r w:rsidRPr="00E34565">
        <w:rPr>
          <w:rFonts w:cstheme="minorHAnsi"/>
          <w:sz w:val="24"/>
          <w:szCs w:val="24"/>
        </w:rPr>
        <w:t xml:space="preserve">Vibrational design played a role in determining the geometry and mounting methods for sensor hardware. Using the vibrational frequency analysis software, natural frequencies for the entire drone assembly. Tests were performed through a sweep of throttle settings, where an average first mode natural frequency was determined to be approximately </w:t>
      </w:r>
      <w:r w:rsidR="00C0484E">
        <w:rPr>
          <w:rFonts w:cstheme="minorHAnsi"/>
          <w:sz w:val="24"/>
          <w:szCs w:val="24"/>
        </w:rPr>
        <w:t>47</w:t>
      </w:r>
      <w:r w:rsidRPr="00E34565">
        <w:rPr>
          <w:rFonts w:cstheme="minorHAnsi"/>
          <w:sz w:val="24"/>
          <w:szCs w:val="24"/>
        </w:rPr>
        <w:t>Hz</w:t>
      </w:r>
      <w:r w:rsidR="00B87F71">
        <w:rPr>
          <w:rFonts w:cstheme="minorHAnsi"/>
          <w:sz w:val="24"/>
          <w:szCs w:val="24"/>
        </w:rPr>
        <w:t xml:space="preserve">, with a second natural </w:t>
      </w:r>
      <w:r w:rsidR="00B87F71">
        <w:rPr>
          <w:rFonts w:cstheme="minorHAnsi"/>
          <w:sz w:val="24"/>
          <w:szCs w:val="24"/>
        </w:rPr>
        <w:lastRenderedPageBreak/>
        <w:t>frequency at approximately 60Hz</w:t>
      </w:r>
      <w:r w:rsidRPr="00E34565">
        <w:rPr>
          <w:rFonts w:cstheme="minorHAnsi"/>
          <w:sz w:val="24"/>
          <w:szCs w:val="24"/>
        </w:rPr>
        <w:t>. Once hardware can be further tested, mass tuning along with software implementation will be used to avoid exciting the structures natural frequency. The first two modal analysis results are shown in figure</w:t>
      </w:r>
      <w:r w:rsidR="00097877" w:rsidRPr="00E34565">
        <w:rPr>
          <w:rFonts w:cstheme="minorHAnsi"/>
          <w:sz w:val="24"/>
          <w:szCs w:val="24"/>
        </w:rPr>
        <w:t xml:space="preserve"> 8</w:t>
      </w:r>
      <w:r w:rsidRPr="00E34565">
        <w:rPr>
          <w:rFonts w:cstheme="minorHAnsi"/>
          <w:sz w:val="24"/>
          <w:szCs w:val="24"/>
        </w:rPr>
        <w:t xml:space="preserve"> below. </w:t>
      </w:r>
    </w:p>
    <w:p w14:paraId="48D6E7F0" w14:textId="4A83EFA6" w:rsidR="00DA50AB" w:rsidRPr="00E34565" w:rsidRDefault="00C0484E" w:rsidP="00DA50AB">
      <w:pPr>
        <w:keepNext/>
        <w:tabs>
          <w:tab w:val="left" w:pos="900"/>
        </w:tabs>
        <w:rPr>
          <w:rFonts w:cstheme="minorHAnsi"/>
        </w:rPr>
      </w:pPr>
      <w:r w:rsidRPr="00E34565">
        <w:rPr>
          <w:rFonts w:cstheme="minorHAnsi"/>
          <w:noProof/>
          <w:sz w:val="24"/>
          <w:szCs w:val="24"/>
        </w:rPr>
        <w:drawing>
          <wp:anchor distT="0" distB="0" distL="114300" distR="114300" simplePos="0" relativeHeight="251658241" behindDoc="0" locked="0" layoutInCell="1" allowOverlap="1" wp14:anchorId="36DE17CC" wp14:editId="49716CF8">
            <wp:simplePos x="0" y="0"/>
            <wp:positionH relativeFrom="margin">
              <wp:posOffset>3177540</wp:posOffset>
            </wp:positionH>
            <wp:positionV relativeFrom="paragraph">
              <wp:posOffset>3810</wp:posOffset>
            </wp:positionV>
            <wp:extent cx="2778104" cy="1561464"/>
            <wp:effectExtent l="0" t="0" r="3810" b="1270"/>
            <wp:wrapNone/>
            <wp:docPr id="1416250334" name="Picture 141625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50334" name="Picture 14162503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8104" cy="1561464"/>
                    </a:xfrm>
                    <a:prstGeom prst="rect">
                      <a:avLst/>
                    </a:prstGeom>
                  </pic:spPr>
                </pic:pic>
              </a:graphicData>
            </a:graphic>
            <wp14:sizeRelH relativeFrom="margin">
              <wp14:pctWidth>0</wp14:pctWidth>
            </wp14:sizeRelH>
            <wp14:sizeRelV relativeFrom="margin">
              <wp14:pctHeight>0</wp14:pctHeight>
            </wp14:sizeRelV>
          </wp:anchor>
        </w:drawing>
      </w:r>
      <w:r w:rsidR="00244BBE" w:rsidRPr="00E34565">
        <w:rPr>
          <w:rFonts w:cstheme="minorHAnsi"/>
          <w:noProof/>
          <w:sz w:val="24"/>
          <w:szCs w:val="24"/>
        </w:rPr>
        <w:drawing>
          <wp:inline distT="0" distB="0" distL="0" distR="0" wp14:anchorId="2031BC20" wp14:editId="7DC512E5">
            <wp:extent cx="3170119" cy="1684020"/>
            <wp:effectExtent l="0" t="0" r="0" b="0"/>
            <wp:docPr id="80104550" name="Picture 8010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4550" name="Picture 8010455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4785" cy="1697123"/>
                    </a:xfrm>
                    <a:prstGeom prst="rect">
                      <a:avLst/>
                    </a:prstGeom>
                  </pic:spPr>
                </pic:pic>
              </a:graphicData>
            </a:graphic>
          </wp:inline>
        </w:drawing>
      </w:r>
    </w:p>
    <w:p w14:paraId="60753C7E" w14:textId="1DDA5B22" w:rsidR="001208E8" w:rsidRPr="00E34565" w:rsidRDefault="00DA50AB" w:rsidP="00DA50AB">
      <w:pPr>
        <w:pStyle w:val="Caption"/>
        <w:jc w:val="center"/>
        <w:rPr>
          <w:rFonts w:cstheme="minorHAnsi"/>
        </w:rPr>
      </w:pPr>
      <w:bookmarkStart w:id="48" w:name="_Toc165151736"/>
      <w:bookmarkStart w:id="49" w:name="_Toc165151790"/>
      <w:bookmarkStart w:id="50" w:name="_Toc165154479"/>
      <w:r w:rsidRPr="00E34565">
        <w:rPr>
          <w:rFonts w:cstheme="minorHAnsi"/>
        </w:rPr>
        <w:t xml:space="preserve">Figure </w:t>
      </w:r>
      <w:r w:rsidRPr="00E34565">
        <w:rPr>
          <w:rFonts w:cstheme="minorHAnsi"/>
        </w:rPr>
        <w:fldChar w:fldCharType="begin"/>
      </w:r>
      <w:r w:rsidRPr="00E34565">
        <w:rPr>
          <w:rFonts w:cstheme="minorHAnsi"/>
        </w:rPr>
        <w:instrText xml:space="preserve"> SEQ Figure \* ARABIC </w:instrText>
      </w:r>
      <w:r w:rsidRPr="00E34565">
        <w:rPr>
          <w:rFonts w:cstheme="minorHAnsi"/>
        </w:rPr>
        <w:fldChar w:fldCharType="separate"/>
      </w:r>
      <w:r w:rsidR="004D5113">
        <w:rPr>
          <w:rFonts w:cstheme="minorHAnsi"/>
          <w:noProof/>
        </w:rPr>
        <w:t>8</w:t>
      </w:r>
      <w:r w:rsidRPr="00E34565">
        <w:rPr>
          <w:rFonts w:cstheme="minorHAnsi"/>
        </w:rPr>
        <w:fldChar w:fldCharType="end"/>
      </w:r>
      <w:r w:rsidRPr="00E34565">
        <w:rPr>
          <w:rFonts w:cstheme="minorHAnsi"/>
        </w:rPr>
        <w:t xml:space="preserve"> - Mode shape 1 and 2 from vibration testing</w:t>
      </w:r>
      <w:bookmarkEnd w:id="48"/>
      <w:bookmarkEnd w:id="49"/>
      <w:bookmarkEnd w:id="50"/>
    </w:p>
    <w:p w14:paraId="01E2A911" w14:textId="7F2234CD" w:rsidR="007914E1" w:rsidRPr="00E34565" w:rsidRDefault="00A37E4B" w:rsidP="007914E1">
      <w:pPr>
        <w:rPr>
          <w:rFonts w:cstheme="minorHAnsi"/>
          <w:sz w:val="24"/>
          <w:szCs w:val="24"/>
        </w:rPr>
      </w:pPr>
      <w:r w:rsidRPr="00E34565">
        <w:rPr>
          <w:rFonts w:cstheme="minorHAnsi"/>
          <w:sz w:val="24"/>
          <w:szCs w:val="24"/>
        </w:rPr>
        <w:t xml:space="preserve">The airframe is a bolted structure, requiring all four </w:t>
      </w:r>
      <w:r w:rsidR="00E35F4D" w:rsidRPr="00E34565">
        <w:rPr>
          <w:rFonts w:cstheme="minorHAnsi"/>
          <w:sz w:val="24"/>
          <w:szCs w:val="24"/>
        </w:rPr>
        <w:t>rotor arms to be bolted to the top and bottom plates</w:t>
      </w:r>
      <w:r w:rsidR="006524FB" w:rsidRPr="00E34565">
        <w:rPr>
          <w:rFonts w:cstheme="minorHAnsi"/>
          <w:sz w:val="24"/>
          <w:szCs w:val="24"/>
        </w:rPr>
        <w:t xml:space="preserve">. Structural components like the legs are designed to be fast to manufacture and detachable, </w:t>
      </w:r>
      <w:r w:rsidR="00892EA9" w:rsidRPr="00E34565">
        <w:rPr>
          <w:rFonts w:cstheme="minorHAnsi"/>
          <w:sz w:val="24"/>
          <w:szCs w:val="24"/>
        </w:rPr>
        <w:t>the</w:t>
      </w:r>
      <w:r w:rsidR="007914E1" w:rsidRPr="00E34565">
        <w:rPr>
          <w:rFonts w:cstheme="minorHAnsi"/>
          <w:sz w:val="24"/>
          <w:szCs w:val="24"/>
        </w:rPr>
        <w:t xml:space="preserve"> </w:t>
      </w:r>
      <w:r w:rsidR="00787459" w:rsidRPr="00E34565">
        <w:rPr>
          <w:rFonts w:cstheme="minorHAnsi"/>
          <w:sz w:val="24"/>
          <w:szCs w:val="24"/>
        </w:rPr>
        <w:t>final a</w:t>
      </w:r>
      <w:r w:rsidR="005A7C1F" w:rsidRPr="00E34565">
        <w:rPr>
          <w:rFonts w:cstheme="minorHAnsi"/>
          <w:sz w:val="24"/>
          <w:szCs w:val="24"/>
        </w:rPr>
        <w:t xml:space="preserve">ssembly will utilize threaded heat inserts to limit the </w:t>
      </w:r>
      <w:r w:rsidR="004B2ECB" w:rsidRPr="00E34565">
        <w:rPr>
          <w:rFonts w:cstheme="minorHAnsi"/>
          <w:sz w:val="24"/>
          <w:szCs w:val="24"/>
        </w:rPr>
        <w:t xml:space="preserve">size of hardware required to </w:t>
      </w:r>
      <w:r w:rsidR="00802A26" w:rsidRPr="00E34565">
        <w:rPr>
          <w:rFonts w:cstheme="minorHAnsi"/>
          <w:sz w:val="24"/>
          <w:szCs w:val="24"/>
        </w:rPr>
        <w:t xml:space="preserve">secure the structure. The entire frame has been designed to utilize M3 hardware to streamline the assembly process. </w:t>
      </w:r>
    </w:p>
    <w:p w14:paraId="347CBA45" w14:textId="6476E9D1" w:rsidR="00527A3D" w:rsidRPr="00527A3D" w:rsidRDefault="009F3513" w:rsidP="00892EA9">
      <w:pPr>
        <w:pStyle w:val="Heading2"/>
        <w:rPr>
          <w:rFonts w:asciiTheme="minorHAnsi" w:hAnsiTheme="minorHAnsi" w:cstheme="minorHAnsi"/>
          <w:sz w:val="28"/>
          <w:szCs w:val="28"/>
        </w:rPr>
      </w:pPr>
      <w:bookmarkStart w:id="51" w:name="_Toc165154447"/>
      <w:r w:rsidRPr="00E34565">
        <w:rPr>
          <w:rStyle w:val="Heading2Char"/>
          <w:rFonts w:asciiTheme="minorHAnsi" w:hAnsiTheme="minorHAnsi" w:cstheme="minorHAnsi"/>
          <w:sz w:val="28"/>
          <w:szCs w:val="28"/>
        </w:rPr>
        <w:t>Payload Mechanism</w:t>
      </w:r>
      <w:r w:rsidR="00D17F09" w:rsidRPr="00E34565">
        <w:rPr>
          <w:rStyle w:val="Heading2Char"/>
          <w:rFonts w:asciiTheme="minorHAnsi" w:hAnsiTheme="minorHAnsi" w:cstheme="minorHAnsi"/>
          <w:sz w:val="28"/>
          <w:szCs w:val="28"/>
        </w:rPr>
        <w:t xml:space="preserve"> and Mounting</w:t>
      </w:r>
      <w:bookmarkEnd w:id="51"/>
    </w:p>
    <w:p w14:paraId="05BEA2F3" w14:textId="5410EB4D" w:rsidR="00ED0F7A" w:rsidRPr="00E34565" w:rsidRDefault="009F3513" w:rsidP="006D3CF1">
      <w:pPr>
        <w:tabs>
          <w:tab w:val="left" w:pos="900"/>
        </w:tabs>
        <w:rPr>
          <w:rFonts w:cstheme="minorHAnsi"/>
          <w:sz w:val="24"/>
          <w:szCs w:val="24"/>
        </w:rPr>
      </w:pPr>
      <w:r w:rsidRPr="00E34565">
        <w:rPr>
          <w:rFonts w:cstheme="minorHAnsi"/>
          <w:sz w:val="24"/>
          <w:szCs w:val="24"/>
        </w:rPr>
        <w:t>A key element for the design challenge is being able to deliver a payload to the target. The main design considerations for the payload mechanism on the drown were to be simple, yet reliable. The current design is a grabber mechanism driven by a single 9</w:t>
      </w:r>
      <w:r w:rsidR="00B9081E" w:rsidRPr="00E34565">
        <w:rPr>
          <w:rFonts w:cstheme="minorHAnsi"/>
          <w:sz w:val="24"/>
          <w:szCs w:val="24"/>
        </w:rPr>
        <w:t>-</w:t>
      </w:r>
      <w:r w:rsidRPr="00E34565">
        <w:rPr>
          <w:rFonts w:cstheme="minorHAnsi"/>
          <w:sz w:val="24"/>
          <w:szCs w:val="24"/>
        </w:rPr>
        <w:t xml:space="preserve">gram servo. The design has been load tested with physical prototypes to reliably hold payloads weighing 30 grams. The design includes a spring mechanism </w:t>
      </w:r>
      <w:r w:rsidR="006A7207" w:rsidRPr="00E34565">
        <w:rPr>
          <w:rFonts w:cstheme="minorHAnsi"/>
          <w:sz w:val="24"/>
          <w:szCs w:val="24"/>
        </w:rPr>
        <w:t xml:space="preserve">that maintains gripping force </w:t>
      </w:r>
      <w:r w:rsidR="007C1640" w:rsidRPr="00E34565">
        <w:rPr>
          <w:rFonts w:cstheme="minorHAnsi"/>
          <w:sz w:val="24"/>
          <w:szCs w:val="24"/>
        </w:rPr>
        <w:t>during flight, negating the need to supply a constant voltage</w:t>
      </w:r>
      <w:r w:rsidR="008C4AB0" w:rsidRPr="00E34565">
        <w:rPr>
          <w:rFonts w:cstheme="minorHAnsi"/>
          <w:sz w:val="24"/>
          <w:szCs w:val="24"/>
        </w:rPr>
        <w:t>, saving power during the flight.</w:t>
      </w:r>
      <w:r w:rsidR="009E6DA1" w:rsidRPr="00E34565">
        <w:rPr>
          <w:rFonts w:cstheme="minorHAnsi"/>
          <w:sz w:val="24"/>
          <w:szCs w:val="24"/>
        </w:rPr>
        <w:t xml:space="preserve"> The system is undermounted </w:t>
      </w:r>
      <w:r w:rsidR="002462B4" w:rsidRPr="00E34565">
        <w:rPr>
          <w:rFonts w:cstheme="minorHAnsi"/>
          <w:sz w:val="24"/>
          <w:szCs w:val="24"/>
        </w:rPr>
        <w:t>on the b</w:t>
      </w:r>
      <w:r w:rsidR="003A2676" w:rsidRPr="00E34565">
        <w:rPr>
          <w:rFonts w:cstheme="minorHAnsi"/>
          <w:sz w:val="24"/>
          <w:szCs w:val="24"/>
        </w:rPr>
        <w:t>ottom plate</w:t>
      </w:r>
      <w:r w:rsidR="00D71F69" w:rsidRPr="00E34565">
        <w:rPr>
          <w:rFonts w:cstheme="minorHAnsi"/>
          <w:sz w:val="24"/>
          <w:szCs w:val="24"/>
        </w:rPr>
        <w:t xml:space="preserve">. </w:t>
      </w:r>
      <w:r w:rsidR="009D3DC6" w:rsidRPr="00E34565">
        <w:rPr>
          <w:rFonts w:cstheme="minorHAnsi"/>
          <w:sz w:val="24"/>
          <w:szCs w:val="24"/>
        </w:rPr>
        <w:t xml:space="preserve">A </w:t>
      </w:r>
      <w:r w:rsidR="00E62B79" w:rsidRPr="00E34565">
        <w:rPr>
          <w:rFonts w:cstheme="minorHAnsi"/>
          <w:sz w:val="24"/>
          <w:szCs w:val="24"/>
        </w:rPr>
        <w:t xml:space="preserve">diagram of the payload mechanism is shown in </w:t>
      </w:r>
      <w:r w:rsidR="002B5D6F" w:rsidRPr="00E34565">
        <w:rPr>
          <w:rFonts w:cstheme="minorHAnsi"/>
          <w:sz w:val="24"/>
          <w:szCs w:val="24"/>
        </w:rPr>
        <w:t>figure</w:t>
      </w:r>
      <w:r w:rsidR="00420982" w:rsidRPr="00E34565">
        <w:rPr>
          <w:rFonts w:cstheme="minorHAnsi"/>
          <w:sz w:val="24"/>
          <w:szCs w:val="24"/>
        </w:rPr>
        <w:t xml:space="preserve"> </w:t>
      </w:r>
      <w:r w:rsidR="00C22004" w:rsidRPr="00E34565">
        <w:rPr>
          <w:rFonts w:cstheme="minorHAnsi"/>
          <w:sz w:val="24"/>
          <w:szCs w:val="24"/>
        </w:rPr>
        <w:t>8</w:t>
      </w:r>
      <w:r w:rsidR="00420982" w:rsidRPr="00E34565">
        <w:rPr>
          <w:rFonts w:cstheme="minorHAnsi"/>
          <w:sz w:val="24"/>
          <w:szCs w:val="24"/>
        </w:rPr>
        <w:t xml:space="preserve"> below.</w:t>
      </w:r>
    </w:p>
    <w:p w14:paraId="1880F425" w14:textId="3992F16B" w:rsidR="00B02188" w:rsidRPr="00E34565" w:rsidRDefault="00B6201E" w:rsidP="006D3CF1">
      <w:pPr>
        <w:tabs>
          <w:tab w:val="left" w:pos="900"/>
        </w:tabs>
        <w:rPr>
          <w:rFonts w:cstheme="minorHAnsi"/>
          <w:sz w:val="24"/>
          <w:szCs w:val="24"/>
        </w:rPr>
      </w:pPr>
      <w:r w:rsidRPr="00E34565">
        <w:rPr>
          <w:rFonts w:cstheme="minorHAnsi"/>
          <w:noProof/>
        </w:rPr>
        <mc:AlternateContent>
          <mc:Choice Requires="wps">
            <w:drawing>
              <wp:anchor distT="0" distB="0" distL="114300" distR="114300" simplePos="0" relativeHeight="251658240" behindDoc="0" locked="0" layoutInCell="1" allowOverlap="1" wp14:anchorId="44CE9A3D" wp14:editId="4215A7AA">
                <wp:simplePos x="0" y="0"/>
                <wp:positionH relativeFrom="column">
                  <wp:posOffset>1390650</wp:posOffset>
                </wp:positionH>
                <wp:positionV relativeFrom="paragraph">
                  <wp:posOffset>3011170</wp:posOffset>
                </wp:positionV>
                <wp:extent cx="3157220" cy="635"/>
                <wp:effectExtent l="0" t="0" r="5080" b="8255"/>
                <wp:wrapNone/>
                <wp:docPr id="156516945" name="Text Box 156516945"/>
                <wp:cNvGraphicFramePr/>
                <a:graphic xmlns:a="http://schemas.openxmlformats.org/drawingml/2006/main">
                  <a:graphicData uri="http://schemas.microsoft.com/office/word/2010/wordprocessingShape">
                    <wps:wsp>
                      <wps:cNvSpPr txBox="1"/>
                      <wps:spPr>
                        <a:xfrm>
                          <a:off x="0" y="0"/>
                          <a:ext cx="3157220" cy="635"/>
                        </a:xfrm>
                        <a:prstGeom prst="rect">
                          <a:avLst/>
                        </a:prstGeom>
                        <a:noFill/>
                        <a:ln>
                          <a:noFill/>
                        </a:ln>
                      </wps:spPr>
                      <wps:txbx>
                        <w:txbxContent>
                          <w:p w14:paraId="221660E9" w14:textId="3B527157" w:rsidR="00B6201E" w:rsidRPr="004B7F4E" w:rsidRDefault="00B6201E" w:rsidP="00B6201E">
                            <w:pPr>
                              <w:pStyle w:val="Caption"/>
                              <w:jc w:val="center"/>
                              <w:rPr>
                                <w:rFonts w:cstheme="minorHAnsi"/>
                                <w:sz w:val="24"/>
                                <w:szCs w:val="24"/>
                              </w:rPr>
                            </w:pPr>
                            <w:bookmarkStart w:id="52" w:name="_Toc165151737"/>
                            <w:bookmarkStart w:id="53" w:name="_Toc165151791"/>
                            <w:bookmarkStart w:id="54" w:name="_Toc165154480"/>
                            <w:r w:rsidRPr="004B7F4E">
                              <w:rPr>
                                <w:rFonts w:cstheme="minorHAnsi"/>
                              </w:rPr>
                              <w:t xml:space="preserve">Figure </w:t>
                            </w:r>
                            <w:r w:rsidRPr="004B7F4E">
                              <w:rPr>
                                <w:rFonts w:cstheme="minorHAnsi"/>
                              </w:rPr>
                              <w:fldChar w:fldCharType="begin"/>
                            </w:r>
                            <w:r w:rsidRPr="004B7F4E">
                              <w:rPr>
                                <w:rFonts w:cstheme="minorHAnsi"/>
                              </w:rPr>
                              <w:instrText xml:space="preserve"> SEQ Figure \* ARABIC </w:instrText>
                            </w:r>
                            <w:r w:rsidRPr="004B7F4E">
                              <w:rPr>
                                <w:rFonts w:cstheme="minorHAnsi"/>
                              </w:rPr>
                              <w:fldChar w:fldCharType="separate"/>
                            </w:r>
                            <w:r w:rsidR="004D5113">
                              <w:rPr>
                                <w:rFonts w:cstheme="minorHAnsi"/>
                                <w:noProof/>
                              </w:rPr>
                              <w:t>9</w:t>
                            </w:r>
                            <w:r w:rsidRPr="004B7F4E">
                              <w:rPr>
                                <w:rFonts w:cstheme="minorHAnsi"/>
                              </w:rPr>
                              <w:fldChar w:fldCharType="end"/>
                            </w:r>
                            <w:r w:rsidRPr="004B7F4E">
                              <w:rPr>
                                <w:rFonts w:cstheme="minorHAnsi"/>
                              </w:rPr>
                              <w:t xml:space="preserve"> - Payload mechanism design</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CE9A3D" id="_x0000_t202" coordsize="21600,21600" o:spt="202" path="m,l,21600r21600,l21600,xe">
                <v:stroke joinstyle="miter"/>
                <v:path gradientshapeok="t" o:connecttype="rect"/>
              </v:shapetype>
              <v:shape id="Text Box 156516945" o:spid="_x0000_s1027" type="#_x0000_t202" style="position:absolute;margin-left:109.5pt;margin-top:237.1pt;width:248.6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" filled="f" stroked="f">
                <v:textbox style="mso-fit-shape-to-text:t" inset="0,0,0,0">
                  <w:txbxContent>
                    <w:p w14:paraId="221660E9" w14:textId="3B527157" w:rsidR="00B6201E" w:rsidRPr="004B7F4E" w:rsidRDefault="00B6201E" w:rsidP="00B6201E">
                      <w:pPr>
                        <w:pStyle w:val="Caption"/>
                        <w:jc w:val="center"/>
                        <w:rPr>
                          <w:rFonts w:cstheme="minorHAnsi"/>
                          <w:sz w:val="24"/>
                          <w:szCs w:val="24"/>
                        </w:rPr>
                      </w:pPr>
                      <w:bookmarkStart w:id="55" w:name="_Toc165151737"/>
                      <w:bookmarkStart w:id="56" w:name="_Toc165151791"/>
                      <w:bookmarkStart w:id="57" w:name="_Toc165154480"/>
                      <w:r w:rsidRPr="004B7F4E">
                        <w:rPr>
                          <w:rFonts w:cstheme="minorHAnsi"/>
                        </w:rPr>
                        <w:t xml:space="preserve">Figure </w:t>
                      </w:r>
                      <w:r w:rsidRPr="004B7F4E">
                        <w:rPr>
                          <w:rFonts w:cstheme="minorHAnsi"/>
                        </w:rPr>
                        <w:fldChar w:fldCharType="begin"/>
                      </w:r>
                      <w:r w:rsidRPr="004B7F4E">
                        <w:rPr>
                          <w:rFonts w:cstheme="minorHAnsi"/>
                        </w:rPr>
                        <w:instrText xml:space="preserve"> SEQ Figure \* ARABIC </w:instrText>
                      </w:r>
                      <w:r w:rsidRPr="004B7F4E">
                        <w:rPr>
                          <w:rFonts w:cstheme="minorHAnsi"/>
                        </w:rPr>
                        <w:fldChar w:fldCharType="separate"/>
                      </w:r>
                      <w:r w:rsidR="004D5113">
                        <w:rPr>
                          <w:rFonts w:cstheme="minorHAnsi"/>
                          <w:noProof/>
                        </w:rPr>
                        <w:t>9</w:t>
                      </w:r>
                      <w:r w:rsidRPr="004B7F4E">
                        <w:rPr>
                          <w:rFonts w:cstheme="minorHAnsi"/>
                        </w:rPr>
                        <w:fldChar w:fldCharType="end"/>
                      </w:r>
                      <w:r w:rsidRPr="004B7F4E">
                        <w:rPr>
                          <w:rFonts w:cstheme="minorHAnsi"/>
                        </w:rPr>
                        <w:t xml:space="preserve"> - Payload mechanism design</w:t>
                      </w:r>
                      <w:bookmarkEnd w:id="55"/>
                      <w:bookmarkEnd w:id="56"/>
                      <w:bookmarkEnd w:id="57"/>
                    </w:p>
                  </w:txbxContent>
                </v:textbox>
              </v:shape>
            </w:pict>
          </mc:Fallback>
        </mc:AlternateContent>
      </w:r>
    </w:p>
    <w:p w14:paraId="5F69412B" w14:textId="77777777" w:rsidR="009F3513" w:rsidRPr="00E34565" w:rsidRDefault="009F3513" w:rsidP="009F3513">
      <w:pPr>
        <w:rPr>
          <w:rFonts w:cstheme="minorHAnsi"/>
        </w:rPr>
      </w:pPr>
    </w:p>
    <w:p w14:paraId="3EF4CC63" w14:textId="592858A0" w:rsidR="00B02188" w:rsidRPr="00E34565" w:rsidRDefault="00B02188" w:rsidP="009F3513">
      <w:pPr>
        <w:rPr>
          <w:rFonts w:cstheme="minorHAnsi"/>
        </w:rPr>
      </w:pPr>
    </w:p>
    <w:p w14:paraId="78275F83" w14:textId="582E957A" w:rsidR="00B02188" w:rsidRPr="00E34565" w:rsidRDefault="009D590E" w:rsidP="009F3513">
      <w:pPr>
        <w:rPr>
          <w:rFonts w:cstheme="minorHAnsi"/>
        </w:rPr>
      </w:pPr>
      <w:r w:rsidRPr="00E34565">
        <w:rPr>
          <w:rFonts w:cstheme="minorHAnsi"/>
          <w:noProof/>
          <w:sz w:val="24"/>
          <w:szCs w:val="24"/>
        </w:rPr>
        <w:drawing>
          <wp:anchor distT="0" distB="0" distL="114300" distR="114300" simplePos="0" relativeHeight="251658242" behindDoc="0" locked="0" layoutInCell="1" allowOverlap="1" wp14:anchorId="53A0F2EA" wp14:editId="22704983">
            <wp:simplePos x="0" y="0"/>
            <wp:positionH relativeFrom="margin">
              <wp:align>center</wp:align>
            </wp:positionH>
            <wp:positionV relativeFrom="paragraph">
              <wp:posOffset>6350</wp:posOffset>
            </wp:positionV>
            <wp:extent cx="3908298" cy="2049145"/>
            <wp:effectExtent l="0" t="0" r="0" b="8255"/>
            <wp:wrapNone/>
            <wp:docPr id="106234058" name="Picture 10623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4058" name="Picture 106234058"/>
                    <pic:cNvPicPr/>
                  </pic:nvPicPr>
                  <pic:blipFill>
                    <a:blip r:embed="rId23">
                      <a:extLst>
                        <a:ext uri="{28A0092B-C50C-407E-A947-70E740481C1C}">
                          <a14:useLocalDpi xmlns:a14="http://schemas.microsoft.com/office/drawing/2010/main" val="0"/>
                        </a:ext>
                      </a:extLst>
                    </a:blip>
                    <a:stretch>
                      <a:fillRect/>
                    </a:stretch>
                  </pic:blipFill>
                  <pic:spPr>
                    <a:xfrm>
                      <a:off x="0" y="0"/>
                      <a:ext cx="3908298" cy="2049145"/>
                    </a:xfrm>
                    <a:prstGeom prst="rect">
                      <a:avLst/>
                    </a:prstGeom>
                  </pic:spPr>
                </pic:pic>
              </a:graphicData>
            </a:graphic>
            <wp14:sizeRelH relativeFrom="margin">
              <wp14:pctWidth>0</wp14:pctWidth>
            </wp14:sizeRelH>
            <wp14:sizeRelV relativeFrom="margin">
              <wp14:pctHeight>0</wp14:pctHeight>
            </wp14:sizeRelV>
          </wp:anchor>
        </w:drawing>
      </w:r>
    </w:p>
    <w:p w14:paraId="3F0B7C0D" w14:textId="116E0802" w:rsidR="00B02188" w:rsidRPr="00E34565" w:rsidRDefault="00B02188" w:rsidP="009F3513">
      <w:pPr>
        <w:rPr>
          <w:rFonts w:cstheme="minorHAnsi"/>
        </w:rPr>
      </w:pPr>
    </w:p>
    <w:p w14:paraId="09C4F755" w14:textId="77777777" w:rsidR="00B02188" w:rsidRPr="00E34565" w:rsidRDefault="00B02188" w:rsidP="009F3513">
      <w:pPr>
        <w:rPr>
          <w:rFonts w:cstheme="minorHAnsi"/>
        </w:rPr>
      </w:pPr>
    </w:p>
    <w:p w14:paraId="589B2C59" w14:textId="77777777" w:rsidR="00B02188" w:rsidRPr="00E34565" w:rsidRDefault="00B02188" w:rsidP="009F3513">
      <w:pPr>
        <w:rPr>
          <w:rFonts w:cstheme="minorHAnsi"/>
        </w:rPr>
      </w:pPr>
    </w:p>
    <w:p w14:paraId="00D3FEED" w14:textId="77777777" w:rsidR="00B02188" w:rsidRPr="00E34565" w:rsidRDefault="00B02188" w:rsidP="009F3513">
      <w:pPr>
        <w:rPr>
          <w:rFonts w:cstheme="minorHAnsi"/>
        </w:rPr>
      </w:pPr>
    </w:p>
    <w:p w14:paraId="67599250" w14:textId="77777777" w:rsidR="00BD4A0E" w:rsidRPr="00E34565" w:rsidRDefault="00BD4A0E" w:rsidP="009F3513">
      <w:pPr>
        <w:rPr>
          <w:rFonts w:cstheme="minorHAnsi"/>
          <w:sz w:val="24"/>
          <w:szCs w:val="24"/>
        </w:rPr>
      </w:pPr>
    </w:p>
    <w:p w14:paraId="588F5EA6" w14:textId="77777777" w:rsidR="00BD4A0E" w:rsidRPr="00E34565" w:rsidRDefault="00BD4A0E" w:rsidP="009F3513">
      <w:pPr>
        <w:rPr>
          <w:rFonts w:cstheme="minorHAnsi"/>
          <w:sz w:val="24"/>
          <w:szCs w:val="24"/>
        </w:rPr>
      </w:pPr>
    </w:p>
    <w:p w14:paraId="077257D6" w14:textId="77777777" w:rsidR="009D590E" w:rsidRDefault="009D590E" w:rsidP="009F3513">
      <w:pPr>
        <w:rPr>
          <w:rFonts w:cstheme="minorHAnsi"/>
          <w:sz w:val="24"/>
          <w:szCs w:val="24"/>
        </w:rPr>
      </w:pPr>
    </w:p>
    <w:p w14:paraId="4EF0B323" w14:textId="4801C86A" w:rsidR="00B02188" w:rsidRPr="00E34565" w:rsidRDefault="00BC2E5B" w:rsidP="009F3513">
      <w:pPr>
        <w:rPr>
          <w:rFonts w:cstheme="minorHAnsi"/>
          <w:sz w:val="24"/>
          <w:szCs w:val="24"/>
        </w:rPr>
      </w:pPr>
      <w:r w:rsidRPr="00E34565">
        <w:rPr>
          <w:rFonts w:cstheme="minorHAnsi"/>
          <w:sz w:val="24"/>
          <w:szCs w:val="24"/>
        </w:rPr>
        <w:t xml:space="preserve">The working </w:t>
      </w:r>
      <w:r w:rsidR="00A63798" w:rsidRPr="00E34565">
        <w:rPr>
          <w:rFonts w:cstheme="minorHAnsi"/>
          <w:sz w:val="24"/>
          <w:szCs w:val="24"/>
        </w:rPr>
        <w:t xml:space="preserve">mechanism within the </w:t>
      </w:r>
      <w:r w:rsidR="00340008" w:rsidRPr="00E34565">
        <w:rPr>
          <w:rFonts w:cstheme="minorHAnsi"/>
          <w:sz w:val="24"/>
          <w:szCs w:val="24"/>
        </w:rPr>
        <w:t xml:space="preserve">grabber is a single drive gear that </w:t>
      </w:r>
      <w:r w:rsidR="00FB52CF" w:rsidRPr="00E34565">
        <w:rPr>
          <w:rFonts w:cstheme="minorHAnsi"/>
          <w:sz w:val="24"/>
          <w:szCs w:val="24"/>
        </w:rPr>
        <w:t xml:space="preserve">moves two </w:t>
      </w:r>
      <w:r w:rsidR="00302447" w:rsidRPr="00E34565">
        <w:rPr>
          <w:rFonts w:cstheme="minorHAnsi"/>
          <w:sz w:val="24"/>
          <w:szCs w:val="24"/>
        </w:rPr>
        <w:t>rack gears</w:t>
      </w:r>
      <w:r w:rsidR="00C25BAD" w:rsidRPr="00E34565">
        <w:rPr>
          <w:rFonts w:cstheme="minorHAnsi"/>
          <w:sz w:val="24"/>
          <w:szCs w:val="24"/>
        </w:rPr>
        <w:t xml:space="preserve">, operating the jaws. The entire mechanism is 3D printed </w:t>
      </w:r>
      <w:r w:rsidR="003A046A" w:rsidRPr="00E34565">
        <w:rPr>
          <w:rFonts w:cstheme="minorHAnsi"/>
          <w:sz w:val="24"/>
          <w:szCs w:val="24"/>
        </w:rPr>
        <w:t xml:space="preserve">and can be rapidly loaded </w:t>
      </w:r>
      <w:r w:rsidR="00387013" w:rsidRPr="00E34565">
        <w:rPr>
          <w:rFonts w:cstheme="minorHAnsi"/>
          <w:sz w:val="24"/>
          <w:szCs w:val="24"/>
        </w:rPr>
        <w:t xml:space="preserve">during the maintenance period between runs. </w:t>
      </w:r>
      <w:r w:rsidR="00871799" w:rsidRPr="00E34565">
        <w:rPr>
          <w:rFonts w:cstheme="minorHAnsi"/>
          <w:sz w:val="24"/>
          <w:szCs w:val="24"/>
        </w:rPr>
        <w:t xml:space="preserve">A custom payload will be manufactured that will be optimized to be held by the mechanism. </w:t>
      </w:r>
    </w:p>
    <w:p w14:paraId="524FF7F1" w14:textId="4955C47A" w:rsidR="00D96EBD" w:rsidRPr="00E34565" w:rsidRDefault="002723B5" w:rsidP="009F3513">
      <w:pPr>
        <w:rPr>
          <w:rFonts w:cstheme="minorHAnsi"/>
          <w:sz w:val="24"/>
          <w:szCs w:val="24"/>
        </w:rPr>
      </w:pPr>
      <w:r w:rsidRPr="00E34565">
        <w:rPr>
          <w:rFonts w:cstheme="minorHAnsi"/>
          <w:sz w:val="24"/>
          <w:szCs w:val="24"/>
        </w:rPr>
        <w:t xml:space="preserve">Along with the payload mechanism, </w:t>
      </w:r>
      <w:r w:rsidR="009323FF" w:rsidRPr="00E34565">
        <w:rPr>
          <w:rFonts w:cstheme="minorHAnsi"/>
          <w:sz w:val="24"/>
          <w:szCs w:val="24"/>
        </w:rPr>
        <w:t xml:space="preserve">an ultrasonic sensor will be mounted </w:t>
      </w:r>
      <w:r w:rsidR="00AE7893" w:rsidRPr="00E34565">
        <w:rPr>
          <w:rFonts w:cstheme="minorHAnsi"/>
          <w:sz w:val="24"/>
          <w:szCs w:val="24"/>
        </w:rPr>
        <w:t xml:space="preserve">on the underside of the bottom plate. </w:t>
      </w:r>
      <w:r w:rsidR="00164D9F" w:rsidRPr="00E34565">
        <w:rPr>
          <w:rFonts w:cstheme="minorHAnsi"/>
          <w:sz w:val="24"/>
          <w:szCs w:val="24"/>
        </w:rPr>
        <w:t xml:space="preserve">This will be </w:t>
      </w:r>
      <w:r w:rsidR="00697DF3" w:rsidRPr="00E34565">
        <w:rPr>
          <w:rFonts w:cstheme="minorHAnsi"/>
          <w:sz w:val="24"/>
          <w:szCs w:val="24"/>
        </w:rPr>
        <w:t xml:space="preserve">secured using heat inserts </w:t>
      </w:r>
      <w:r w:rsidR="0069731D" w:rsidRPr="00E34565">
        <w:rPr>
          <w:rFonts w:cstheme="minorHAnsi"/>
          <w:sz w:val="24"/>
          <w:szCs w:val="24"/>
        </w:rPr>
        <w:t xml:space="preserve">within the bottom plate to negate the use of nuts protruding into the midsection of the drone. The power </w:t>
      </w:r>
      <w:r w:rsidR="00697D9E" w:rsidRPr="00E34565">
        <w:rPr>
          <w:rFonts w:cstheme="minorHAnsi"/>
          <w:sz w:val="24"/>
          <w:szCs w:val="24"/>
        </w:rPr>
        <w:t xml:space="preserve">distribution </w:t>
      </w:r>
      <w:r w:rsidR="00B0175D" w:rsidRPr="00E34565">
        <w:rPr>
          <w:rFonts w:cstheme="minorHAnsi"/>
          <w:sz w:val="24"/>
          <w:szCs w:val="24"/>
        </w:rPr>
        <w:t xml:space="preserve">board will be mounted in a similar fashion, </w:t>
      </w:r>
      <w:r w:rsidR="00CC0B53" w:rsidRPr="00E34565">
        <w:rPr>
          <w:rFonts w:cstheme="minorHAnsi"/>
          <w:sz w:val="24"/>
          <w:szCs w:val="24"/>
        </w:rPr>
        <w:t xml:space="preserve">but to the </w:t>
      </w:r>
      <w:r w:rsidR="00247F6E" w:rsidRPr="00E34565">
        <w:rPr>
          <w:rFonts w:cstheme="minorHAnsi"/>
          <w:sz w:val="24"/>
          <w:szCs w:val="24"/>
        </w:rPr>
        <w:t>upper plate</w:t>
      </w:r>
      <w:r w:rsidR="00B80E6B" w:rsidRPr="00E34565">
        <w:rPr>
          <w:rFonts w:cstheme="minorHAnsi"/>
          <w:sz w:val="24"/>
          <w:szCs w:val="24"/>
        </w:rPr>
        <w:t>. It will utilize nylon standoffs to thermally isol</w:t>
      </w:r>
      <w:r w:rsidR="00BB66F9" w:rsidRPr="00E34565">
        <w:rPr>
          <w:rFonts w:cstheme="minorHAnsi"/>
          <w:sz w:val="24"/>
          <w:szCs w:val="24"/>
        </w:rPr>
        <w:t>ate the board from the structural plates.</w:t>
      </w:r>
    </w:p>
    <w:p w14:paraId="059F2205" w14:textId="52A5E317" w:rsidR="0B0AA3F9" w:rsidRPr="00E34565" w:rsidRDefault="0B0AA3F9" w:rsidP="00D347CD">
      <w:pPr>
        <w:pStyle w:val="Heading2"/>
        <w:rPr>
          <w:rFonts w:asciiTheme="minorHAnsi" w:hAnsiTheme="minorHAnsi" w:cstheme="minorHAnsi"/>
          <w:sz w:val="28"/>
          <w:szCs w:val="28"/>
        </w:rPr>
      </w:pPr>
      <w:bookmarkStart w:id="58" w:name="_Toc165154448"/>
      <w:r w:rsidRPr="00E34565">
        <w:rPr>
          <w:rFonts w:asciiTheme="minorHAnsi" w:hAnsiTheme="minorHAnsi" w:cstheme="minorHAnsi"/>
          <w:sz w:val="28"/>
          <w:szCs w:val="28"/>
        </w:rPr>
        <w:t>Propeller Selection and Analysis</w:t>
      </w:r>
      <w:bookmarkEnd w:id="58"/>
    </w:p>
    <w:p w14:paraId="15634608" w14:textId="6A6E3DF8" w:rsidR="006101B6" w:rsidRPr="00E34565" w:rsidRDefault="49FF4962" w:rsidP="3711C576">
      <w:pPr>
        <w:tabs>
          <w:tab w:val="left" w:pos="1080"/>
        </w:tabs>
        <w:rPr>
          <w:rFonts w:cstheme="minorHAnsi"/>
          <w:sz w:val="24"/>
          <w:szCs w:val="24"/>
        </w:rPr>
      </w:pPr>
      <w:r w:rsidRPr="00E34565">
        <w:rPr>
          <w:rFonts w:cstheme="minorHAnsi"/>
          <w:sz w:val="24"/>
          <w:szCs w:val="24"/>
        </w:rPr>
        <w:t xml:space="preserve">The selection of the propeller is affected by many factors that go into the design of the </w:t>
      </w:r>
      <w:r w:rsidR="500EB9E8" w:rsidRPr="00E34565">
        <w:rPr>
          <w:rFonts w:cstheme="minorHAnsi"/>
          <w:sz w:val="24"/>
          <w:szCs w:val="24"/>
        </w:rPr>
        <w:t>drone. Any time that a structural design is changed, this will affect the weight</w:t>
      </w:r>
      <w:r w:rsidR="5C7285A1" w:rsidRPr="00E34565">
        <w:rPr>
          <w:rFonts w:cstheme="minorHAnsi"/>
          <w:sz w:val="24"/>
          <w:szCs w:val="24"/>
        </w:rPr>
        <w:t xml:space="preserve"> of the whole system. When changing electrical components, this not only affects the weight of the system, but also changes the availability of power to be used by the propellers.</w:t>
      </w:r>
      <w:r w:rsidR="2169A72C" w:rsidRPr="00E34565">
        <w:rPr>
          <w:rFonts w:cstheme="minorHAnsi"/>
          <w:sz w:val="24"/>
          <w:szCs w:val="24"/>
        </w:rPr>
        <w:t xml:space="preserve"> Therefore, it is important to maintain a thrust-to-weight ratio (TWR) of at least 2</w:t>
      </w:r>
      <w:r w:rsidR="618EA544" w:rsidRPr="00E34565">
        <w:rPr>
          <w:rFonts w:cstheme="minorHAnsi"/>
          <w:sz w:val="24"/>
          <w:szCs w:val="24"/>
        </w:rPr>
        <w:t xml:space="preserve"> to allow the drone to be easily controlled and maneuvered. </w:t>
      </w:r>
      <w:r w:rsidR="2D4273A4" w:rsidRPr="00E34565">
        <w:rPr>
          <w:rFonts w:cstheme="minorHAnsi"/>
          <w:sz w:val="24"/>
          <w:szCs w:val="24"/>
        </w:rPr>
        <w:t>The TWR can be expressed as</w:t>
      </w:r>
    </w:p>
    <w:p w14:paraId="083FF148" w14:textId="6D2CFCDD" w:rsidR="7FAC0573" w:rsidRPr="00E34565" w:rsidRDefault="00000000" w:rsidP="3711C576">
      <w:pPr>
        <w:tabs>
          <w:tab w:val="left" w:pos="1080"/>
        </w:tabs>
        <w:jc w:val="center"/>
        <w:rPr>
          <w:rFonts w:cstheme="minorHAnsi"/>
        </w:rPr>
      </w:pPr>
      <m:oMathPara>
        <m:oMath>
          <m:f>
            <m:fPr>
              <m:ctrlPr>
                <w:rPr>
                  <w:rFonts w:ascii="Cambria Math" w:hAnsi="Cambria Math"/>
                </w:rPr>
              </m:ctrlPr>
            </m:fPr>
            <m:num>
              <m:r>
                <w:rPr>
                  <w:rFonts w:ascii="Cambria Math" w:hAnsi="Cambria Math"/>
                </w:rPr>
                <m:t>T</m:t>
              </m:r>
            </m:num>
            <m:den>
              <m:r>
                <w:rPr>
                  <w:rFonts w:ascii="Cambria Math" w:hAnsi="Cambria Math"/>
                </w:rPr>
                <m:t>W</m:t>
              </m:r>
            </m:den>
          </m:f>
          <m:r>
            <w:rPr>
              <w:rFonts w:ascii="Cambria Math" w:hAnsi="Cambria Math"/>
            </w:rPr>
            <m:t>≥2</m:t>
          </m:r>
        </m:oMath>
      </m:oMathPara>
    </w:p>
    <w:p w14:paraId="06D735B8" w14:textId="32A64861" w:rsidR="207B67CD" w:rsidRPr="00E34565" w:rsidRDefault="207B67CD" w:rsidP="3711C576">
      <w:pPr>
        <w:tabs>
          <w:tab w:val="left" w:pos="1080"/>
        </w:tabs>
        <w:rPr>
          <w:rFonts w:cstheme="minorHAnsi"/>
          <w:sz w:val="24"/>
          <w:szCs w:val="24"/>
        </w:rPr>
      </w:pPr>
      <w:r w:rsidRPr="00E34565">
        <w:rPr>
          <w:rFonts w:cstheme="minorHAnsi"/>
          <w:sz w:val="24"/>
          <w:szCs w:val="24"/>
        </w:rPr>
        <w:t>w</w:t>
      </w:r>
      <w:r w:rsidR="3F3A13A3" w:rsidRPr="00E34565">
        <w:rPr>
          <w:rFonts w:cstheme="minorHAnsi"/>
          <w:sz w:val="24"/>
          <w:szCs w:val="24"/>
        </w:rPr>
        <w:t xml:space="preserve">here </w:t>
      </w:r>
      <m:oMath>
        <m:r>
          <w:rPr>
            <w:rFonts w:ascii="Cambria Math" w:hAnsi="Cambria Math"/>
          </w:rPr>
          <m:t>T </m:t>
        </m:r>
      </m:oMath>
      <w:r w:rsidR="5E85877D" w:rsidRPr="00E34565">
        <w:rPr>
          <w:rFonts w:cstheme="minorHAnsi"/>
          <w:sz w:val="24"/>
          <w:szCs w:val="24"/>
        </w:rPr>
        <w:t>is the total thrust produced by the propellers and</w:t>
      </w:r>
      <w:r w:rsidR="29D0949A" w:rsidRPr="00E34565">
        <w:rPr>
          <w:rFonts w:cstheme="minorHAnsi"/>
          <w:sz w:val="24"/>
          <w:szCs w:val="24"/>
        </w:rPr>
        <w:t xml:space="preserve"> </w:t>
      </w:r>
      <m:oMath>
        <m:r>
          <w:rPr>
            <w:rFonts w:ascii="Cambria Math" w:hAnsi="Cambria Math"/>
          </w:rPr>
          <m:t>W </m:t>
        </m:r>
      </m:oMath>
      <w:r w:rsidR="22A69E29" w:rsidRPr="00E34565">
        <w:rPr>
          <w:rFonts w:cstheme="minorHAnsi"/>
          <w:sz w:val="24"/>
          <w:szCs w:val="24"/>
        </w:rPr>
        <w:t xml:space="preserve">is the total weight of the drone. </w:t>
      </w:r>
    </w:p>
    <w:p w14:paraId="4D3B9447" w14:textId="17D291FD" w:rsidR="5BBD16AF" w:rsidRPr="00E34565" w:rsidRDefault="5BBD16AF" w:rsidP="3711C576">
      <w:pPr>
        <w:tabs>
          <w:tab w:val="left" w:pos="1080"/>
        </w:tabs>
        <w:rPr>
          <w:rFonts w:cstheme="minorHAnsi"/>
          <w:sz w:val="24"/>
          <w:szCs w:val="24"/>
        </w:rPr>
      </w:pPr>
      <w:r w:rsidRPr="00E34565">
        <w:rPr>
          <w:rFonts w:cstheme="minorHAnsi"/>
          <w:sz w:val="24"/>
          <w:szCs w:val="24"/>
        </w:rPr>
        <w:t>Beyond this requirement, the drone is expected to perform in an ocean-like environment.</w:t>
      </w:r>
      <w:r w:rsidR="004D48BA">
        <w:rPr>
          <w:rFonts w:cstheme="minorHAnsi"/>
          <w:sz w:val="24"/>
          <w:szCs w:val="24"/>
        </w:rPr>
        <w:t xml:space="preserve"> Considering</w:t>
      </w:r>
      <w:r w:rsidRPr="00E34565">
        <w:rPr>
          <w:rFonts w:cstheme="minorHAnsi"/>
          <w:sz w:val="24"/>
          <w:szCs w:val="24"/>
        </w:rPr>
        <w:t xml:space="preserve"> the variable h</w:t>
      </w:r>
      <w:r w:rsidR="4EEF93D0" w:rsidRPr="00E34565">
        <w:rPr>
          <w:rFonts w:cstheme="minorHAnsi"/>
          <w:sz w:val="24"/>
          <w:szCs w:val="24"/>
        </w:rPr>
        <w:t>igh</w:t>
      </w:r>
      <w:r w:rsidRPr="00E34565">
        <w:rPr>
          <w:rFonts w:cstheme="minorHAnsi"/>
          <w:sz w:val="24"/>
          <w:szCs w:val="24"/>
        </w:rPr>
        <w:t xml:space="preserve"> winds</w:t>
      </w:r>
      <w:r w:rsidR="004D48BA">
        <w:rPr>
          <w:rFonts w:cstheme="minorHAnsi"/>
          <w:sz w:val="24"/>
          <w:szCs w:val="24"/>
        </w:rPr>
        <w:t xml:space="preserve"> over the ocean</w:t>
      </w:r>
      <w:r w:rsidRPr="00E34565">
        <w:rPr>
          <w:rFonts w:cstheme="minorHAnsi"/>
          <w:sz w:val="24"/>
          <w:szCs w:val="24"/>
        </w:rPr>
        <w:t>, an increase of 20% will be ap</w:t>
      </w:r>
      <w:r w:rsidR="76FF9E60" w:rsidRPr="00E34565">
        <w:rPr>
          <w:rFonts w:cstheme="minorHAnsi"/>
          <w:sz w:val="24"/>
          <w:szCs w:val="24"/>
        </w:rPr>
        <w:t xml:space="preserve">plied to the TWR to ensure control and maneuverability in </w:t>
      </w:r>
      <w:r w:rsidR="7458D8EC" w:rsidRPr="00E34565">
        <w:rPr>
          <w:rFonts w:cstheme="minorHAnsi"/>
          <w:sz w:val="24"/>
          <w:szCs w:val="24"/>
        </w:rPr>
        <w:t>the</w:t>
      </w:r>
      <w:r w:rsidR="76FF9E60" w:rsidRPr="00E34565">
        <w:rPr>
          <w:rFonts w:cstheme="minorHAnsi"/>
          <w:sz w:val="24"/>
          <w:szCs w:val="24"/>
        </w:rPr>
        <w:t xml:space="preserve"> environment</w:t>
      </w:r>
      <w:r w:rsidR="005613DB" w:rsidRPr="00E34565">
        <w:rPr>
          <w:rFonts w:cstheme="minorHAnsi"/>
          <w:sz w:val="24"/>
          <w:szCs w:val="24"/>
        </w:rPr>
        <w:t>.</w:t>
      </w:r>
    </w:p>
    <w:p w14:paraId="4E0A1FD8" w14:textId="6600E513" w:rsidR="5BBD16AF" w:rsidRPr="00E34565" w:rsidRDefault="00000000" w:rsidP="3711C576">
      <w:pPr>
        <w:tabs>
          <w:tab w:val="left" w:pos="1080"/>
        </w:tabs>
        <w:jc w:val="center"/>
        <w:rPr>
          <w:rFonts w:cstheme="minorHAnsi"/>
          <w:sz w:val="24"/>
          <w:szCs w:val="24"/>
        </w:rPr>
      </w:pPr>
      <m:oMath>
        <m:f>
          <m:fPr>
            <m:ctrlPr>
              <w:rPr>
                <w:rFonts w:ascii="Cambria Math" w:hAnsi="Cambria Math"/>
              </w:rPr>
            </m:ctrlPr>
          </m:fPr>
          <m:num>
            <m:r>
              <w:rPr>
                <w:rFonts w:ascii="Cambria Math" w:hAnsi="Cambria Math"/>
              </w:rPr>
              <m:t>T</m:t>
            </m:r>
          </m:num>
          <m:den>
            <m:r>
              <w:rPr>
                <w:rFonts w:ascii="Cambria Math" w:hAnsi="Cambria Math"/>
              </w:rPr>
              <m:t>W</m:t>
            </m:r>
          </m:den>
        </m:f>
        <m:r>
          <w:rPr>
            <w:rFonts w:ascii="Cambria Math" w:hAnsi="Cambria Math"/>
          </w:rPr>
          <m:t>≥2⋅1.2</m:t>
        </m:r>
      </m:oMath>
      <w:r w:rsidR="5BBD16AF" w:rsidRPr="00E34565">
        <w:rPr>
          <w:rFonts w:cstheme="minorHAnsi"/>
        </w:rPr>
        <w:tab/>
      </w:r>
      <m:oMath>
        <m:r>
          <w:rPr>
            <w:rFonts w:ascii="Cambria Math" w:hAnsi="Cambria Math"/>
          </w:rPr>
          <m:t>→        </m:t>
        </m:r>
        <m:f>
          <m:fPr>
            <m:ctrlPr>
              <w:rPr>
                <w:rFonts w:ascii="Cambria Math" w:hAnsi="Cambria Math"/>
              </w:rPr>
            </m:ctrlPr>
          </m:fPr>
          <m:num>
            <m:r>
              <w:rPr>
                <w:rFonts w:ascii="Cambria Math" w:hAnsi="Cambria Math"/>
              </w:rPr>
              <m:t>T</m:t>
            </m:r>
          </m:num>
          <m:den>
            <m:r>
              <w:rPr>
                <w:rFonts w:ascii="Cambria Math" w:hAnsi="Cambria Math"/>
              </w:rPr>
              <m:t>W</m:t>
            </m:r>
          </m:den>
        </m:f>
        <m:r>
          <w:rPr>
            <w:rFonts w:ascii="Cambria Math" w:hAnsi="Cambria Math"/>
          </w:rPr>
          <m:t>≥2.4</m:t>
        </m:r>
      </m:oMath>
    </w:p>
    <w:p w14:paraId="3C331C4E" w14:textId="4DDFBA1C" w:rsidR="21CA440E" w:rsidRPr="00E34565" w:rsidRDefault="349EF77E" w:rsidP="3711C576">
      <w:pPr>
        <w:tabs>
          <w:tab w:val="left" w:pos="1080"/>
        </w:tabs>
        <w:rPr>
          <w:rFonts w:cstheme="minorHAnsi"/>
          <w:sz w:val="24"/>
          <w:szCs w:val="24"/>
        </w:rPr>
      </w:pPr>
      <w:r w:rsidRPr="00E34565">
        <w:rPr>
          <w:rFonts w:cstheme="minorHAnsi"/>
          <w:sz w:val="24"/>
          <w:szCs w:val="24"/>
        </w:rPr>
        <w:t>With the new TWR defined to be</w:t>
      </w:r>
      <w:r w:rsidR="03378E7C" w:rsidRPr="00E34565">
        <w:rPr>
          <w:rFonts w:cstheme="minorHAnsi"/>
          <w:sz w:val="24"/>
          <w:szCs w:val="24"/>
        </w:rPr>
        <w:t xml:space="preserve"> at least</w:t>
      </w:r>
      <w:r w:rsidRPr="00E34565">
        <w:rPr>
          <w:rFonts w:cstheme="minorHAnsi"/>
          <w:sz w:val="24"/>
          <w:szCs w:val="24"/>
        </w:rPr>
        <w:t xml:space="preserve"> 2.4, a</w:t>
      </w:r>
      <w:r w:rsidR="04D4BEF2" w:rsidRPr="00E34565">
        <w:rPr>
          <w:rFonts w:cstheme="minorHAnsi"/>
          <w:sz w:val="24"/>
          <w:szCs w:val="24"/>
        </w:rPr>
        <w:t xml:space="preserve"> baseline </w:t>
      </w:r>
      <w:r w:rsidR="0BB1A475" w:rsidRPr="00E34565">
        <w:rPr>
          <w:rFonts w:cstheme="minorHAnsi"/>
          <w:sz w:val="24"/>
          <w:szCs w:val="24"/>
        </w:rPr>
        <w:t xml:space="preserve">has been set to </w:t>
      </w:r>
      <w:r w:rsidR="60C70090" w:rsidRPr="00E34565">
        <w:rPr>
          <w:rFonts w:cstheme="minorHAnsi"/>
          <w:sz w:val="24"/>
          <w:szCs w:val="24"/>
        </w:rPr>
        <w:t>conduct</w:t>
      </w:r>
      <w:r w:rsidR="0BB1A475" w:rsidRPr="00E34565">
        <w:rPr>
          <w:rFonts w:cstheme="minorHAnsi"/>
          <w:sz w:val="24"/>
          <w:szCs w:val="24"/>
        </w:rPr>
        <w:t xml:space="preserve"> </w:t>
      </w:r>
      <w:r w:rsidR="225C3EA5" w:rsidRPr="00E34565">
        <w:rPr>
          <w:rFonts w:cstheme="minorHAnsi"/>
          <w:sz w:val="24"/>
          <w:szCs w:val="24"/>
        </w:rPr>
        <w:t>trade study research</w:t>
      </w:r>
      <w:r w:rsidR="3D3AB268" w:rsidRPr="00E34565">
        <w:rPr>
          <w:rFonts w:cstheme="minorHAnsi"/>
          <w:sz w:val="24"/>
          <w:szCs w:val="24"/>
        </w:rPr>
        <w:t xml:space="preserve"> to find a propeller that meets </w:t>
      </w:r>
      <w:r w:rsidR="3D0A21C6" w:rsidRPr="00E34565">
        <w:rPr>
          <w:rFonts w:cstheme="minorHAnsi"/>
          <w:sz w:val="24"/>
          <w:szCs w:val="24"/>
        </w:rPr>
        <w:t xml:space="preserve">the </w:t>
      </w:r>
      <w:r w:rsidR="3D3AB268" w:rsidRPr="00E34565">
        <w:rPr>
          <w:rFonts w:cstheme="minorHAnsi"/>
          <w:sz w:val="24"/>
          <w:szCs w:val="24"/>
        </w:rPr>
        <w:t>TWR</w:t>
      </w:r>
      <w:r w:rsidR="45317E0A" w:rsidRPr="00E34565">
        <w:rPr>
          <w:rFonts w:cstheme="minorHAnsi"/>
          <w:sz w:val="24"/>
          <w:szCs w:val="24"/>
        </w:rPr>
        <w:t xml:space="preserve"> and throttle percentage</w:t>
      </w:r>
      <w:r w:rsidR="3D3AB268" w:rsidRPr="00E34565">
        <w:rPr>
          <w:rFonts w:cstheme="minorHAnsi"/>
          <w:sz w:val="24"/>
          <w:szCs w:val="24"/>
        </w:rPr>
        <w:t xml:space="preserve"> requirements</w:t>
      </w:r>
      <w:r w:rsidR="765AD03D" w:rsidRPr="00E34565">
        <w:rPr>
          <w:rFonts w:cstheme="minorHAnsi"/>
          <w:sz w:val="24"/>
          <w:szCs w:val="24"/>
        </w:rPr>
        <w:t>.</w:t>
      </w:r>
    </w:p>
    <w:p w14:paraId="72308CA7" w14:textId="52449A97" w:rsidR="765AD03D" w:rsidRPr="00E34565" w:rsidRDefault="765AD03D" w:rsidP="0042564A">
      <w:pPr>
        <w:pStyle w:val="Heading3"/>
        <w:rPr>
          <w:rFonts w:asciiTheme="minorHAnsi" w:hAnsiTheme="minorHAnsi" w:cstheme="minorHAnsi"/>
          <w:sz w:val="36"/>
          <w:szCs w:val="36"/>
        </w:rPr>
      </w:pPr>
      <w:bookmarkStart w:id="59" w:name="_Toc165154449"/>
      <w:r w:rsidRPr="00E34565">
        <w:rPr>
          <w:rFonts w:asciiTheme="minorHAnsi" w:hAnsiTheme="minorHAnsi" w:cstheme="minorHAnsi"/>
          <w:sz w:val="28"/>
          <w:szCs w:val="28"/>
        </w:rPr>
        <w:t>Quantitative Propeller Research Assessment</w:t>
      </w:r>
      <w:bookmarkEnd w:id="59"/>
    </w:p>
    <w:p w14:paraId="128AAAB4" w14:textId="5CC4E2E3" w:rsidR="3711C576" w:rsidRDefault="3FC68AFF" w:rsidP="3711C576">
      <w:pPr>
        <w:tabs>
          <w:tab w:val="left" w:pos="1080"/>
        </w:tabs>
        <w:rPr>
          <w:rFonts w:cstheme="minorHAnsi"/>
          <w:sz w:val="24"/>
          <w:szCs w:val="24"/>
        </w:rPr>
      </w:pPr>
      <w:r w:rsidRPr="00E34565">
        <w:rPr>
          <w:rFonts w:cstheme="minorHAnsi"/>
          <w:sz w:val="24"/>
          <w:szCs w:val="24"/>
        </w:rPr>
        <w:t xml:space="preserve">Through researching different brands and types of propellers, as well as using xcopterCalc by eCalc </w:t>
      </w:r>
      <w:r w:rsidR="001F3236">
        <w:rPr>
          <w:rFonts w:cstheme="minorHAnsi"/>
          <w:sz w:val="24"/>
          <w:szCs w:val="24"/>
        </w:rPr>
        <w:t>[6]</w:t>
      </w:r>
      <w:r w:rsidR="4401EB07" w:rsidRPr="00E34565">
        <w:rPr>
          <w:rFonts w:cstheme="minorHAnsi"/>
          <w:sz w:val="24"/>
          <w:szCs w:val="24"/>
        </w:rPr>
        <w:t xml:space="preserve"> to ensure the TWR and throttle percentage requirements were met</w:t>
      </w:r>
      <w:r w:rsidRPr="00E34565">
        <w:rPr>
          <w:rFonts w:cstheme="minorHAnsi"/>
          <w:sz w:val="24"/>
          <w:szCs w:val="24"/>
        </w:rPr>
        <w:t xml:space="preserve">, three </w:t>
      </w:r>
      <w:r w:rsidR="482E3E25" w:rsidRPr="00E34565">
        <w:rPr>
          <w:rFonts w:cstheme="minorHAnsi"/>
          <w:sz w:val="24"/>
          <w:szCs w:val="24"/>
        </w:rPr>
        <w:t>propellers</w:t>
      </w:r>
      <w:r w:rsidRPr="00E34565">
        <w:rPr>
          <w:rFonts w:cstheme="minorHAnsi"/>
          <w:sz w:val="24"/>
          <w:szCs w:val="24"/>
        </w:rPr>
        <w:t xml:space="preserve"> </w:t>
      </w:r>
      <w:r w:rsidR="002C5676" w:rsidRPr="00E34565">
        <w:rPr>
          <w:rFonts w:cstheme="minorHAnsi"/>
          <w:sz w:val="24"/>
          <w:szCs w:val="24"/>
        </w:rPr>
        <w:t>were ultimately</w:t>
      </w:r>
      <w:r w:rsidR="55F532D8" w:rsidRPr="00E34565">
        <w:rPr>
          <w:rFonts w:cstheme="minorHAnsi"/>
          <w:sz w:val="24"/>
          <w:szCs w:val="24"/>
        </w:rPr>
        <w:t xml:space="preserve"> selected to be compared. Those three propellers </w:t>
      </w:r>
      <w:r w:rsidR="002C5676">
        <w:rPr>
          <w:rFonts w:cstheme="minorHAnsi"/>
          <w:sz w:val="24"/>
          <w:szCs w:val="24"/>
        </w:rPr>
        <w:t>are</w:t>
      </w:r>
      <w:r w:rsidR="55F532D8" w:rsidRPr="00E34565">
        <w:rPr>
          <w:rFonts w:cstheme="minorHAnsi"/>
          <w:sz w:val="24"/>
          <w:szCs w:val="24"/>
        </w:rPr>
        <w:t xml:space="preserve"> the Gemfan Durable 5536, the </w:t>
      </w:r>
      <w:bookmarkStart w:id="60" w:name="_Int_CUyrXQLV"/>
      <w:r w:rsidR="55F532D8" w:rsidRPr="00E34565">
        <w:rPr>
          <w:rFonts w:cstheme="minorHAnsi"/>
          <w:sz w:val="24"/>
          <w:szCs w:val="24"/>
        </w:rPr>
        <w:t>Gemfan</w:t>
      </w:r>
      <w:bookmarkEnd w:id="60"/>
      <w:r w:rsidR="55F532D8" w:rsidRPr="00E34565">
        <w:rPr>
          <w:rFonts w:cstheme="minorHAnsi"/>
          <w:sz w:val="24"/>
          <w:szCs w:val="24"/>
        </w:rPr>
        <w:t xml:space="preserve"> Flash 6042, and the APC B</w:t>
      </w:r>
      <w:r w:rsidR="1CBE4607" w:rsidRPr="00E34565">
        <w:rPr>
          <w:rFonts w:cstheme="minorHAnsi"/>
          <w:sz w:val="24"/>
          <w:szCs w:val="24"/>
        </w:rPr>
        <w:t xml:space="preserve">6x4E pictured from left to right in </w:t>
      </w:r>
      <w:r w:rsidR="00DF7938" w:rsidRPr="0018084F">
        <w:rPr>
          <w:rFonts w:cstheme="minorHAnsi"/>
          <w:sz w:val="24"/>
          <w:szCs w:val="24"/>
        </w:rPr>
        <w:fldChar w:fldCharType="begin"/>
      </w:r>
      <w:r w:rsidR="00DF7938" w:rsidRPr="0018084F">
        <w:rPr>
          <w:rFonts w:cstheme="minorHAnsi"/>
          <w:sz w:val="24"/>
          <w:szCs w:val="24"/>
        </w:rPr>
        <w:instrText xml:space="preserve"> REF _Ref153142264 \h </w:instrText>
      </w:r>
      <w:r w:rsidR="0018084F">
        <w:rPr>
          <w:rFonts w:cstheme="minorHAnsi"/>
          <w:sz w:val="24"/>
          <w:szCs w:val="24"/>
        </w:rPr>
        <w:instrText xml:space="preserve"> \* MERGEFORMAT </w:instrText>
      </w:r>
      <w:r w:rsidR="00DF7938" w:rsidRPr="0018084F">
        <w:rPr>
          <w:rFonts w:cstheme="minorHAnsi"/>
          <w:sz w:val="24"/>
          <w:szCs w:val="24"/>
        </w:rPr>
      </w:r>
      <w:r w:rsidR="00DF7938" w:rsidRPr="0018084F">
        <w:rPr>
          <w:rFonts w:cstheme="minorHAnsi"/>
          <w:sz w:val="24"/>
          <w:szCs w:val="24"/>
        </w:rPr>
        <w:fldChar w:fldCharType="separate"/>
      </w:r>
      <w:r w:rsidR="004D5113" w:rsidRPr="004D5113">
        <w:rPr>
          <w:sz w:val="24"/>
          <w:szCs w:val="24"/>
        </w:rPr>
        <w:t xml:space="preserve">Figure </w:t>
      </w:r>
      <w:r w:rsidR="004D5113" w:rsidRPr="004D5113">
        <w:rPr>
          <w:noProof/>
          <w:sz w:val="24"/>
          <w:szCs w:val="24"/>
        </w:rPr>
        <w:t>10</w:t>
      </w:r>
      <w:r w:rsidR="00DF7938" w:rsidRPr="0018084F">
        <w:rPr>
          <w:rFonts w:cstheme="minorHAnsi"/>
          <w:sz w:val="24"/>
          <w:szCs w:val="24"/>
        </w:rPr>
        <w:fldChar w:fldCharType="end"/>
      </w:r>
      <w:r w:rsidR="1CBE4607" w:rsidRPr="00E34565">
        <w:rPr>
          <w:rFonts w:cstheme="minorHAnsi"/>
          <w:sz w:val="24"/>
          <w:szCs w:val="24"/>
        </w:rPr>
        <w:t xml:space="preserve">. The </w:t>
      </w:r>
      <w:r w:rsidR="482223E5" w:rsidRPr="00E34565">
        <w:rPr>
          <w:rFonts w:cstheme="minorHAnsi"/>
          <w:sz w:val="24"/>
          <w:szCs w:val="24"/>
        </w:rPr>
        <w:t xml:space="preserve">thrust and flight time category </w:t>
      </w:r>
      <w:r w:rsidR="35C8A94C" w:rsidRPr="00E34565">
        <w:rPr>
          <w:rFonts w:cstheme="minorHAnsi"/>
          <w:sz w:val="24"/>
          <w:szCs w:val="24"/>
        </w:rPr>
        <w:t xml:space="preserve">values were </w:t>
      </w:r>
      <w:r w:rsidR="73B254B1" w:rsidRPr="00E34565">
        <w:rPr>
          <w:rFonts w:cstheme="minorHAnsi"/>
          <w:sz w:val="24"/>
          <w:szCs w:val="24"/>
        </w:rPr>
        <w:t>calculated</w:t>
      </w:r>
      <w:r w:rsidR="35C8A94C" w:rsidRPr="00E34565">
        <w:rPr>
          <w:rFonts w:cstheme="minorHAnsi"/>
          <w:sz w:val="24"/>
          <w:szCs w:val="24"/>
        </w:rPr>
        <w:t xml:space="preserve"> through </w:t>
      </w:r>
      <w:r w:rsidR="001F3236">
        <w:rPr>
          <w:rFonts w:cstheme="minorHAnsi"/>
          <w:sz w:val="24"/>
          <w:szCs w:val="24"/>
        </w:rPr>
        <w:t>[6]</w:t>
      </w:r>
      <w:r w:rsidR="35C8A94C" w:rsidRPr="00E34565">
        <w:rPr>
          <w:rFonts w:cstheme="minorHAnsi"/>
          <w:sz w:val="24"/>
          <w:szCs w:val="24"/>
        </w:rPr>
        <w:t xml:space="preserve"> and the</w:t>
      </w:r>
      <w:r w:rsidR="4656A949" w:rsidRPr="00E34565">
        <w:rPr>
          <w:rFonts w:cstheme="minorHAnsi"/>
          <w:sz w:val="24"/>
          <w:szCs w:val="24"/>
        </w:rPr>
        <w:t xml:space="preserve"> price and weight were found on the propellers’ </w:t>
      </w:r>
      <w:r w:rsidR="007D62A0" w:rsidRPr="00E34565">
        <w:rPr>
          <w:rFonts w:cstheme="minorHAnsi"/>
          <w:sz w:val="24"/>
          <w:szCs w:val="24"/>
        </w:rPr>
        <w:t>respective</w:t>
      </w:r>
      <w:r w:rsidR="4656A949" w:rsidRPr="00E34565">
        <w:rPr>
          <w:rFonts w:cstheme="minorHAnsi"/>
          <w:sz w:val="24"/>
          <w:szCs w:val="24"/>
        </w:rPr>
        <w:t xml:space="preserve"> websites [</w:t>
      </w:r>
      <w:r w:rsidR="002C5676">
        <w:rPr>
          <w:rFonts w:cstheme="minorHAnsi"/>
          <w:sz w:val="24"/>
          <w:szCs w:val="24"/>
        </w:rPr>
        <w:t>1],[2]</w:t>
      </w:r>
      <w:r w:rsidR="4656A949" w:rsidRPr="00E34565">
        <w:rPr>
          <w:rFonts w:cstheme="minorHAnsi"/>
          <w:sz w:val="24"/>
          <w:szCs w:val="24"/>
        </w:rPr>
        <w:t>,</w:t>
      </w:r>
      <w:r w:rsidR="002C5676">
        <w:rPr>
          <w:rFonts w:cstheme="minorHAnsi"/>
          <w:sz w:val="24"/>
          <w:szCs w:val="24"/>
        </w:rPr>
        <w:t>[3</w:t>
      </w:r>
      <w:r w:rsidR="4656A949" w:rsidRPr="00E34565">
        <w:rPr>
          <w:rFonts w:cstheme="minorHAnsi"/>
          <w:sz w:val="24"/>
          <w:szCs w:val="24"/>
        </w:rPr>
        <w:t>].</w:t>
      </w:r>
      <w:r w:rsidR="5D80287A" w:rsidRPr="00E34565">
        <w:rPr>
          <w:rFonts w:cstheme="minorHAnsi"/>
          <w:sz w:val="24"/>
          <w:szCs w:val="24"/>
        </w:rPr>
        <w:t xml:space="preserve"> </w:t>
      </w:r>
    </w:p>
    <w:p w14:paraId="75B2487C" w14:textId="74701EDE" w:rsidR="00B86196" w:rsidRDefault="00B86196" w:rsidP="3711C576">
      <w:pPr>
        <w:tabs>
          <w:tab w:val="left" w:pos="1080"/>
        </w:tabs>
        <w:rPr>
          <w:rFonts w:cstheme="minorHAnsi"/>
          <w:sz w:val="24"/>
          <w:szCs w:val="24"/>
        </w:rPr>
      </w:pPr>
    </w:p>
    <w:p w14:paraId="32A15E6D" w14:textId="77777777" w:rsidR="0071334F" w:rsidRDefault="00501288" w:rsidP="0071334F">
      <w:pPr>
        <w:keepNext/>
        <w:tabs>
          <w:tab w:val="left" w:pos="1080"/>
        </w:tabs>
        <w:jc w:val="center"/>
      </w:pPr>
      <w:r w:rsidRPr="00B86196">
        <w:rPr>
          <w:rFonts w:cstheme="minorHAnsi"/>
          <w:noProof/>
          <w:sz w:val="24"/>
          <w:szCs w:val="24"/>
        </w:rPr>
        <w:lastRenderedPageBreak/>
        <mc:AlternateContent>
          <mc:Choice Requires="wpg">
            <w:drawing>
              <wp:inline distT="0" distB="0" distL="0" distR="0" wp14:anchorId="18F2E197" wp14:editId="596D5132">
                <wp:extent cx="4545966" cy="1393190"/>
                <wp:effectExtent l="19050" t="19050" r="26035" b="16510"/>
                <wp:docPr id="3" name="Group 3">
                  <a:extLst xmlns:a="http://schemas.openxmlformats.org/drawingml/2006/main">
                    <a:ext uri="{FF2B5EF4-FFF2-40B4-BE49-F238E27FC236}">
                      <a16:creationId xmlns:a16="http://schemas.microsoft.com/office/drawing/2014/main" id="{D9C66764-F59B-34B8-B38A-41F19D4A6262}"/>
                    </a:ext>
                  </a:extLst>
                </wp:docPr>
                <wp:cNvGraphicFramePr/>
                <a:graphic xmlns:a="http://schemas.openxmlformats.org/drawingml/2006/main">
                  <a:graphicData uri="http://schemas.microsoft.com/office/word/2010/wordprocessingGroup">
                    <wpg:wgp>
                      <wpg:cNvGrpSpPr/>
                      <wpg:grpSpPr>
                        <a:xfrm>
                          <a:off x="0" y="0"/>
                          <a:ext cx="4545966" cy="1393190"/>
                          <a:chOff x="0" y="0"/>
                          <a:chExt cx="8817656" cy="2516628"/>
                        </a:xfrm>
                      </wpg:grpSpPr>
                      <pic:pic xmlns:pic="http://schemas.openxmlformats.org/drawingml/2006/picture">
                        <pic:nvPicPr>
                          <pic:cNvPr id="1207842952" name="Picture 1207842952" descr="Gemfan Durable 5536 Tri-Blade 5.5&quot; Prop 4 Pack - Choose Your Color">
                            <a:extLst>
                              <a:ext uri="{FF2B5EF4-FFF2-40B4-BE49-F238E27FC236}">
                                <a16:creationId xmlns:a16="http://schemas.microsoft.com/office/drawing/2014/main" id="{4A3DE6CD-EC39-8B9B-AFC2-3D081574B807}"/>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1"/>
                            <a:ext cx="2516627" cy="2516627"/>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4232022" name="Picture 1024232022">
                            <a:extLst>
                              <a:ext uri="{FF2B5EF4-FFF2-40B4-BE49-F238E27FC236}">
                                <a16:creationId xmlns:a16="http://schemas.microsoft.com/office/drawing/2014/main" id="{FC8453A0-5F1F-9887-8FC2-137EDC275E33}"/>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033254" y="0"/>
                            <a:ext cx="3784402" cy="2516627"/>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6148009" name="Picture 826148009">
                            <a:extLst>
                              <a:ext uri="{FF2B5EF4-FFF2-40B4-BE49-F238E27FC236}">
                                <a16:creationId xmlns:a16="http://schemas.microsoft.com/office/drawing/2014/main" id="{51418621-ECE9-4226-D936-DF5A3E20371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516627" y="1"/>
                            <a:ext cx="2516627" cy="2516627"/>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1CC5202" id="Group 3" o:spid="_x0000_s1026" style="width:357.95pt;height:109.7pt;mso-position-horizontal-relative:char;mso-position-vertical-relative:line" coordsize="88176,251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7842952" o:spid="_x0000_s1027" type="#_x0000_t75" alt="Gemfan Durable 5536 Tri-Blade 5.5&quot; Prop 4 Pack - Choose Your Color" style="position:absolute;width:25166;height:25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" stroked="t" strokecolor="black [3213]">
                  <v:imagedata r:id="rId27" o:title="Gemfan Durable 5536 Tri-Blade 5"/>
                </v:shape>
                <v:shape id="Picture 1024232022" o:spid="_x0000_s1028" type="#_x0000_t75" style="position:absolute;left:50332;width:37844;height:25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" stroked="t" strokecolor="black [3213]">
                  <v:imagedata r:id="rId28" o:title=""/>
                </v:shape>
                <v:shape id="Picture 826148009" o:spid="_x0000_s1029" type="#_x0000_t75" style="position:absolute;left:25166;width:25166;height:25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" stroked="t" strokecolor="black [3213]">
                  <v:imagedata r:id="rId29" o:title=""/>
                </v:shape>
                <w10:anchorlock/>
              </v:group>
            </w:pict>
          </mc:Fallback>
        </mc:AlternateContent>
      </w:r>
    </w:p>
    <w:p w14:paraId="55BE4713" w14:textId="1DAAB760" w:rsidR="00E6025B" w:rsidRPr="00E34565" w:rsidRDefault="0071334F" w:rsidP="0071334F">
      <w:pPr>
        <w:pStyle w:val="Caption"/>
        <w:jc w:val="center"/>
        <w:rPr>
          <w:rFonts w:cstheme="minorHAnsi"/>
          <w:sz w:val="24"/>
          <w:szCs w:val="24"/>
        </w:rPr>
      </w:pPr>
      <w:bookmarkStart w:id="61" w:name="_Ref153142264"/>
      <w:bookmarkStart w:id="62" w:name="_Ref153142252"/>
      <w:bookmarkStart w:id="63" w:name="_Toc165151738"/>
      <w:bookmarkStart w:id="64" w:name="_Toc165151792"/>
      <w:bookmarkStart w:id="65" w:name="_Toc165154481"/>
      <w:r>
        <w:t xml:space="preserve">Figure </w:t>
      </w:r>
      <w:r>
        <w:fldChar w:fldCharType="begin"/>
      </w:r>
      <w:r>
        <w:instrText xml:space="preserve"> SEQ Figure \* ARABIC </w:instrText>
      </w:r>
      <w:r>
        <w:fldChar w:fldCharType="separate"/>
      </w:r>
      <w:r w:rsidR="004D5113">
        <w:rPr>
          <w:noProof/>
        </w:rPr>
        <w:t>10</w:t>
      </w:r>
      <w:r>
        <w:rPr>
          <w:noProof/>
        </w:rPr>
        <w:fldChar w:fldCharType="end"/>
      </w:r>
      <w:bookmarkEnd w:id="61"/>
      <w:r w:rsidR="001F3236">
        <w:t xml:space="preserve"> –</w:t>
      </w:r>
      <w:r>
        <w:t xml:space="preserve"> </w:t>
      </w:r>
      <w:r w:rsidR="001F3236">
        <w:t>T</w:t>
      </w:r>
      <w:r>
        <w:t>h</w:t>
      </w:r>
      <w:r w:rsidR="001F3236">
        <w:t xml:space="preserve">e </w:t>
      </w:r>
      <w:r>
        <w:t xml:space="preserve">Gemfan Durable 5536 </w:t>
      </w:r>
      <w:r w:rsidR="001F3236">
        <w:t>[2]</w:t>
      </w:r>
      <w:r>
        <w:t xml:space="preserve">, Gemfan Flash 6042 </w:t>
      </w:r>
      <w:r w:rsidR="001F3236">
        <w:t>[3]</w:t>
      </w:r>
      <w:r>
        <w:t xml:space="preserve">, and APC B6x4E </w:t>
      </w:r>
      <w:r w:rsidR="001F3236">
        <w:t>[1]</w:t>
      </w:r>
      <w:r>
        <w:t xml:space="preserve"> from left to right.</w:t>
      </w:r>
      <w:bookmarkEnd w:id="62"/>
      <w:bookmarkEnd w:id="63"/>
      <w:bookmarkEnd w:id="64"/>
      <w:bookmarkEnd w:id="65"/>
    </w:p>
    <w:p w14:paraId="5FA2F662" w14:textId="74A07025" w:rsidR="58EDBA06" w:rsidRPr="00E34565" w:rsidRDefault="5D80287A" w:rsidP="58EDBA06">
      <w:pPr>
        <w:tabs>
          <w:tab w:val="left" w:pos="1080"/>
        </w:tabs>
        <w:rPr>
          <w:rFonts w:cstheme="minorHAnsi"/>
          <w:sz w:val="24"/>
          <w:szCs w:val="24"/>
        </w:rPr>
      </w:pPr>
      <w:r w:rsidRPr="00E34565">
        <w:rPr>
          <w:rFonts w:cstheme="minorHAnsi"/>
          <w:sz w:val="24"/>
          <w:szCs w:val="24"/>
        </w:rPr>
        <w:t xml:space="preserve">Within xcopterCalc, each propeller was measured using the same </w:t>
      </w:r>
      <w:r w:rsidR="002C5676">
        <w:rPr>
          <w:rFonts w:cstheme="minorHAnsi"/>
          <w:sz w:val="24"/>
          <w:szCs w:val="24"/>
        </w:rPr>
        <w:t>environment</w:t>
      </w:r>
      <w:r w:rsidRPr="00E34565">
        <w:rPr>
          <w:rFonts w:cstheme="minorHAnsi"/>
          <w:sz w:val="24"/>
          <w:szCs w:val="24"/>
        </w:rPr>
        <w:t xml:space="preserve">: </w:t>
      </w:r>
      <w:r w:rsidR="75CF51F3" w:rsidRPr="00E34565">
        <w:rPr>
          <w:rFonts w:cstheme="minorHAnsi"/>
          <w:sz w:val="24"/>
          <w:szCs w:val="24"/>
        </w:rPr>
        <w:t xml:space="preserve">a sea level of </w:t>
      </w:r>
      <w:r w:rsidR="540C6B65" w:rsidRPr="00E34565">
        <w:rPr>
          <w:rFonts w:cstheme="minorHAnsi"/>
          <w:sz w:val="24"/>
          <w:szCs w:val="24"/>
        </w:rPr>
        <w:t xml:space="preserve">366 m (about </w:t>
      </w:r>
      <w:r w:rsidR="75CF51F3" w:rsidRPr="00E34565">
        <w:rPr>
          <w:rFonts w:cstheme="minorHAnsi"/>
          <w:sz w:val="24"/>
          <w:szCs w:val="24"/>
        </w:rPr>
        <w:t>1200 feet</w:t>
      </w:r>
      <w:r w:rsidR="5F3A707F" w:rsidRPr="00E34565">
        <w:rPr>
          <w:rFonts w:cstheme="minorHAnsi"/>
          <w:sz w:val="24"/>
          <w:szCs w:val="24"/>
        </w:rPr>
        <w:t>)</w:t>
      </w:r>
      <w:r w:rsidR="002C5676">
        <w:rPr>
          <w:rFonts w:cstheme="minorHAnsi"/>
          <w:sz w:val="24"/>
          <w:szCs w:val="24"/>
        </w:rPr>
        <w:t xml:space="preserve"> and</w:t>
      </w:r>
      <w:r w:rsidR="6D6120F2" w:rsidRPr="00E34565">
        <w:rPr>
          <w:rFonts w:cstheme="minorHAnsi"/>
          <w:sz w:val="24"/>
          <w:szCs w:val="24"/>
        </w:rPr>
        <w:t xml:space="preserve"> standard air temperature and pressure</w:t>
      </w:r>
      <w:r w:rsidR="002C5676">
        <w:rPr>
          <w:rFonts w:cstheme="minorHAnsi"/>
          <w:sz w:val="24"/>
          <w:szCs w:val="24"/>
        </w:rPr>
        <w:t>. They were also measured using the same components</w:t>
      </w:r>
      <w:r w:rsidR="000D73CA">
        <w:rPr>
          <w:rFonts w:cstheme="minorHAnsi"/>
          <w:sz w:val="24"/>
          <w:szCs w:val="24"/>
        </w:rPr>
        <w:t>:</w:t>
      </w:r>
      <w:r w:rsidR="75CF51F3" w:rsidRPr="00E34565">
        <w:rPr>
          <w:rFonts w:cstheme="minorHAnsi"/>
          <w:sz w:val="24"/>
          <w:szCs w:val="24"/>
        </w:rPr>
        <w:t xml:space="preserve"> </w:t>
      </w:r>
      <w:r w:rsidR="002C5676" w:rsidRPr="00E34565">
        <w:rPr>
          <w:rFonts w:cstheme="minorHAnsi"/>
          <w:sz w:val="24"/>
          <w:szCs w:val="24"/>
        </w:rPr>
        <w:t>a 300 mm (about 1 foot) air frame,</w:t>
      </w:r>
      <w:r w:rsidR="002C5676">
        <w:rPr>
          <w:rFonts w:cstheme="minorHAnsi"/>
          <w:sz w:val="24"/>
          <w:szCs w:val="24"/>
        </w:rPr>
        <w:t xml:space="preserve"> </w:t>
      </w:r>
      <w:r w:rsidR="75CF51F3" w:rsidRPr="00E34565">
        <w:rPr>
          <w:rFonts w:cstheme="minorHAnsi"/>
          <w:sz w:val="24"/>
          <w:szCs w:val="24"/>
        </w:rPr>
        <w:t>a 2200 mAh 3S 80/120C battery</w:t>
      </w:r>
      <w:r w:rsidR="3189BE13" w:rsidRPr="00E34565">
        <w:rPr>
          <w:rFonts w:cstheme="minorHAnsi"/>
          <w:sz w:val="24"/>
          <w:szCs w:val="24"/>
        </w:rPr>
        <w:t xml:space="preserve"> at 85% max discharge</w:t>
      </w:r>
      <w:r w:rsidR="75CF51F3" w:rsidRPr="00E34565">
        <w:rPr>
          <w:rFonts w:cstheme="minorHAnsi"/>
          <w:sz w:val="24"/>
          <w:szCs w:val="24"/>
        </w:rPr>
        <w:t xml:space="preserve">, a Suppo 30A </w:t>
      </w:r>
      <w:r w:rsidR="10B65B99" w:rsidRPr="00E34565">
        <w:rPr>
          <w:rFonts w:cstheme="minorHAnsi"/>
          <w:sz w:val="24"/>
          <w:szCs w:val="24"/>
        </w:rPr>
        <w:t>ESC as it provides a constant power of 30A and is capable of 40A bursts, and a</w:t>
      </w:r>
      <w:r w:rsidR="21A1F87C" w:rsidRPr="00E34565">
        <w:rPr>
          <w:rFonts w:cstheme="minorHAnsi"/>
          <w:sz w:val="24"/>
          <w:szCs w:val="24"/>
        </w:rPr>
        <w:t>n</w:t>
      </w:r>
      <w:r w:rsidR="10B65B99" w:rsidRPr="00E34565">
        <w:rPr>
          <w:rFonts w:cstheme="minorHAnsi"/>
          <w:sz w:val="24"/>
          <w:szCs w:val="24"/>
        </w:rPr>
        <w:t xml:space="preserve"> </w:t>
      </w:r>
      <w:r w:rsidR="67E2815A" w:rsidRPr="00E34565">
        <w:rPr>
          <w:rFonts w:cstheme="minorHAnsi"/>
          <w:sz w:val="24"/>
          <w:szCs w:val="24"/>
        </w:rPr>
        <w:t>EMAX RS2205</w:t>
      </w:r>
      <w:r w:rsidR="1A34C697" w:rsidRPr="00E34565">
        <w:rPr>
          <w:rFonts w:cstheme="minorHAnsi"/>
          <w:sz w:val="24"/>
          <w:szCs w:val="24"/>
        </w:rPr>
        <w:t xml:space="preserve"> </w:t>
      </w:r>
      <w:r w:rsidR="23E4D1A4" w:rsidRPr="00E34565">
        <w:rPr>
          <w:rFonts w:cstheme="minorHAnsi"/>
          <w:sz w:val="24"/>
          <w:szCs w:val="24"/>
        </w:rPr>
        <w:t>– 2300 KV</w:t>
      </w:r>
      <w:r w:rsidR="5E82E986" w:rsidRPr="00E34565">
        <w:rPr>
          <w:rFonts w:cstheme="minorHAnsi"/>
          <w:sz w:val="24"/>
          <w:szCs w:val="24"/>
        </w:rPr>
        <w:t xml:space="preserve"> motor</w:t>
      </w:r>
      <w:r w:rsidR="23E4D1A4" w:rsidRPr="00E34565">
        <w:rPr>
          <w:rFonts w:cstheme="minorHAnsi"/>
          <w:sz w:val="24"/>
          <w:szCs w:val="24"/>
        </w:rPr>
        <w:t>. The weight of the drone was overestimated at 7</w:t>
      </w:r>
      <w:r w:rsidR="000D73CA">
        <w:rPr>
          <w:rFonts w:cstheme="minorHAnsi"/>
          <w:sz w:val="24"/>
          <w:szCs w:val="24"/>
        </w:rPr>
        <w:t>5</w:t>
      </w:r>
      <w:r w:rsidR="23E4D1A4" w:rsidRPr="00E34565">
        <w:rPr>
          <w:rFonts w:cstheme="minorHAnsi"/>
          <w:sz w:val="24"/>
          <w:szCs w:val="24"/>
        </w:rPr>
        <w:t xml:space="preserve">0 g </w:t>
      </w:r>
      <w:r w:rsidR="3EDA921C" w:rsidRPr="00E34565">
        <w:rPr>
          <w:rFonts w:cstheme="minorHAnsi"/>
          <w:sz w:val="24"/>
          <w:szCs w:val="24"/>
        </w:rPr>
        <w:t>(about 1.</w:t>
      </w:r>
      <w:r w:rsidR="000D73CA">
        <w:rPr>
          <w:rFonts w:cstheme="minorHAnsi"/>
          <w:sz w:val="24"/>
          <w:szCs w:val="24"/>
        </w:rPr>
        <w:t>65</w:t>
      </w:r>
      <w:r w:rsidR="3EDA921C" w:rsidRPr="00E34565">
        <w:rPr>
          <w:rFonts w:cstheme="minorHAnsi"/>
          <w:sz w:val="24"/>
          <w:szCs w:val="24"/>
        </w:rPr>
        <w:t xml:space="preserve"> lb</w:t>
      </w:r>
      <w:r w:rsidR="090AEAD9" w:rsidRPr="00E34565">
        <w:rPr>
          <w:rFonts w:cstheme="minorHAnsi"/>
          <w:sz w:val="24"/>
          <w:szCs w:val="24"/>
        </w:rPr>
        <w:t>s</w:t>
      </w:r>
      <w:r w:rsidR="3EDA921C" w:rsidRPr="00E34565">
        <w:rPr>
          <w:rFonts w:cstheme="minorHAnsi"/>
          <w:sz w:val="24"/>
          <w:szCs w:val="24"/>
        </w:rPr>
        <w:t>)</w:t>
      </w:r>
      <w:r w:rsidR="23E4D1A4" w:rsidRPr="00E34565">
        <w:rPr>
          <w:rFonts w:cstheme="minorHAnsi"/>
          <w:sz w:val="24"/>
          <w:szCs w:val="24"/>
        </w:rPr>
        <w:t xml:space="preserve"> to allow for any additional weight </w:t>
      </w:r>
      <w:r w:rsidR="45E1E750" w:rsidRPr="00E34565">
        <w:rPr>
          <w:rFonts w:cstheme="minorHAnsi"/>
          <w:sz w:val="24"/>
          <w:szCs w:val="24"/>
        </w:rPr>
        <w:t>gain</w:t>
      </w:r>
      <w:r w:rsidR="66441302" w:rsidRPr="00E34565">
        <w:rPr>
          <w:rFonts w:cstheme="minorHAnsi"/>
          <w:sz w:val="24"/>
          <w:szCs w:val="24"/>
        </w:rPr>
        <w:t xml:space="preserve"> in the future.</w:t>
      </w:r>
    </w:p>
    <w:p w14:paraId="4A47C83F" w14:textId="7AD4E2CC" w:rsidR="00377811" w:rsidRPr="00D67374" w:rsidRDefault="009B3CC0" w:rsidP="00D67374">
      <w:pPr>
        <w:pStyle w:val="Heading3"/>
        <w:rPr>
          <w:rFonts w:asciiTheme="minorHAnsi" w:hAnsiTheme="minorHAnsi" w:cstheme="minorHAnsi"/>
          <w:i/>
          <w:color w:val="2F5496" w:themeColor="accent1" w:themeShade="BF"/>
          <w:sz w:val="26"/>
          <w:szCs w:val="26"/>
        </w:rPr>
      </w:pPr>
      <w:bookmarkStart w:id="66" w:name="_Toc165154450"/>
      <w:r w:rsidRPr="00E34565">
        <w:rPr>
          <w:rFonts w:asciiTheme="minorHAnsi" w:hAnsiTheme="minorHAnsi" w:cstheme="minorHAnsi"/>
          <w:sz w:val="28"/>
          <w:szCs w:val="28"/>
        </w:rPr>
        <w:t>Ca</w:t>
      </w:r>
      <w:r w:rsidR="00236F80" w:rsidRPr="00E34565">
        <w:rPr>
          <w:rFonts w:asciiTheme="minorHAnsi" w:hAnsiTheme="minorHAnsi" w:cstheme="minorHAnsi"/>
          <w:sz w:val="28"/>
          <w:szCs w:val="28"/>
        </w:rPr>
        <w:t>tegory</w:t>
      </w:r>
      <w:bookmarkEnd w:id="66"/>
    </w:p>
    <w:p w14:paraId="09F772DE" w14:textId="36FFE14C" w:rsidR="10883915" w:rsidRPr="00E34565" w:rsidRDefault="10883915" w:rsidP="0169D79E">
      <w:pPr>
        <w:rPr>
          <w:rFonts w:cstheme="minorHAnsi"/>
        </w:rPr>
      </w:pPr>
      <w:r w:rsidRPr="00E34565">
        <w:rPr>
          <w:rFonts w:eastAsia="Times New Roman" w:cstheme="minorHAnsi"/>
          <w:sz w:val="24"/>
          <w:szCs w:val="24"/>
        </w:rPr>
        <w:t xml:space="preserve">The following six categories were used to aid in selecting the best propeller for the mission </w:t>
      </w:r>
      <w:r w:rsidR="00351241" w:rsidRPr="00E34565">
        <w:rPr>
          <w:rFonts w:eastAsia="Times New Roman" w:cstheme="minorHAnsi"/>
          <w:sz w:val="24"/>
          <w:szCs w:val="24"/>
        </w:rPr>
        <w:t xml:space="preserve">given </w:t>
      </w:r>
      <w:r w:rsidR="004D48BA">
        <w:rPr>
          <w:rFonts w:eastAsia="Times New Roman" w:cstheme="minorHAnsi"/>
          <w:sz w:val="24"/>
          <w:szCs w:val="24"/>
        </w:rPr>
        <w:t xml:space="preserve">the </w:t>
      </w:r>
      <w:r w:rsidR="00351241" w:rsidRPr="00E34565">
        <w:rPr>
          <w:rFonts w:eastAsia="Times New Roman" w:cstheme="minorHAnsi"/>
          <w:sz w:val="24"/>
          <w:szCs w:val="24"/>
        </w:rPr>
        <w:t>team</w:t>
      </w:r>
      <w:r w:rsidR="004D48BA">
        <w:rPr>
          <w:rFonts w:eastAsia="Times New Roman" w:cstheme="minorHAnsi"/>
          <w:sz w:val="24"/>
          <w:szCs w:val="24"/>
        </w:rPr>
        <w:t>’</w:t>
      </w:r>
      <w:r w:rsidR="00351241" w:rsidRPr="00E34565">
        <w:rPr>
          <w:rFonts w:eastAsia="Times New Roman" w:cstheme="minorHAnsi"/>
          <w:sz w:val="24"/>
          <w:szCs w:val="24"/>
        </w:rPr>
        <w:t xml:space="preserve">s </w:t>
      </w:r>
      <w:r w:rsidR="004D48BA">
        <w:rPr>
          <w:rFonts w:eastAsia="Times New Roman" w:cstheme="minorHAnsi"/>
          <w:sz w:val="24"/>
          <w:szCs w:val="24"/>
        </w:rPr>
        <w:t>unmanned aerial vehicle (</w:t>
      </w:r>
      <w:r w:rsidR="006D743A" w:rsidRPr="00E34565">
        <w:rPr>
          <w:rFonts w:eastAsia="Times New Roman" w:cstheme="minorHAnsi"/>
          <w:sz w:val="24"/>
          <w:szCs w:val="24"/>
        </w:rPr>
        <w:t>UAV</w:t>
      </w:r>
      <w:r w:rsidR="004D48BA">
        <w:rPr>
          <w:rFonts w:eastAsia="Times New Roman" w:cstheme="minorHAnsi"/>
          <w:sz w:val="24"/>
          <w:szCs w:val="24"/>
        </w:rPr>
        <w:t>)</w:t>
      </w:r>
      <w:r w:rsidR="006D743A" w:rsidRPr="00E34565">
        <w:rPr>
          <w:rFonts w:eastAsia="Times New Roman" w:cstheme="minorHAnsi"/>
          <w:sz w:val="24"/>
          <w:szCs w:val="24"/>
        </w:rPr>
        <w:t xml:space="preserve"> configuration.</w:t>
      </w:r>
    </w:p>
    <w:p w14:paraId="59E08C27" w14:textId="51603A89" w:rsidR="6A671179" w:rsidRPr="00E34565" w:rsidRDefault="6A671179" w:rsidP="0169D79E">
      <w:pPr>
        <w:rPr>
          <w:rFonts w:eastAsia="Times New Roman" w:cstheme="minorHAnsi"/>
          <w:sz w:val="24"/>
          <w:szCs w:val="24"/>
        </w:rPr>
      </w:pPr>
      <w:r w:rsidRPr="00E34565">
        <w:rPr>
          <w:rFonts w:cstheme="minorHAnsi"/>
          <w:color w:val="1F3864" w:themeColor="accent1" w:themeShade="80"/>
          <w:sz w:val="24"/>
          <w:szCs w:val="24"/>
        </w:rPr>
        <w:t>Thrust (25%)</w:t>
      </w:r>
      <w:r w:rsidR="509D1AD6" w:rsidRPr="00E34565">
        <w:rPr>
          <w:rFonts w:cstheme="minorHAnsi"/>
          <w:color w:val="1F3864" w:themeColor="accent1" w:themeShade="80"/>
          <w:sz w:val="24"/>
          <w:szCs w:val="24"/>
        </w:rPr>
        <w:t xml:space="preserve">: </w:t>
      </w:r>
      <w:r w:rsidR="509D1AD6" w:rsidRPr="00E34565">
        <w:rPr>
          <w:rFonts w:eastAsia="Times New Roman" w:cstheme="minorHAnsi"/>
          <w:sz w:val="24"/>
          <w:szCs w:val="24"/>
        </w:rPr>
        <w:t>Th</w:t>
      </w:r>
      <w:r w:rsidR="4E70D50D" w:rsidRPr="00E34565">
        <w:rPr>
          <w:rFonts w:eastAsia="Times New Roman" w:cstheme="minorHAnsi"/>
          <w:sz w:val="24"/>
          <w:szCs w:val="24"/>
        </w:rPr>
        <w:t>rust is an essential aspect of the UAV being</w:t>
      </w:r>
      <w:r w:rsidR="083C1058" w:rsidRPr="00E34565">
        <w:rPr>
          <w:rFonts w:eastAsia="Times New Roman" w:cstheme="minorHAnsi"/>
          <w:sz w:val="24"/>
          <w:szCs w:val="24"/>
        </w:rPr>
        <w:t xml:space="preserve"> able to hover and </w:t>
      </w:r>
      <w:r w:rsidR="355FA4A9" w:rsidRPr="00E34565">
        <w:rPr>
          <w:rFonts w:eastAsia="Times New Roman" w:cstheme="minorHAnsi"/>
          <w:sz w:val="24"/>
          <w:szCs w:val="24"/>
        </w:rPr>
        <w:t>maneuver</w:t>
      </w:r>
      <w:r w:rsidR="083C1058" w:rsidRPr="00E34565">
        <w:rPr>
          <w:rFonts w:eastAsia="Times New Roman" w:cstheme="minorHAnsi"/>
          <w:sz w:val="24"/>
          <w:szCs w:val="24"/>
        </w:rPr>
        <w:t xml:space="preserve">. </w:t>
      </w:r>
      <w:r w:rsidR="3CDBE378" w:rsidRPr="00E34565">
        <w:rPr>
          <w:rFonts w:eastAsia="Times New Roman" w:cstheme="minorHAnsi"/>
          <w:sz w:val="24"/>
          <w:szCs w:val="24"/>
        </w:rPr>
        <w:t xml:space="preserve">As long as the propellers are able to </w:t>
      </w:r>
      <w:r w:rsidR="56E1D76B" w:rsidRPr="00E34565">
        <w:rPr>
          <w:rFonts w:eastAsia="Times New Roman" w:cstheme="minorHAnsi"/>
          <w:sz w:val="24"/>
          <w:szCs w:val="24"/>
        </w:rPr>
        <w:t>achieve</w:t>
      </w:r>
      <w:r w:rsidR="3CDBE378" w:rsidRPr="00E34565">
        <w:rPr>
          <w:rFonts w:eastAsia="Times New Roman" w:cstheme="minorHAnsi"/>
          <w:sz w:val="24"/>
          <w:szCs w:val="24"/>
        </w:rPr>
        <w:t xml:space="preserve"> a TWR of greater than 2.4, then they are </w:t>
      </w:r>
      <w:r w:rsidR="4EDCB9D9" w:rsidRPr="00E34565">
        <w:rPr>
          <w:rFonts w:eastAsia="Times New Roman" w:cstheme="minorHAnsi"/>
          <w:sz w:val="24"/>
          <w:szCs w:val="24"/>
        </w:rPr>
        <w:t>suitable for the drone</w:t>
      </w:r>
      <w:r w:rsidR="3CDBE378" w:rsidRPr="00E34565">
        <w:rPr>
          <w:rFonts w:eastAsia="Times New Roman" w:cstheme="minorHAnsi"/>
          <w:sz w:val="24"/>
          <w:szCs w:val="24"/>
        </w:rPr>
        <w:t xml:space="preserve">. </w:t>
      </w:r>
      <w:r w:rsidR="670B9E8A" w:rsidRPr="00E34565">
        <w:rPr>
          <w:rFonts w:eastAsia="Times New Roman" w:cstheme="minorHAnsi"/>
          <w:sz w:val="24"/>
          <w:szCs w:val="24"/>
        </w:rPr>
        <w:t xml:space="preserve">However, there is </w:t>
      </w:r>
      <w:r w:rsidR="3CDBE378" w:rsidRPr="00E34565">
        <w:rPr>
          <w:rFonts w:eastAsia="Times New Roman" w:cstheme="minorHAnsi"/>
          <w:sz w:val="24"/>
          <w:szCs w:val="24"/>
        </w:rPr>
        <w:t xml:space="preserve">no </w:t>
      </w:r>
      <w:r w:rsidR="000D73CA">
        <w:rPr>
          <w:rFonts w:eastAsia="Times New Roman" w:cstheme="minorHAnsi"/>
          <w:sz w:val="24"/>
          <w:szCs w:val="24"/>
        </w:rPr>
        <w:t>defined</w:t>
      </w:r>
      <w:r w:rsidR="3CDBE378" w:rsidRPr="00E34565">
        <w:rPr>
          <w:rFonts w:eastAsia="Times New Roman" w:cstheme="minorHAnsi"/>
          <w:sz w:val="24"/>
          <w:szCs w:val="24"/>
        </w:rPr>
        <w:t xml:space="preserve"> upper limit </w:t>
      </w:r>
      <w:r w:rsidR="77B1A47F" w:rsidRPr="00E34565">
        <w:rPr>
          <w:rFonts w:eastAsia="Times New Roman" w:cstheme="minorHAnsi"/>
          <w:sz w:val="24"/>
          <w:szCs w:val="24"/>
        </w:rPr>
        <w:t>on the TWR to prevent the drone from being overly responsive and hard to control. Due to no hardline</w:t>
      </w:r>
      <w:r w:rsidR="1525EEC5" w:rsidRPr="00E34565">
        <w:rPr>
          <w:rFonts w:eastAsia="Times New Roman" w:cstheme="minorHAnsi"/>
          <w:sz w:val="24"/>
          <w:szCs w:val="24"/>
        </w:rPr>
        <w:t xml:space="preserve"> for an upper </w:t>
      </w:r>
      <w:r w:rsidR="000D73CA" w:rsidRPr="00E34565">
        <w:rPr>
          <w:rFonts w:eastAsia="Times New Roman" w:cstheme="minorHAnsi"/>
          <w:sz w:val="24"/>
          <w:szCs w:val="24"/>
        </w:rPr>
        <w:t>limit</w:t>
      </w:r>
      <w:r w:rsidR="000D73CA">
        <w:rPr>
          <w:rFonts w:eastAsia="Times New Roman" w:cstheme="minorHAnsi"/>
          <w:sz w:val="24"/>
          <w:szCs w:val="24"/>
        </w:rPr>
        <w:t xml:space="preserve"> but</w:t>
      </w:r>
      <w:r w:rsidR="44DC5469" w:rsidRPr="00E34565">
        <w:rPr>
          <w:rFonts w:eastAsia="Times New Roman" w:cstheme="minorHAnsi"/>
          <w:sz w:val="24"/>
          <w:szCs w:val="24"/>
        </w:rPr>
        <w:t xml:space="preserve"> being necessary for any type of control </w:t>
      </w:r>
      <w:bookmarkStart w:id="67" w:name="_Int_i5q4NCWL"/>
      <w:r w:rsidR="44DC5469" w:rsidRPr="00E34565">
        <w:rPr>
          <w:rFonts w:eastAsia="Times New Roman" w:cstheme="minorHAnsi"/>
          <w:sz w:val="24"/>
          <w:szCs w:val="24"/>
        </w:rPr>
        <w:t>off of</w:t>
      </w:r>
      <w:bookmarkEnd w:id="67"/>
      <w:r w:rsidR="44DC5469" w:rsidRPr="00E34565">
        <w:rPr>
          <w:rFonts w:eastAsia="Times New Roman" w:cstheme="minorHAnsi"/>
          <w:sz w:val="24"/>
          <w:szCs w:val="24"/>
        </w:rPr>
        <w:t xml:space="preserve"> the ground, the thrust category </w:t>
      </w:r>
      <w:r w:rsidR="66711873" w:rsidRPr="00E34565">
        <w:rPr>
          <w:rFonts w:eastAsia="Times New Roman" w:cstheme="minorHAnsi"/>
          <w:sz w:val="24"/>
          <w:szCs w:val="24"/>
        </w:rPr>
        <w:t xml:space="preserve">achieved a maximum </w:t>
      </w:r>
      <w:r w:rsidR="00FA31DA" w:rsidRPr="00E34565">
        <w:rPr>
          <w:rFonts w:eastAsia="Times New Roman" w:cstheme="minorHAnsi"/>
          <w:sz w:val="24"/>
          <w:szCs w:val="24"/>
        </w:rPr>
        <w:t>weight</w:t>
      </w:r>
      <w:r w:rsidR="66711873" w:rsidRPr="00E34565">
        <w:rPr>
          <w:rFonts w:eastAsia="Times New Roman" w:cstheme="minorHAnsi"/>
          <w:sz w:val="24"/>
          <w:szCs w:val="24"/>
        </w:rPr>
        <w:t xml:space="preserve"> of 25%.</w:t>
      </w:r>
    </w:p>
    <w:p w14:paraId="4C39CDFA" w14:textId="41E60F93" w:rsidR="6A671179" w:rsidRPr="00E34565" w:rsidRDefault="6A671179" w:rsidP="2EF4787E">
      <w:pPr>
        <w:rPr>
          <w:rFonts w:cstheme="minorHAnsi"/>
          <w:i/>
          <w:color w:val="1F3864" w:themeColor="accent1" w:themeShade="80"/>
          <w:sz w:val="24"/>
          <w:szCs w:val="24"/>
        </w:rPr>
      </w:pPr>
      <w:r w:rsidRPr="00E34565">
        <w:rPr>
          <w:rFonts w:cstheme="minorHAnsi"/>
          <w:color w:val="1F3864" w:themeColor="accent1" w:themeShade="80"/>
          <w:sz w:val="24"/>
          <w:szCs w:val="24"/>
        </w:rPr>
        <w:t>Cost (25%)</w:t>
      </w:r>
      <w:r w:rsidR="515DBC3D" w:rsidRPr="00E34565">
        <w:rPr>
          <w:rFonts w:cstheme="minorHAnsi"/>
          <w:color w:val="1F3864" w:themeColor="accent1" w:themeShade="80"/>
          <w:sz w:val="24"/>
          <w:szCs w:val="24"/>
        </w:rPr>
        <w:t>:</w:t>
      </w:r>
      <w:r w:rsidR="515DBC3D" w:rsidRPr="00E34565">
        <w:rPr>
          <w:rFonts w:cstheme="minorHAnsi"/>
          <w:color w:val="1F3864" w:themeColor="accent1" w:themeShade="80"/>
        </w:rPr>
        <w:t xml:space="preserve"> </w:t>
      </w:r>
      <w:r w:rsidR="515DBC3D" w:rsidRPr="00E34565">
        <w:rPr>
          <w:rFonts w:eastAsia="Times New Roman" w:cstheme="minorHAnsi"/>
          <w:sz w:val="24"/>
          <w:szCs w:val="24"/>
        </w:rPr>
        <w:t xml:space="preserve">The </w:t>
      </w:r>
      <w:r w:rsidR="004139FB" w:rsidRPr="00E34565">
        <w:rPr>
          <w:rFonts w:eastAsia="Times New Roman" w:cstheme="minorHAnsi"/>
          <w:sz w:val="24"/>
          <w:szCs w:val="24"/>
        </w:rPr>
        <w:t xml:space="preserve">cost is </w:t>
      </w:r>
      <w:r w:rsidR="00C80A52" w:rsidRPr="00E34565">
        <w:rPr>
          <w:rFonts w:eastAsia="Times New Roman" w:cstheme="minorHAnsi"/>
          <w:sz w:val="24"/>
          <w:szCs w:val="24"/>
        </w:rPr>
        <w:t>one of two</w:t>
      </w:r>
      <w:r w:rsidR="005137DA" w:rsidRPr="00E34565">
        <w:rPr>
          <w:rFonts w:eastAsia="Times New Roman" w:cstheme="minorHAnsi"/>
          <w:sz w:val="24"/>
          <w:szCs w:val="24"/>
        </w:rPr>
        <w:t xml:space="preserve"> </w:t>
      </w:r>
      <w:r w:rsidR="000E27DE" w:rsidRPr="00E34565">
        <w:rPr>
          <w:rFonts w:eastAsia="Times New Roman" w:cstheme="minorHAnsi"/>
          <w:sz w:val="24"/>
          <w:szCs w:val="24"/>
        </w:rPr>
        <w:t>key factor</w:t>
      </w:r>
      <w:r w:rsidR="00C80A52" w:rsidRPr="00E34565">
        <w:rPr>
          <w:rFonts w:eastAsia="Times New Roman" w:cstheme="minorHAnsi"/>
          <w:sz w:val="24"/>
          <w:szCs w:val="24"/>
        </w:rPr>
        <w:t>s</w:t>
      </w:r>
      <w:r w:rsidR="000E27DE" w:rsidRPr="00E34565">
        <w:rPr>
          <w:rFonts w:eastAsia="Times New Roman" w:cstheme="minorHAnsi"/>
          <w:sz w:val="24"/>
          <w:szCs w:val="24"/>
        </w:rPr>
        <w:t xml:space="preserve"> that </w:t>
      </w:r>
      <w:r w:rsidR="00CF3901" w:rsidRPr="00E34565">
        <w:rPr>
          <w:rFonts w:eastAsia="Times New Roman" w:cstheme="minorHAnsi"/>
          <w:sz w:val="24"/>
          <w:szCs w:val="24"/>
        </w:rPr>
        <w:t xml:space="preserve">can be </w:t>
      </w:r>
      <w:r w:rsidR="00C80A52" w:rsidRPr="00E34565">
        <w:rPr>
          <w:rFonts w:eastAsia="Times New Roman" w:cstheme="minorHAnsi"/>
          <w:sz w:val="24"/>
          <w:szCs w:val="24"/>
        </w:rPr>
        <w:t xml:space="preserve">easily </w:t>
      </w:r>
      <w:r w:rsidR="00CF3901" w:rsidRPr="00E34565">
        <w:rPr>
          <w:rFonts w:eastAsia="Times New Roman" w:cstheme="minorHAnsi"/>
          <w:sz w:val="24"/>
          <w:szCs w:val="24"/>
        </w:rPr>
        <w:t>controlled by the team</w:t>
      </w:r>
      <w:r w:rsidR="000E27DE" w:rsidRPr="00E34565">
        <w:rPr>
          <w:rFonts w:eastAsia="Times New Roman" w:cstheme="minorHAnsi"/>
          <w:sz w:val="24"/>
          <w:szCs w:val="24"/>
        </w:rPr>
        <w:t xml:space="preserve"> to increase </w:t>
      </w:r>
      <w:r w:rsidR="000D73CA">
        <w:rPr>
          <w:rFonts w:eastAsia="Times New Roman" w:cstheme="minorHAnsi"/>
          <w:sz w:val="24"/>
          <w:szCs w:val="24"/>
        </w:rPr>
        <w:t>the</w:t>
      </w:r>
      <w:r w:rsidR="00DA456D" w:rsidRPr="00E34565">
        <w:rPr>
          <w:rFonts w:eastAsia="Times New Roman" w:cstheme="minorHAnsi"/>
          <w:sz w:val="24"/>
          <w:szCs w:val="24"/>
        </w:rPr>
        <w:t xml:space="preserve"> overall</w:t>
      </w:r>
      <w:r w:rsidR="000E27DE" w:rsidRPr="00E34565">
        <w:rPr>
          <w:rFonts w:eastAsia="Times New Roman" w:cstheme="minorHAnsi"/>
          <w:sz w:val="24"/>
          <w:szCs w:val="24"/>
        </w:rPr>
        <w:t xml:space="preserve"> score</w:t>
      </w:r>
      <w:r w:rsidR="002415F4" w:rsidRPr="00E34565">
        <w:rPr>
          <w:rFonts w:eastAsia="Times New Roman" w:cstheme="minorHAnsi"/>
          <w:sz w:val="24"/>
          <w:szCs w:val="24"/>
        </w:rPr>
        <w:t xml:space="preserve">. </w:t>
      </w:r>
      <w:r w:rsidR="000B7F22" w:rsidRPr="00E34565">
        <w:rPr>
          <w:rFonts w:eastAsia="Times New Roman" w:cstheme="minorHAnsi"/>
          <w:sz w:val="24"/>
          <w:szCs w:val="24"/>
        </w:rPr>
        <w:t xml:space="preserve">Since </w:t>
      </w:r>
      <w:r w:rsidR="00B37A2A" w:rsidRPr="00E34565">
        <w:rPr>
          <w:rFonts w:eastAsia="Times New Roman" w:cstheme="minorHAnsi"/>
          <w:sz w:val="24"/>
          <w:szCs w:val="24"/>
        </w:rPr>
        <w:t xml:space="preserve">a change in cost can lead to the greatest change in the score for </w:t>
      </w:r>
      <w:r w:rsidR="000D73CA">
        <w:rPr>
          <w:rFonts w:eastAsia="Times New Roman" w:cstheme="minorHAnsi"/>
          <w:sz w:val="24"/>
          <w:szCs w:val="24"/>
        </w:rPr>
        <w:t>the</w:t>
      </w:r>
      <w:r w:rsidR="00B37A2A" w:rsidRPr="00E34565">
        <w:rPr>
          <w:rFonts w:eastAsia="Times New Roman" w:cstheme="minorHAnsi"/>
          <w:sz w:val="24"/>
          <w:szCs w:val="24"/>
        </w:rPr>
        <w:t xml:space="preserve"> team</w:t>
      </w:r>
      <w:r w:rsidR="00D837D4" w:rsidRPr="00E34565">
        <w:rPr>
          <w:rFonts w:eastAsia="Times New Roman" w:cstheme="minorHAnsi"/>
          <w:sz w:val="24"/>
          <w:szCs w:val="24"/>
        </w:rPr>
        <w:t xml:space="preserve"> and continue to grow with broken parts</w:t>
      </w:r>
      <w:r w:rsidR="002B5D40" w:rsidRPr="00E34565">
        <w:rPr>
          <w:rFonts w:eastAsia="Times New Roman" w:cstheme="minorHAnsi"/>
          <w:sz w:val="24"/>
          <w:szCs w:val="24"/>
        </w:rPr>
        <w:t>, it was given a maxi</w:t>
      </w:r>
      <w:r w:rsidR="00CA0327" w:rsidRPr="00E34565">
        <w:rPr>
          <w:rFonts w:eastAsia="Times New Roman" w:cstheme="minorHAnsi"/>
          <w:sz w:val="24"/>
          <w:szCs w:val="24"/>
        </w:rPr>
        <w:t>mum weight</w:t>
      </w:r>
      <w:r w:rsidR="00FA31DA" w:rsidRPr="00E34565">
        <w:rPr>
          <w:rFonts w:eastAsia="Times New Roman" w:cstheme="minorHAnsi"/>
          <w:sz w:val="24"/>
          <w:szCs w:val="24"/>
        </w:rPr>
        <w:t xml:space="preserve"> of 25%</w:t>
      </w:r>
    </w:p>
    <w:p w14:paraId="4CA4F4C4" w14:textId="066AE9A5" w:rsidR="6A671179" w:rsidRPr="00E34565" w:rsidRDefault="6A671179" w:rsidP="2EF4787E">
      <w:pPr>
        <w:rPr>
          <w:rFonts w:cstheme="minorHAnsi"/>
          <w:i/>
          <w:color w:val="1F3864" w:themeColor="accent1" w:themeShade="80"/>
          <w:sz w:val="24"/>
          <w:szCs w:val="24"/>
        </w:rPr>
      </w:pPr>
      <w:r w:rsidRPr="00E34565">
        <w:rPr>
          <w:rFonts w:cstheme="minorHAnsi"/>
          <w:color w:val="1F3864" w:themeColor="accent1" w:themeShade="80"/>
          <w:sz w:val="24"/>
          <w:szCs w:val="24"/>
        </w:rPr>
        <w:t>Flight Time (20%)</w:t>
      </w:r>
      <w:r w:rsidR="5CEB7D17" w:rsidRPr="00E34565">
        <w:rPr>
          <w:rFonts w:cstheme="minorHAnsi"/>
          <w:color w:val="1F3864" w:themeColor="accent1" w:themeShade="80"/>
          <w:sz w:val="24"/>
          <w:szCs w:val="24"/>
        </w:rPr>
        <w:t>:</w:t>
      </w:r>
      <w:r w:rsidR="5CEB7D17" w:rsidRPr="00E34565">
        <w:rPr>
          <w:rFonts w:cstheme="minorHAnsi"/>
          <w:color w:val="1F3864" w:themeColor="accent1" w:themeShade="80"/>
        </w:rPr>
        <w:t xml:space="preserve"> </w:t>
      </w:r>
      <w:r w:rsidR="5CEB7D17" w:rsidRPr="00E34565">
        <w:rPr>
          <w:rFonts w:eastAsia="Times New Roman" w:cstheme="minorHAnsi"/>
          <w:sz w:val="24"/>
          <w:szCs w:val="24"/>
        </w:rPr>
        <w:t xml:space="preserve">The </w:t>
      </w:r>
      <w:r w:rsidR="00AE5249" w:rsidRPr="00E34565">
        <w:rPr>
          <w:rFonts w:eastAsia="Times New Roman" w:cstheme="minorHAnsi"/>
          <w:sz w:val="24"/>
          <w:szCs w:val="24"/>
        </w:rPr>
        <w:t>flight time</w:t>
      </w:r>
      <w:r w:rsidR="00E05F82" w:rsidRPr="00E34565">
        <w:rPr>
          <w:rFonts w:eastAsia="Times New Roman" w:cstheme="minorHAnsi"/>
          <w:sz w:val="24"/>
          <w:szCs w:val="24"/>
        </w:rPr>
        <w:t xml:space="preserve"> of the UAV </w:t>
      </w:r>
      <w:r w:rsidR="001C45C8" w:rsidRPr="00E34565">
        <w:rPr>
          <w:rFonts w:eastAsia="Times New Roman" w:cstheme="minorHAnsi"/>
          <w:sz w:val="24"/>
          <w:szCs w:val="24"/>
        </w:rPr>
        <w:t xml:space="preserve">is crucial </w:t>
      </w:r>
      <w:r w:rsidR="00F20C5E" w:rsidRPr="00E34565">
        <w:rPr>
          <w:rFonts w:eastAsia="Times New Roman" w:cstheme="minorHAnsi"/>
          <w:sz w:val="24"/>
          <w:szCs w:val="24"/>
        </w:rPr>
        <w:t>for performing multiple flights</w:t>
      </w:r>
      <w:r w:rsidR="00F9231B" w:rsidRPr="00E34565">
        <w:rPr>
          <w:rFonts w:eastAsia="Times New Roman" w:cstheme="minorHAnsi"/>
          <w:sz w:val="24"/>
          <w:szCs w:val="24"/>
        </w:rPr>
        <w:t xml:space="preserve"> in the same day without recharging the battery. </w:t>
      </w:r>
      <w:r w:rsidR="002527F6" w:rsidRPr="00E34565">
        <w:rPr>
          <w:rFonts w:eastAsia="Times New Roman" w:cstheme="minorHAnsi"/>
          <w:sz w:val="24"/>
          <w:szCs w:val="24"/>
        </w:rPr>
        <w:t xml:space="preserve">The flight time should not last long </w:t>
      </w:r>
      <w:r w:rsidR="003C3209" w:rsidRPr="00E34565">
        <w:rPr>
          <w:rFonts w:eastAsia="Times New Roman" w:cstheme="minorHAnsi"/>
          <w:sz w:val="24"/>
          <w:szCs w:val="24"/>
        </w:rPr>
        <w:t>(&lt;</w:t>
      </w:r>
      <w:r w:rsidR="000D73CA">
        <w:rPr>
          <w:rFonts w:eastAsia="Times New Roman" w:cstheme="minorHAnsi"/>
          <w:sz w:val="24"/>
          <w:szCs w:val="24"/>
        </w:rPr>
        <w:t>1</w:t>
      </w:r>
      <w:r w:rsidR="00D3186E" w:rsidRPr="00E34565">
        <w:rPr>
          <w:rFonts w:eastAsia="Times New Roman" w:cstheme="minorHAnsi"/>
          <w:sz w:val="24"/>
          <w:szCs w:val="24"/>
        </w:rPr>
        <w:t xml:space="preserve"> minute) given the small</w:t>
      </w:r>
      <w:r w:rsidR="0075426F" w:rsidRPr="00E34565">
        <w:rPr>
          <w:rFonts w:eastAsia="Times New Roman" w:cstheme="minorHAnsi"/>
          <w:sz w:val="24"/>
          <w:szCs w:val="24"/>
        </w:rPr>
        <w:t xml:space="preserve"> 10x10</w:t>
      </w:r>
      <w:r w:rsidR="00F61613" w:rsidRPr="00E34565">
        <w:rPr>
          <w:rFonts w:eastAsia="Times New Roman" w:cstheme="minorHAnsi"/>
          <w:sz w:val="24"/>
          <w:szCs w:val="24"/>
        </w:rPr>
        <w:t>x10</w:t>
      </w:r>
      <w:r w:rsidR="00BF3CE7" w:rsidRPr="00E34565">
        <w:rPr>
          <w:rFonts w:eastAsia="Times New Roman" w:cstheme="minorHAnsi"/>
          <w:sz w:val="24"/>
          <w:szCs w:val="24"/>
        </w:rPr>
        <w:t xml:space="preserve"> meter search area</w:t>
      </w:r>
      <w:r w:rsidR="00AB00F2" w:rsidRPr="00E34565">
        <w:rPr>
          <w:rFonts w:eastAsia="Times New Roman" w:cstheme="minorHAnsi"/>
          <w:sz w:val="24"/>
          <w:szCs w:val="24"/>
        </w:rPr>
        <w:t xml:space="preserve">, </w:t>
      </w:r>
      <w:r w:rsidR="00B373F4" w:rsidRPr="00E34565">
        <w:rPr>
          <w:rFonts w:eastAsia="Times New Roman" w:cstheme="minorHAnsi"/>
          <w:sz w:val="24"/>
          <w:szCs w:val="24"/>
        </w:rPr>
        <w:t xml:space="preserve">but </w:t>
      </w:r>
      <w:r w:rsidR="002B54F9" w:rsidRPr="00E34565">
        <w:rPr>
          <w:rFonts w:eastAsia="Times New Roman" w:cstheme="minorHAnsi"/>
          <w:sz w:val="24"/>
          <w:szCs w:val="24"/>
        </w:rPr>
        <w:t>if</w:t>
      </w:r>
      <w:r w:rsidR="00511FA6" w:rsidRPr="00E34565">
        <w:rPr>
          <w:rFonts w:eastAsia="Times New Roman" w:cstheme="minorHAnsi"/>
          <w:sz w:val="24"/>
          <w:szCs w:val="24"/>
        </w:rPr>
        <w:t xml:space="preserve"> t</w:t>
      </w:r>
      <w:r w:rsidR="00E52207" w:rsidRPr="00E34565">
        <w:rPr>
          <w:rFonts w:eastAsia="Times New Roman" w:cstheme="minorHAnsi"/>
          <w:sz w:val="24"/>
          <w:szCs w:val="24"/>
        </w:rPr>
        <w:t>he</w:t>
      </w:r>
      <w:r w:rsidR="00545F6E" w:rsidRPr="00E34565">
        <w:rPr>
          <w:rFonts w:eastAsia="Times New Roman" w:cstheme="minorHAnsi"/>
          <w:sz w:val="24"/>
          <w:szCs w:val="24"/>
        </w:rPr>
        <w:t xml:space="preserve"> flight</w:t>
      </w:r>
      <w:r w:rsidR="00E52207" w:rsidRPr="00E34565">
        <w:rPr>
          <w:rFonts w:eastAsia="Times New Roman" w:cstheme="minorHAnsi"/>
          <w:sz w:val="24"/>
          <w:szCs w:val="24"/>
        </w:rPr>
        <w:t xml:space="preserve"> </w:t>
      </w:r>
      <w:r w:rsidR="009D581F" w:rsidRPr="00E34565">
        <w:rPr>
          <w:rFonts w:eastAsia="Times New Roman" w:cstheme="minorHAnsi"/>
          <w:sz w:val="24"/>
          <w:szCs w:val="24"/>
        </w:rPr>
        <w:t>simulation</w:t>
      </w:r>
      <w:r w:rsidR="009320FF" w:rsidRPr="00E34565">
        <w:rPr>
          <w:rFonts w:eastAsia="Times New Roman" w:cstheme="minorHAnsi"/>
          <w:sz w:val="24"/>
          <w:szCs w:val="24"/>
        </w:rPr>
        <w:t xml:space="preserve"> does not work</w:t>
      </w:r>
      <w:r w:rsidR="00E5235D" w:rsidRPr="00E34565">
        <w:rPr>
          <w:rFonts w:eastAsia="Times New Roman" w:cstheme="minorHAnsi"/>
          <w:sz w:val="24"/>
          <w:szCs w:val="24"/>
        </w:rPr>
        <w:t xml:space="preserve"> as well as intended, </w:t>
      </w:r>
      <w:r w:rsidR="00641A0E" w:rsidRPr="00E34565">
        <w:rPr>
          <w:rFonts w:eastAsia="Times New Roman" w:cstheme="minorHAnsi"/>
          <w:sz w:val="24"/>
          <w:szCs w:val="24"/>
        </w:rPr>
        <w:t>available</w:t>
      </w:r>
      <w:r w:rsidR="002F67EA" w:rsidRPr="00E34565">
        <w:rPr>
          <w:rFonts w:eastAsia="Times New Roman" w:cstheme="minorHAnsi"/>
          <w:sz w:val="24"/>
          <w:szCs w:val="24"/>
        </w:rPr>
        <w:t xml:space="preserve"> battery power will be needed for ad</w:t>
      </w:r>
      <w:r w:rsidR="00B52EF5" w:rsidRPr="00E34565">
        <w:rPr>
          <w:rFonts w:eastAsia="Times New Roman" w:cstheme="minorHAnsi"/>
          <w:sz w:val="24"/>
          <w:szCs w:val="24"/>
        </w:rPr>
        <w:t>ditional flights. Under these considerations, flight time was</w:t>
      </w:r>
      <w:r w:rsidR="00FC6C77" w:rsidRPr="00E34565">
        <w:rPr>
          <w:rFonts w:eastAsia="Times New Roman" w:cstheme="minorHAnsi"/>
          <w:sz w:val="24"/>
          <w:szCs w:val="24"/>
        </w:rPr>
        <w:t xml:space="preserve"> given a weight of 20%.</w:t>
      </w:r>
    </w:p>
    <w:p w14:paraId="34488867" w14:textId="06DEFB1C" w:rsidR="6A671179" w:rsidRPr="00E34565" w:rsidRDefault="6A671179" w:rsidP="2EF4787E">
      <w:pPr>
        <w:rPr>
          <w:rFonts w:cstheme="minorHAnsi"/>
          <w:i/>
          <w:color w:val="1F3864" w:themeColor="accent1" w:themeShade="80"/>
          <w:sz w:val="24"/>
          <w:szCs w:val="24"/>
        </w:rPr>
      </w:pPr>
      <w:r w:rsidRPr="00E34565">
        <w:rPr>
          <w:rFonts w:cstheme="minorHAnsi"/>
          <w:color w:val="1F3864" w:themeColor="accent1" w:themeShade="80"/>
          <w:sz w:val="24"/>
          <w:szCs w:val="24"/>
        </w:rPr>
        <w:t>Weight (15%)</w:t>
      </w:r>
      <w:r w:rsidR="122213A2" w:rsidRPr="00E34565">
        <w:rPr>
          <w:rFonts w:cstheme="minorHAnsi"/>
          <w:color w:val="1F3864" w:themeColor="accent1" w:themeShade="80"/>
          <w:sz w:val="24"/>
          <w:szCs w:val="24"/>
        </w:rPr>
        <w:t xml:space="preserve">: </w:t>
      </w:r>
      <w:r w:rsidR="122213A2" w:rsidRPr="00E34565">
        <w:rPr>
          <w:rFonts w:eastAsia="Times New Roman" w:cstheme="minorHAnsi"/>
          <w:sz w:val="24"/>
          <w:szCs w:val="24"/>
        </w:rPr>
        <w:t xml:space="preserve">The </w:t>
      </w:r>
      <w:r w:rsidR="00FB7686" w:rsidRPr="00E34565">
        <w:rPr>
          <w:rFonts w:eastAsia="Times New Roman" w:cstheme="minorHAnsi"/>
          <w:sz w:val="24"/>
          <w:szCs w:val="24"/>
        </w:rPr>
        <w:t xml:space="preserve">weight is </w:t>
      </w:r>
      <w:r w:rsidR="005C143F" w:rsidRPr="00E34565">
        <w:rPr>
          <w:rFonts w:eastAsia="Times New Roman" w:cstheme="minorHAnsi"/>
          <w:sz w:val="24"/>
          <w:szCs w:val="24"/>
        </w:rPr>
        <w:t>the other</w:t>
      </w:r>
      <w:r w:rsidR="00786359" w:rsidRPr="00E34565">
        <w:rPr>
          <w:rFonts w:eastAsia="Times New Roman" w:cstheme="minorHAnsi"/>
          <w:sz w:val="24"/>
          <w:szCs w:val="24"/>
        </w:rPr>
        <w:t xml:space="preserve"> key factor</w:t>
      </w:r>
      <w:r w:rsidR="005C143F" w:rsidRPr="00E34565">
        <w:rPr>
          <w:rFonts w:eastAsia="Times New Roman" w:cstheme="minorHAnsi"/>
          <w:sz w:val="24"/>
          <w:szCs w:val="24"/>
        </w:rPr>
        <w:t xml:space="preserve"> that can be easily controlled by the team to increase </w:t>
      </w:r>
      <w:r w:rsidR="000D73CA">
        <w:rPr>
          <w:rFonts w:eastAsia="Times New Roman" w:cstheme="minorHAnsi"/>
          <w:sz w:val="24"/>
          <w:szCs w:val="24"/>
        </w:rPr>
        <w:t>the</w:t>
      </w:r>
      <w:r w:rsidR="005C143F" w:rsidRPr="00E34565">
        <w:rPr>
          <w:rFonts w:eastAsia="Times New Roman" w:cstheme="minorHAnsi"/>
          <w:sz w:val="24"/>
          <w:szCs w:val="24"/>
        </w:rPr>
        <w:t xml:space="preserve"> overall score. </w:t>
      </w:r>
      <w:r w:rsidR="002F49D0" w:rsidRPr="00E34565">
        <w:rPr>
          <w:rFonts w:eastAsia="Times New Roman" w:cstheme="minorHAnsi"/>
          <w:sz w:val="24"/>
          <w:szCs w:val="24"/>
        </w:rPr>
        <w:t>Th</w:t>
      </w:r>
      <w:r w:rsidR="000D73CA">
        <w:rPr>
          <w:rFonts w:eastAsia="Times New Roman" w:cstheme="minorHAnsi"/>
          <w:sz w:val="24"/>
          <w:szCs w:val="24"/>
        </w:rPr>
        <w:t>e</w:t>
      </w:r>
      <w:r w:rsidR="002F49D0" w:rsidRPr="00E34565">
        <w:rPr>
          <w:rFonts w:eastAsia="Times New Roman" w:cstheme="minorHAnsi"/>
          <w:sz w:val="24"/>
          <w:szCs w:val="24"/>
        </w:rPr>
        <w:t xml:space="preserve"> </w:t>
      </w:r>
      <w:r w:rsidR="000D73CA">
        <w:rPr>
          <w:rFonts w:eastAsia="Times New Roman" w:cstheme="minorHAnsi"/>
          <w:sz w:val="24"/>
          <w:szCs w:val="24"/>
        </w:rPr>
        <w:t xml:space="preserve">score value for weight </w:t>
      </w:r>
      <w:r w:rsidR="005C143F" w:rsidRPr="00E34565">
        <w:rPr>
          <w:rFonts w:eastAsia="Times New Roman" w:cstheme="minorHAnsi"/>
          <w:sz w:val="24"/>
          <w:szCs w:val="24"/>
        </w:rPr>
        <w:t xml:space="preserve">cannot change as </w:t>
      </w:r>
      <w:r w:rsidR="008576C3" w:rsidRPr="00E34565">
        <w:rPr>
          <w:rFonts w:eastAsia="Times New Roman" w:cstheme="minorHAnsi"/>
          <w:sz w:val="24"/>
          <w:szCs w:val="24"/>
        </w:rPr>
        <w:t>much as the cost due to how the scoring is defined</w:t>
      </w:r>
      <w:r w:rsidR="00031EE0" w:rsidRPr="00E34565">
        <w:rPr>
          <w:rFonts w:eastAsia="Times New Roman" w:cstheme="minorHAnsi"/>
          <w:sz w:val="24"/>
          <w:szCs w:val="24"/>
        </w:rPr>
        <w:t>, but</w:t>
      </w:r>
      <w:r w:rsidR="00547EC9" w:rsidRPr="00E34565">
        <w:rPr>
          <w:rFonts w:eastAsia="Times New Roman" w:cstheme="minorHAnsi"/>
          <w:sz w:val="24"/>
          <w:szCs w:val="24"/>
        </w:rPr>
        <w:t xml:space="preserve"> it will remain constant </w:t>
      </w:r>
      <w:r w:rsidR="00AB5401" w:rsidRPr="00E34565">
        <w:rPr>
          <w:rFonts w:eastAsia="Times New Roman" w:cstheme="minorHAnsi"/>
          <w:sz w:val="24"/>
          <w:szCs w:val="24"/>
        </w:rPr>
        <w:t>through testing</w:t>
      </w:r>
      <w:r w:rsidR="002861E5" w:rsidRPr="00E34565">
        <w:rPr>
          <w:rFonts w:eastAsia="Times New Roman" w:cstheme="minorHAnsi"/>
          <w:sz w:val="24"/>
          <w:szCs w:val="24"/>
        </w:rPr>
        <w:t>. Since</w:t>
      </w:r>
      <w:r w:rsidR="00BD5BAA" w:rsidRPr="00E34565">
        <w:rPr>
          <w:rFonts w:eastAsia="Times New Roman" w:cstheme="minorHAnsi"/>
          <w:sz w:val="24"/>
          <w:szCs w:val="24"/>
        </w:rPr>
        <w:t xml:space="preserve"> </w:t>
      </w:r>
      <w:r w:rsidR="00CF0955" w:rsidRPr="00E34565">
        <w:rPr>
          <w:rFonts w:eastAsia="Times New Roman" w:cstheme="minorHAnsi"/>
          <w:sz w:val="24"/>
          <w:szCs w:val="24"/>
        </w:rPr>
        <w:t>weight</w:t>
      </w:r>
      <w:r w:rsidR="00BD5BAA" w:rsidRPr="00E34565">
        <w:rPr>
          <w:rFonts w:eastAsia="Times New Roman" w:cstheme="minorHAnsi"/>
          <w:sz w:val="24"/>
          <w:szCs w:val="24"/>
        </w:rPr>
        <w:t xml:space="preserve"> is important</w:t>
      </w:r>
      <w:r w:rsidR="00432AB8" w:rsidRPr="00E34565">
        <w:rPr>
          <w:rFonts w:eastAsia="Times New Roman" w:cstheme="minorHAnsi"/>
          <w:sz w:val="24"/>
          <w:szCs w:val="24"/>
        </w:rPr>
        <w:t>, but not as impactful as cost</w:t>
      </w:r>
      <w:r w:rsidR="00E9089F" w:rsidRPr="00E34565">
        <w:rPr>
          <w:rFonts w:eastAsia="Times New Roman" w:cstheme="minorHAnsi"/>
          <w:sz w:val="24"/>
          <w:szCs w:val="24"/>
        </w:rPr>
        <w:t xml:space="preserve">, </w:t>
      </w:r>
      <w:r w:rsidR="00D41A9F" w:rsidRPr="00E34565">
        <w:rPr>
          <w:rFonts w:eastAsia="Times New Roman" w:cstheme="minorHAnsi"/>
          <w:sz w:val="24"/>
          <w:szCs w:val="24"/>
        </w:rPr>
        <w:t>it</w:t>
      </w:r>
      <w:r w:rsidR="00887288" w:rsidRPr="00E34565">
        <w:rPr>
          <w:rFonts w:eastAsia="Times New Roman" w:cstheme="minorHAnsi"/>
          <w:sz w:val="24"/>
          <w:szCs w:val="24"/>
        </w:rPr>
        <w:t xml:space="preserve"> was given</w:t>
      </w:r>
      <w:r w:rsidR="00432AB8" w:rsidRPr="00E34565">
        <w:rPr>
          <w:rFonts w:eastAsia="Times New Roman" w:cstheme="minorHAnsi"/>
          <w:sz w:val="24"/>
          <w:szCs w:val="24"/>
        </w:rPr>
        <w:t xml:space="preserve"> a weight of 15%.</w:t>
      </w:r>
    </w:p>
    <w:p w14:paraId="6D2D0C08" w14:textId="72B64294" w:rsidR="6A671179" w:rsidRPr="00E34565" w:rsidRDefault="6A671179" w:rsidP="323962A0">
      <w:pPr>
        <w:rPr>
          <w:rFonts w:cstheme="minorHAnsi"/>
          <w:i/>
          <w:color w:val="1F3864" w:themeColor="accent1" w:themeShade="80"/>
          <w:sz w:val="24"/>
          <w:szCs w:val="24"/>
        </w:rPr>
      </w:pPr>
      <w:r w:rsidRPr="00E34565">
        <w:rPr>
          <w:rFonts w:cstheme="minorHAnsi"/>
          <w:color w:val="1F3864" w:themeColor="accent1" w:themeShade="80"/>
          <w:sz w:val="24"/>
          <w:szCs w:val="24"/>
        </w:rPr>
        <w:lastRenderedPageBreak/>
        <w:t>Noise Reduction (10</w:t>
      </w:r>
      <w:r w:rsidR="309851D1" w:rsidRPr="00E34565">
        <w:rPr>
          <w:rFonts w:cstheme="minorHAnsi"/>
          <w:color w:val="1F3864" w:themeColor="accent1" w:themeShade="80"/>
          <w:sz w:val="24"/>
          <w:szCs w:val="24"/>
        </w:rPr>
        <w:t>%)</w:t>
      </w:r>
      <w:r w:rsidR="1A5205C8" w:rsidRPr="00E34565">
        <w:rPr>
          <w:rFonts w:cstheme="minorHAnsi"/>
          <w:color w:val="1F3864" w:themeColor="accent1" w:themeShade="80"/>
          <w:sz w:val="24"/>
          <w:szCs w:val="24"/>
        </w:rPr>
        <w:t>:</w:t>
      </w:r>
      <w:r w:rsidR="1A5205C8" w:rsidRPr="00E34565">
        <w:rPr>
          <w:rFonts w:cstheme="minorHAnsi"/>
          <w:color w:val="1F3864" w:themeColor="accent1" w:themeShade="80"/>
        </w:rPr>
        <w:t xml:space="preserve"> </w:t>
      </w:r>
      <w:r w:rsidR="1A5205C8" w:rsidRPr="00E34565">
        <w:rPr>
          <w:rFonts w:eastAsia="Times New Roman" w:cstheme="minorHAnsi"/>
          <w:sz w:val="24"/>
          <w:szCs w:val="24"/>
        </w:rPr>
        <w:t>The</w:t>
      </w:r>
      <w:r w:rsidR="00432AB8" w:rsidRPr="00E34565">
        <w:rPr>
          <w:rFonts w:eastAsia="Times New Roman" w:cstheme="minorHAnsi"/>
          <w:sz w:val="24"/>
          <w:szCs w:val="24"/>
        </w:rPr>
        <w:t xml:space="preserve"> noise and </w:t>
      </w:r>
      <w:r w:rsidR="00D05B1F" w:rsidRPr="00E34565">
        <w:rPr>
          <w:rFonts w:eastAsia="Times New Roman" w:cstheme="minorHAnsi"/>
          <w:sz w:val="24"/>
          <w:szCs w:val="24"/>
        </w:rPr>
        <w:t xml:space="preserve">vibrations </w:t>
      </w:r>
      <w:r w:rsidR="00F00CD2" w:rsidRPr="00E34565">
        <w:rPr>
          <w:rFonts w:eastAsia="Times New Roman" w:cstheme="minorHAnsi"/>
          <w:sz w:val="24"/>
          <w:szCs w:val="24"/>
        </w:rPr>
        <w:t xml:space="preserve">caused by the </w:t>
      </w:r>
      <w:r w:rsidR="004F2229" w:rsidRPr="00E34565">
        <w:rPr>
          <w:rFonts w:eastAsia="Times New Roman" w:cstheme="minorHAnsi"/>
          <w:sz w:val="24"/>
          <w:szCs w:val="24"/>
        </w:rPr>
        <w:t xml:space="preserve">propellers of the </w:t>
      </w:r>
      <w:r w:rsidR="00D05B1F" w:rsidRPr="00E34565">
        <w:rPr>
          <w:rFonts w:eastAsia="Times New Roman" w:cstheme="minorHAnsi"/>
          <w:sz w:val="24"/>
          <w:szCs w:val="24"/>
        </w:rPr>
        <w:t>UAV can</w:t>
      </w:r>
      <w:r w:rsidR="00274201" w:rsidRPr="00E34565">
        <w:rPr>
          <w:rFonts w:eastAsia="Times New Roman" w:cstheme="minorHAnsi"/>
          <w:sz w:val="24"/>
          <w:szCs w:val="24"/>
        </w:rPr>
        <w:t xml:space="preserve"> impact the amount of </w:t>
      </w:r>
      <w:r w:rsidR="007C2B28" w:rsidRPr="00E34565">
        <w:rPr>
          <w:rFonts w:eastAsia="Times New Roman" w:cstheme="minorHAnsi"/>
          <w:sz w:val="24"/>
          <w:szCs w:val="24"/>
        </w:rPr>
        <w:t xml:space="preserve">noise the </w:t>
      </w:r>
      <w:r w:rsidR="003D61D4" w:rsidRPr="00E34565">
        <w:rPr>
          <w:rFonts w:eastAsia="Times New Roman" w:cstheme="minorHAnsi"/>
          <w:sz w:val="24"/>
          <w:szCs w:val="24"/>
        </w:rPr>
        <w:t>sensors</w:t>
      </w:r>
      <w:r w:rsidR="00B46C4D" w:rsidRPr="00E34565">
        <w:rPr>
          <w:rFonts w:eastAsia="Times New Roman" w:cstheme="minorHAnsi"/>
          <w:sz w:val="24"/>
          <w:szCs w:val="24"/>
        </w:rPr>
        <w:t xml:space="preserve"> </w:t>
      </w:r>
      <w:r w:rsidR="00553BA1" w:rsidRPr="00E34565">
        <w:rPr>
          <w:rFonts w:eastAsia="Times New Roman" w:cstheme="minorHAnsi"/>
          <w:sz w:val="24"/>
          <w:szCs w:val="24"/>
        </w:rPr>
        <w:t xml:space="preserve">measure. An increase in the noise could lead to less </w:t>
      </w:r>
      <w:r w:rsidR="00BA31FD" w:rsidRPr="00E34565">
        <w:rPr>
          <w:rFonts w:eastAsia="Times New Roman" w:cstheme="minorHAnsi"/>
          <w:sz w:val="24"/>
          <w:szCs w:val="24"/>
        </w:rPr>
        <w:t>accurate readings</w:t>
      </w:r>
      <w:r w:rsidR="00692604" w:rsidRPr="00E34565">
        <w:rPr>
          <w:rFonts w:eastAsia="Times New Roman" w:cstheme="minorHAnsi"/>
          <w:sz w:val="24"/>
          <w:szCs w:val="24"/>
        </w:rPr>
        <w:t xml:space="preserve">, </w:t>
      </w:r>
      <w:r w:rsidR="00757502" w:rsidRPr="00E34565">
        <w:rPr>
          <w:rFonts w:eastAsia="Times New Roman" w:cstheme="minorHAnsi"/>
          <w:sz w:val="24"/>
          <w:szCs w:val="24"/>
        </w:rPr>
        <w:t xml:space="preserve">which would </w:t>
      </w:r>
      <w:r w:rsidR="002B54F9" w:rsidRPr="00E34565">
        <w:rPr>
          <w:rFonts w:eastAsia="Times New Roman" w:cstheme="minorHAnsi"/>
          <w:sz w:val="24"/>
          <w:szCs w:val="24"/>
        </w:rPr>
        <w:t>affect</w:t>
      </w:r>
      <w:r w:rsidR="00757502" w:rsidRPr="00E34565">
        <w:rPr>
          <w:rFonts w:eastAsia="Times New Roman" w:cstheme="minorHAnsi"/>
          <w:sz w:val="24"/>
          <w:szCs w:val="24"/>
        </w:rPr>
        <w:t xml:space="preserve"> the flight time needed to find the beacon. </w:t>
      </w:r>
      <w:r w:rsidR="00F77B24" w:rsidRPr="00E34565">
        <w:rPr>
          <w:rFonts w:eastAsia="Times New Roman" w:cstheme="minorHAnsi"/>
          <w:sz w:val="24"/>
          <w:szCs w:val="24"/>
        </w:rPr>
        <w:t xml:space="preserve">The noise reduction was given a weight of 10% </w:t>
      </w:r>
      <w:r w:rsidR="008961DB" w:rsidRPr="00E34565">
        <w:rPr>
          <w:rFonts w:eastAsia="Times New Roman" w:cstheme="minorHAnsi"/>
          <w:sz w:val="24"/>
          <w:szCs w:val="24"/>
        </w:rPr>
        <w:t xml:space="preserve">because it </w:t>
      </w:r>
      <w:r w:rsidR="009209D0" w:rsidRPr="00E34565">
        <w:rPr>
          <w:rFonts w:eastAsia="Times New Roman" w:cstheme="minorHAnsi"/>
          <w:sz w:val="24"/>
          <w:szCs w:val="24"/>
        </w:rPr>
        <w:t xml:space="preserve">is </w:t>
      </w:r>
      <w:r w:rsidR="00871656" w:rsidRPr="00E34565">
        <w:rPr>
          <w:rFonts w:eastAsia="Times New Roman" w:cstheme="minorHAnsi"/>
          <w:sz w:val="24"/>
          <w:szCs w:val="24"/>
        </w:rPr>
        <w:t xml:space="preserve">not </w:t>
      </w:r>
      <w:r w:rsidR="00096B04" w:rsidRPr="00E34565">
        <w:rPr>
          <w:rFonts w:eastAsia="Times New Roman" w:cstheme="minorHAnsi"/>
          <w:sz w:val="24"/>
          <w:szCs w:val="24"/>
        </w:rPr>
        <w:t>necessary but</w:t>
      </w:r>
      <w:r w:rsidR="007E4598" w:rsidRPr="00E34565">
        <w:rPr>
          <w:rFonts w:eastAsia="Times New Roman" w:cstheme="minorHAnsi"/>
          <w:sz w:val="24"/>
          <w:szCs w:val="24"/>
        </w:rPr>
        <w:t xml:space="preserve"> </w:t>
      </w:r>
      <w:r w:rsidR="00834E8C" w:rsidRPr="00E34565">
        <w:rPr>
          <w:rFonts w:eastAsia="Times New Roman" w:cstheme="minorHAnsi"/>
          <w:sz w:val="24"/>
          <w:szCs w:val="24"/>
        </w:rPr>
        <w:t xml:space="preserve">would aid </w:t>
      </w:r>
      <w:r w:rsidR="007444F9" w:rsidRPr="00E34565">
        <w:rPr>
          <w:rFonts w:eastAsia="Times New Roman" w:cstheme="minorHAnsi"/>
          <w:sz w:val="24"/>
          <w:szCs w:val="24"/>
        </w:rPr>
        <w:t>in reducing flight time.</w:t>
      </w:r>
    </w:p>
    <w:p w14:paraId="17DE67EA" w14:textId="198C7F52" w:rsidR="6A671179" w:rsidRPr="00E34565" w:rsidRDefault="6A671179" w:rsidP="323962A0">
      <w:pPr>
        <w:rPr>
          <w:rFonts w:eastAsia="Times New Roman" w:cstheme="minorHAnsi"/>
          <w:sz w:val="24"/>
          <w:szCs w:val="24"/>
        </w:rPr>
      </w:pPr>
      <w:r w:rsidRPr="00E34565">
        <w:rPr>
          <w:rFonts w:cstheme="minorHAnsi"/>
          <w:color w:val="1F3864" w:themeColor="accent1" w:themeShade="80"/>
          <w:sz w:val="24"/>
          <w:szCs w:val="24"/>
        </w:rPr>
        <w:t>Safety</w:t>
      </w:r>
      <w:r w:rsidR="51581A69" w:rsidRPr="00E34565">
        <w:rPr>
          <w:rFonts w:cstheme="minorHAnsi"/>
          <w:color w:val="1F3864" w:themeColor="accent1" w:themeShade="80"/>
          <w:sz w:val="24"/>
          <w:szCs w:val="24"/>
        </w:rPr>
        <w:t xml:space="preserve"> (5%)</w:t>
      </w:r>
      <w:r w:rsidR="70A820AA" w:rsidRPr="00E34565">
        <w:rPr>
          <w:rFonts w:cstheme="minorHAnsi"/>
          <w:color w:val="1F3864" w:themeColor="accent1" w:themeShade="80"/>
          <w:sz w:val="24"/>
          <w:szCs w:val="24"/>
        </w:rPr>
        <w:t>:</w:t>
      </w:r>
      <w:r w:rsidR="70A820AA" w:rsidRPr="00E34565">
        <w:rPr>
          <w:rFonts w:cstheme="minorHAnsi"/>
          <w:color w:val="1F3864" w:themeColor="accent1" w:themeShade="80"/>
        </w:rPr>
        <w:t xml:space="preserve"> </w:t>
      </w:r>
      <w:r w:rsidR="00820015" w:rsidRPr="00E34565">
        <w:rPr>
          <w:rFonts w:eastAsia="Times New Roman" w:cstheme="minorHAnsi"/>
          <w:sz w:val="24"/>
          <w:szCs w:val="24"/>
        </w:rPr>
        <w:t>A bright colored propeller</w:t>
      </w:r>
      <w:r w:rsidR="00B53BBD" w:rsidRPr="00E34565">
        <w:rPr>
          <w:rFonts w:eastAsia="Times New Roman" w:cstheme="minorHAnsi"/>
          <w:sz w:val="24"/>
          <w:szCs w:val="24"/>
        </w:rPr>
        <w:t xml:space="preserve"> adds better visibility</w:t>
      </w:r>
      <w:r w:rsidR="0017777F" w:rsidRPr="00E34565">
        <w:rPr>
          <w:rFonts w:eastAsia="Times New Roman" w:cstheme="minorHAnsi"/>
          <w:sz w:val="24"/>
          <w:szCs w:val="24"/>
        </w:rPr>
        <w:t xml:space="preserve"> to the </w:t>
      </w:r>
      <w:r w:rsidR="008A38A1" w:rsidRPr="00E34565">
        <w:rPr>
          <w:rFonts w:eastAsia="Times New Roman" w:cstheme="minorHAnsi"/>
          <w:sz w:val="24"/>
          <w:szCs w:val="24"/>
        </w:rPr>
        <w:t xml:space="preserve">UAV to </w:t>
      </w:r>
      <w:r w:rsidR="00BD1BA0" w:rsidRPr="00E34565">
        <w:rPr>
          <w:rFonts w:eastAsia="Times New Roman" w:cstheme="minorHAnsi"/>
          <w:sz w:val="24"/>
          <w:szCs w:val="24"/>
        </w:rPr>
        <w:t xml:space="preserve">prevent the team from accidentally </w:t>
      </w:r>
      <w:r w:rsidR="00854898" w:rsidRPr="00E34565">
        <w:rPr>
          <w:rFonts w:eastAsia="Times New Roman" w:cstheme="minorHAnsi"/>
          <w:sz w:val="24"/>
          <w:szCs w:val="24"/>
        </w:rPr>
        <w:t>dama</w:t>
      </w:r>
      <w:r w:rsidR="00DF553F" w:rsidRPr="00E34565">
        <w:rPr>
          <w:rFonts w:eastAsia="Times New Roman" w:cstheme="minorHAnsi"/>
          <w:sz w:val="24"/>
          <w:szCs w:val="24"/>
        </w:rPr>
        <w:t xml:space="preserve">ging </w:t>
      </w:r>
      <w:r w:rsidR="009C5825" w:rsidRPr="00E34565">
        <w:rPr>
          <w:rFonts w:eastAsia="Times New Roman" w:cstheme="minorHAnsi"/>
          <w:sz w:val="24"/>
          <w:szCs w:val="24"/>
        </w:rPr>
        <w:t>it</w:t>
      </w:r>
      <w:r w:rsidR="00DF553F" w:rsidRPr="00E34565">
        <w:rPr>
          <w:rFonts w:eastAsia="Times New Roman" w:cstheme="minorHAnsi"/>
          <w:sz w:val="24"/>
          <w:szCs w:val="24"/>
        </w:rPr>
        <w:t xml:space="preserve"> while </w:t>
      </w:r>
      <w:r w:rsidR="005B5783" w:rsidRPr="00E34565">
        <w:rPr>
          <w:rFonts w:eastAsia="Times New Roman" w:cstheme="minorHAnsi"/>
          <w:sz w:val="24"/>
          <w:szCs w:val="24"/>
        </w:rPr>
        <w:t xml:space="preserve">working </w:t>
      </w:r>
      <w:r w:rsidR="009C5825" w:rsidRPr="00E34565">
        <w:rPr>
          <w:rFonts w:eastAsia="Times New Roman" w:cstheme="minorHAnsi"/>
          <w:sz w:val="24"/>
          <w:szCs w:val="24"/>
        </w:rPr>
        <w:t>and moving arou</w:t>
      </w:r>
      <w:r w:rsidR="00A34CF2" w:rsidRPr="00E34565">
        <w:rPr>
          <w:rFonts w:eastAsia="Times New Roman" w:cstheme="minorHAnsi"/>
          <w:sz w:val="24"/>
          <w:szCs w:val="24"/>
        </w:rPr>
        <w:t>nd</w:t>
      </w:r>
      <w:r w:rsidR="001E59CA" w:rsidRPr="00E34565">
        <w:rPr>
          <w:rFonts w:eastAsia="Times New Roman" w:cstheme="minorHAnsi"/>
          <w:sz w:val="24"/>
          <w:szCs w:val="24"/>
        </w:rPr>
        <w:t xml:space="preserve">. </w:t>
      </w:r>
      <w:r w:rsidR="00A72234" w:rsidRPr="00E34565">
        <w:rPr>
          <w:rFonts w:eastAsia="Times New Roman" w:cstheme="minorHAnsi"/>
          <w:sz w:val="24"/>
          <w:szCs w:val="24"/>
        </w:rPr>
        <w:t xml:space="preserve">As it does not impact performance at all, it was given the lowest </w:t>
      </w:r>
      <w:r w:rsidR="00EA3241" w:rsidRPr="00E34565">
        <w:rPr>
          <w:rFonts w:eastAsia="Times New Roman" w:cstheme="minorHAnsi"/>
          <w:sz w:val="24"/>
          <w:szCs w:val="24"/>
        </w:rPr>
        <w:t>weight of 5%.</w:t>
      </w:r>
    </w:p>
    <w:p w14:paraId="37E5203E" w14:textId="2E9E4628" w:rsidR="00E34565" w:rsidRDefault="00E34565" w:rsidP="00E34565">
      <w:pPr>
        <w:pStyle w:val="Caption"/>
        <w:keepNext/>
        <w:jc w:val="center"/>
      </w:pPr>
      <w:bookmarkStart w:id="68" w:name="_Toc164977697"/>
      <w:bookmarkStart w:id="69" w:name="_Toc165151746"/>
      <w:bookmarkStart w:id="70" w:name="_Toc165154507"/>
      <w:bookmarkStart w:id="71" w:name="_Toc165154683"/>
      <w:r>
        <w:t xml:space="preserve">Table </w:t>
      </w:r>
      <w:r>
        <w:fldChar w:fldCharType="begin"/>
      </w:r>
      <w:r>
        <w:instrText xml:space="preserve"> SEQ Table \* ARABIC </w:instrText>
      </w:r>
      <w:r>
        <w:fldChar w:fldCharType="separate"/>
      </w:r>
      <w:r w:rsidR="004D5113">
        <w:rPr>
          <w:noProof/>
        </w:rPr>
        <w:t>4</w:t>
      </w:r>
      <w:r>
        <w:rPr>
          <w:noProof/>
        </w:rPr>
        <w:fldChar w:fldCharType="end"/>
      </w:r>
      <w:r>
        <w:t xml:space="preserve"> </w:t>
      </w:r>
      <w:r w:rsidRPr="0030446D">
        <w:t>- Propeller Trade Study</w:t>
      </w:r>
      <w:bookmarkEnd w:id="68"/>
      <w:bookmarkEnd w:id="69"/>
      <w:bookmarkEnd w:id="70"/>
      <w:bookmarkEnd w:id="71"/>
    </w:p>
    <w:p w14:paraId="49BBBD3B" w14:textId="0287D1F6" w:rsidR="00F9679F" w:rsidRPr="00E34565" w:rsidRDefault="00F9679F" w:rsidP="00644A73">
      <w:pPr>
        <w:pStyle w:val="Caption"/>
        <w:keepNext/>
        <w:jc w:val="center"/>
        <w:rPr>
          <w:rFonts w:cstheme="minorHAnsi"/>
        </w:rPr>
      </w:pPr>
      <w:r w:rsidRPr="00E34565">
        <w:rPr>
          <w:rFonts w:cstheme="minorHAnsi"/>
          <w:noProof/>
        </w:rPr>
        <w:drawing>
          <wp:inline distT="0" distB="0" distL="0" distR="0" wp14:anchorId="129686E6" wp14:editId="34F11BA7">
            <wp:extent cx="5648325" cy="1741567"/>
            <wp:effectExtent l="19050" t="19050" r="19050" b="19050"/>
            <wp:docPr id="30544930" name="Picture 30544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48325" cy="1741567"/>
                    </a:xfrm>
                    <a:prstGeom prst="rect">
                      <a:avLst/>
                    </a:prstGeom>
                    <a:ln w="19050">
                      <a:solidFill>
                        <a:schemeClr val="tx1"/>
                      </a:solidFill>
                      <a:prstDash val="solid"/>
                    </a:ln>
                  </pic:spPr>
                </pic:pic>
              </a:graphicData>
            </a:graphic>
          </wp:inline>
        </w:drawing>
      </w:r>
    </w:p>
    <w:p w14:paraId="223C53D0" w14:textId="22224EB5" w:rsidR="00B96156" w:rsidRPr="00D67374" w:rsidRDefault="00B96156" w:rsidP="00D67374">
      <w:pPr>
        <w:pStyle w:val="Heading3"/>
        <w:rPr>
          <w:rFonts w:asciiTheme="minorHAnsi" w:hAnsiTheme="minorHAnsi" w:cstheme="minorHAnsi"/>
          <w:i/>
          <w:color w:val="2F5496" w:themeColor="accent1" w:themeShade="BF"/>
          <w:sz w:val="26"/>
          <w:szCs w:val="26"/>
        </w:rPr>
      </w:pPr>
      <w:bookmarkStart w:id="72" w:name="_Toc165154451"/>
      <w:r w:rsidRPr="00E34565">
        <w:rPr>
          <w:rFonts w:asciiTheme="minorHAnsi" w:hAnsiTheme="minorHAnsi" w:cstheme="minorHAnsi"/>
          <w:sz w:val="28"/>
          <w:szCs w:val="28"/>
        </w:rPr>
        <w:t>C</w:t>
      </w:r>
      <w:r w:rsidR="00C418D8" w:rsidRPr="00E34565">
        <w:rPr>
          <w:rFonts w:asciiTheme="minorHAnsi" w:hAnsiTheme="minorHAnsi" w:cstheme="minorHAnsi"/>
          <w:sz w:val="28"/>
          <w:szCs w:val="28"/>
        </w:rPr>
        <w:t>riteria</w:t>
      </w:r>
      <w:bookmarkEnd w:id="72"/>
    </w:p>
    <w:p w14:paraId="7951E1B0" w14:textId="6264C646" w:rsidR="00566295" w:rsidRPr="00E34565" w:rsidRDefault="00585D36" w:rsidP="00821EFB">
      <w:pPr>
        <w:tabs>
          <w:tab w:val="left" w:pos="1080"/>
        </w:tabs>
        <w:rPr>
          <w:rFonts w:eastAsia="Times New Roman" w:cstheme="minorHAnsi"/>
          <w:sz w:val="24"/>
          <w:szCs w:val="24"/>
        </w:rPr>
      </w:pPr>
      <w:r w:rsidRPr="00E34565">
        <w:rPr>
          <w:rFonts w:cstheme="minorHAnsi"/>
          <w:color w:val="1F3864" w:themeColor="accent1" w:themeShade="80"/>
          <w:sz w:val="24"/>
          <w:szCs w:val="24"/>
        </w:rPr>
        <w:t>Hover Throttle Percentage</w:t>
      </w:r>
      <w:r w:rsidR="00821EFB" w:rsidRPr="00E34565">
        <w:rPr>
          <w:rFonts w:cstheme="minorHAnsi"/>
          <w:color w:val="1F3864" w:themeColor="accent1" w:themeShade="80"/>
          <w:sz w:val="24"/>
          <w:szCs w:val="24"/>
        </w:rPr>
        <w:t>:</w:t>
      </w:r>
      <w:r w:rsidR="006E1EE5" w:rsidRPr="00E34565">
        <w:rPr>
          <w:rFonts w:eastAsia="Times New Roman" w:cstheme="minorHAnsi"/>
          <w:sz w:val="24"/>
          <w:szCs w:val="24"/>
        </w:rPr>
        <w:t xml:space="preserve"> The </w:t>
      </w:r>
      <w:r w:rsidR="00303915" w:rsidRPr="00E34565">
        <w:rPr>
          <w:rFonts w:eastAsia="Times New Roman" w:cstheme="minorHAnsi"/>
          <w:sz w:val="24"/>
          <w:szCs w:val="24"/>
        </w:rPr>
        <w:t xml:space="preserve">hover throttle percentage is </w:t>
      </w:r>
      <w:r w:rsidR="00EA4A8E" w:rsidRPr="00E34565">
        <w:rPr>
          <w:rFonts w:eastAsia="Times New Roman" w:cstheme="minorHAnsi"/>
          <w:sz w:val="24"/>
          <w:szCs w:val="24"/>
        </w:rPr>
        <w:t>inver</w:t>
      </w:r>
      <w:r w:rsidR="00291B0F" w:rsidRPr="00E34565">
        <w:rPr>
          <w:rFonts w:eastAsia="Times New Roman" w:cstheme="minorHAnsi"/>
          <w:sz w:val="24"/>
          <w:szCs w:val="24"/>
        </w:rPr>
        <w:t>sely re</w:t>
      </w:r>
      <w:r w:rsidR="00170A1B" w:rsidRPr="00E34565">
        <w:rPr>
          <w:rFonts w:eastAsia="Times New Roman" w:cstheme="minorHAnsi"/>
          <w:sz w:val="24"/>
          <w:szCs w:val="24"/>
        </w:rPr>
        <w:t xml:space="preserve">lated </w:t>
      </w:r>
      <w:r w:rsidR="00EB5C3D" w:rsidRPr="00E34565">
        <w:rPr>
          <w:rFonts w:eastAsia="Times New Roman" w:cstheme="minorHAnsi"/>
          <w:sz w:val="24"/>
          <w:szCs w:val="24"/>
        </w:rPr>
        <w:t>to</w:t>
      </w:r>
      <w:r w:rsidR="00170A1B" w:rsidRPr="00E34565">
        <w:rPr>
          <w:rFonts w:eastAsia="Times New Roman" w:cstheme="minorHAnsi"/>
          <w:sz w:val="24"/>
          <w:szCs w:val="24"/>
        </w:rPr>
        <w:t xml:space="preserve"> the TWR</w:t>
      </w:r>
      <w:r w:rsidR="00C0130B" w:rsidRPr="00E34565">
        <w:rPr>
          <w:rFonts w:eastAsia="Times New Roman" w:cstheme="minorHAnsi"/>
          <w:sz w:val="24"/>
          <w:szCs w:val="24"/>
        </w:rPr>
        <w:t>, so as the TWR increase</w:t>
      </w:r>
      <w:r w:rsidR="000C4F76" w:rsidRPr="00E34565">
        <w:rPr>
          <w:rFonts w:eastAsia="Times New Roman" w:cstheme="minorHAnsi"/>
          <w:sz w:val="24"/>
          <w:szCs w:val="24"/>
        </w:rPr>
        <w:t xml:space="preserve">s, the percentage of </w:t>
      </w:r>
      <w:r w:rsidR="003D2F80" w:rsidRPr="00E34565">
        <w:rPr>
          <w:rFonts w:eastAsia="Times New Roman" w:cstheme="minorHAnsi"/>
          <w:sz w:val="24"/>
          <w:szCs w:val="24"/>
        </w:rPr>
        <w:t xml:space="preserve">maximum </w:t>
      </w:r>
      <w:r w:rsidR="000C4F76" w:rsidRPr="00E34565">
        <w:rPr>
          <w:rFonts w:eastAsia="Times New Roman" w:cstheme="minorHAnsi"/>
          <w:sz w:val="24"/>
          <w:szCs w:val="24"/>
        </w:rPr>
        <w:t>throttle needed to maintain</w:t>
      </w:r>
      <w:r w:rsidR="00FF026F" w:rsidRPr="00E34565">
        <w:rPr>
          <w:rFonts w:eastAsia="Times New Roman" w:cstheme="minorHAnsi"/>
          <w:sz w:val="24"/>
          <w:szCs w:val="24"/>
        </w:rPr>
        <w:t xml:space="preserve"> </w:t>
      </w:r>
      <w:r w:rsidR="003D2F80" w:rsidRPr="00E34565">
        <w:rPr>
          <w:rFonts w:eastAsia="Times New Roman" w:cstheme="minorHAnsi"/>
          <w:sz w:val="24"/>
          <w:szCs w:val="24"/>
        </w:rPr>
        <w:t xml:space="preserve">the </w:t>
      </w:r>
      <w:r w:rsidR="00FF026F" w:rsidRPr="00E34565">
        <w:rPr>
          <w:rFonts w:eastAsia="Times New Roman" w:cstheme="minorHAnsi"/>
          <w:sz w:val="24"/>
          <w:szCs w:val="24"/>
        </w:rPr>
        <w:t>same</w:t>
      </w:r>
      <w:r w:rsidR="00845FFF" w:rsidRPr="00E34565">
        <w:rPr>
          <w:rFonts w:eastAsia="Times New Roman" w:cstheme="minorHAnsi"/>
          <w:sz w:val="24"/>
          <w:szCs w:val="24"/>
        </w:rPr>
        <w:t xml:space="preserve"> </w:t>
      </w:r>
      <w:r w:rsidR="00831C70" w:rsidRPr="00E34565">
        <w:rPr>
          <w:rFonts w:eastAsia="Times New Roman" w:cstheme="minorHAnsi"/>
          <w:sz w:val="24"/>
          <w:szCs w:val="24"/>
        </w:rPr>
        <w:t>number</w:t>
      </w:r>
      <w:r w:rsidR="00DF4A2D" w:rsidRPr="00E34565">
        <w:rPr>
          <w:rFonts w:eastAsia="Times New Roman" w:cstheme="minorHAnsi"/>
          <w:sz w:val="24"/>
          <w:szCs w:val="24"/>
        </w:rPr>
        <w:t xml:space="preserve"> of thrust decreases. </w:t>
      </w:r>
      <w:r w:rsidR="00F02578" w:rsidRPr="00E34565">
        <w:rPr>
          <w:rFonts w:eastAsia="Times New Roman" w:cstheme="minorHAnsi"/>
          <w:sz w:val="24"/>
          <w:szCs w:val="24"/>
        </w:rPr>
        <w:t>The team used the logarithmic value of hover throttle perc</w:t>
      </w:r>
      <w:r w:rsidR="003A5B7D" w:rsidRPr="00E34565">
        <w:rPr>
          <w:rFonts w:eastAsia="Times New Roman" w:cstheme="minorHAnsi"/>
          <w:sz w:val="24"/>
          <w:szCs w:val="24"/>
        </w:rPr>
        <w:t xml:space="preserve">entage </w:t>
      </w:r>
      <w:r w:rsidR="000D12D3" w:rsidRPr="00E34565">
        <w:rPr>
          <w:rFonts w:eastAsia="Times New Roman" w:cstheme="minorHAnsi"/>
          <w:sz w:val="24"/>
          <w:szCs w:val="24"/>
        </w:rPr>
        <w:t xml:space="preserve">because this is </w:t>
      </w:r>
      <w:r w:rsidR="005C05FA" w:rsidRPr="00E34565">
        <w:rPr>
          <w:rFonts w:eastAsia="Times New Roman" w:cstheme="minorHAnsi"/>
          <w:sz w:val="24"/>
          <w:szCs w:val="24"/>
        </w:rPr>
        <w:t xml:space="preserve">the </w:t>
      </w:r>
      <w:r w:rsidR="00B73FB9" w:rsidRPr="00E34565">
        <w:rPr>
          <w:rFonts w:eastAsia="Times New Roman" w:cstheme="minorHAnsi"/>
          <w:sz w:val="24"/>
          <w:szCs w:val="24"/>
        </w:rPr>
        <w:t>style of throttle that</w:t>
      </w:r>
      <w:r w:rsidR="000D12D3" w:rsidRPr="00E34565">
        <w:rPr>
          <w:rFonts w:eastAsia="Times New Roman" w:cstheme="minorHAnsi"/>
          <w:sz w:val="24"/>
          <w:szCs w:val="24"/>
        </w:rPr>
        <w:t xml:space="preserve"> </w:t>
      </w:r>
      <w:r w:rsidR="00A14950" w:rsidRPr="00E34565">
        <w:rPr>
          <w:rFonts w:eastAsia="Times New Roman" w:cstheme="minorHAnsi"/>
          <w:sz w:val="24"/>
          <w:szCs w:val="24"/>
        </w:rPr>
        <w:t>the team</w:t>
      </w:r>
      <w:r w:rsidR="00B73FB9" w:rsidRPr="00E34565">
        <w:rPr>
          <w:rFonts w:eastAsia="Times New Roman" w:cstheme="minorHAnsi"/>
          <w:sz w:val="24"/>
          <w:szCs w:val="24"/>
        </w:rPr>
        <w:t>’</w:t>
      </w:r>
      <w:r w:rsidR="00A14950" w:rsidRPr="00E34565">
        <w:rPr>
          <w:rFonts w:eastAsia="Times New Roman" w:cstheme="minorHAnsi"/>
          <w:sz w:val="24"/>
          <w:szCs w:val="24"/>
        </w:rPr>
        <w:t xml:space="preserve">s manual </w:t>
      </w:r>
      <w:r w:rsidR="00457400" w:rsidRPr="00E34565">
        <w:rPr>
          <w:rFonts w:eastAsia="Times New Roman" w:cstheme="minorHAnsi"/>
          <w:sz w:val="24"/>
          <w:szCs w:val="24"/>
        </w:rPr>
        <w:t>controller will be using.</w:t>
      </w:r>
      <w:r w:rsidR="00072174" w:rsidRPr="00E34565">
        <w:rPr>
          <w:rFonts w:eastAsia="Times New Roman" w:cstheme="minorHAnsi"/>
          <w:sz w:val="24"/>
          <w:szCs w:val="24"/>
        </w:rPr>
        <w:t xml:space="preserve"> </w:t>
      </w:r>
      <w:r w:rsidR="004F1E4D" w:rsidRPr="00E34565">
        <w:rPr>
          <w:rFonts w:eastAsia="Times New Roman" w:cstheme="minorHAnsi"/>
          <w:sz w:val="24"/>
          <w:szCs w:val="24"/>
        </w:rPr>
        <w:t xml:space="preserve">The designed </w:t>
      </w:r>
      <w:r w:rsidR="00C70168" w:rsidRPr="00E34565">
        <w:rPr>
          <w:rFonts w:eastAsia="Times New Roman" w:cstheme="minorHAnsi"/>
          <w:sz w:val="24"/>
          <w:szCs w:val="24"/>
        </w:rPr>
        <w:t xml:space="preserve">throttle </w:t>
      </w:r>
      <w:r w:rsidR="000A5613" w:rsidRPr="00E34565">
        <w:rPr>
          <w:rFonts w:eastAsia="Times New Roman" w:cstheme="minorHAnsi"/>
          <w:sz w:val="24"/>
          <w:szCs w:val="24"/>
        </w:rPr>
        <w:t xml:space="preserve">percentage at </w:t>
      </w:r>
      <w:r w:rsidR="008201AD" w:rsidRPr="00E34565">
        <w:rPr>
          <w:rFonts w:eastAsia="Times New Roman" w:cstheme="minorHAnsi"/>
          <w:sz w:val="24"/>
          <w:szCs w:val="24"/>
        </w:rPr>
        <w:t>hovering</w:t>
      </w:r>
      <w:r w:rsidR="004F0853" w:rsidRPr="00E34565">
        <w:rPr>
          <w:rFonts w:eastAsia="Times New Roman" w:cstheme="minorHAnsi"/>
          <w:sz w:val="24"/>
          <w:szCs w:val="24"/>
        </w:rPr>
        <w:t xml:space="preserve"> is 25% - 50%</w:t>
      </w:r>
      <w:r w:rsidR="002D5FE7" w:rsidRPr="00E34565">
        <w:rPr>
          <w:rFonts w:eastAsia="Times New Roman" w:cstheme="minorHAnsi"/>
          <w:sz w:val="24"/>
          <w:szCs w:val="24"/>
        </w:rPr>
        <w:t>, and the lower this is kept</w:t>
      </w:r>
      <w:r w:rsidR="00042FF7" w:rsidRPr="00E34565">
        <w:rPr>
          <w:rFonts w:eastAsia="Times New Roman" w:cstheme="minorHAnsi"/>
          <w:sz w:val="24"/>
          <w:szCs w:val="24"/>
        </w:rPr>
        <w:t xml:space="preserve"> in </w:t>
      </w:r>
      <w:r w:rsidR="00B90575" w:rsidRPr="00E34565">
        <w:rPr>
          <w:rFonts w:eastAsia="Times New Roman" w:cstheme="minorHAnsi"/>
          <w:sz w:val="24"/>
          <w:szCs w:val="24"/>
        </w:rPr>
        <w:t>the designed</w:t>
      </w:r>
      <w:r w:rsidR="00042FF7" w:rsidRPr="00E34565">
        <w:rPr>
          <w:rFonts w:eastAsia="Times New Roman" w:cstheme="minorHAnsi"/>
          <w:sz w:val="24"/>
          <w:szCs w:val="24"/>
        </w:rPr>
        <w:t xml:space="preserve"> range</w:t>
      </w:r>
      <w:r w:rsidR="001F227D" w:rsidRPr="00E34565">
        <w:rPr>
          <w:rFonts w:eastAsia="Times New Roman" w:cstheme="minorHAnsi"/>
          <w:sz w:val="24"/>
          <w:szCs w:val="24"/>
        </w:rPr>
        <w:t xml:space="preserve">, the greater the </w:t>
      </w:r>
      <w:r w:rsidR="000801EC" w:rsidRPr="00E34565">
        <w:rPr>
          <w:rFonts w:eastAsia="Times New Roman" w:cstheme="minorHAnsi"/>
          <w:sz w:val="24"/>
          <w:szCs w:val="24"/>
        </w:rPr>
        <w:t>flight</w:t>
      </w:r>
      <w:r w:rsidR="001F227D" w:rsidRPr="00E34565">
        <w:rPr>
          <w:rFonts w:eastAsia="Times New Roman" w:cstheme="minorHAnsi"/>
          <w:sz w:val="24"/>
          <w:szCs w:val="24"/>
        </w:rPr>
        <w:t xml:space="preserve"> time </w:t>
      </w:r>
      <w:r w:rsidR="000801EC" w:rsidRPr="00E34565">
        <w:rPr>
          <w:rFonts w:eastAsia="Times New Roman" w:cstheme="minorHAnsi"/>
          <w:sz w:val="24"/>
          <w:szCs w:val="24"/>
        </w:rPr>
        <w:t xml:space="preserve">and maneuverability </w:t>
      </w:r>
      <w:r w:rsidR="001F227D" w:rsidRPr="00E34565">
        <w:rPr>
          <w:rFonts w:eastAsia="Times New Roman" w:cstheme="minorHAnsi"/>
          <w:sz w:val="24"/>
          <w:szCs w:val="24"/>
        </w:rPr>
        <w:t xml:space="preserve">that can be </w:t>
      </w:r>
      <w:r w:rsidR="00B967C6" w:rsidRPr="00E34565">
        <w:rPr>
          <w:rFonts w:eastAsia="Times New Roman" w:cstheme="minorHAnsi"/>
          <w:sz w:val="24"/>
          <w:szCs w:val="24"/>
        </w:rPr>
        <w:t xml:space="preserve">achieved. </w:t>
      </w:r>
    </w:p>
    <w:p w14:paraId="75AC0397" w14:textId="0F8C1DCB" w:rsidR="3625A020" w:rsidRPr="00E34565" w:rsidRDefault="007A5DDC" w:rsidP="00821EFB">
      <w:pPr>
        <w:tabs>
          <w:tab w:val="left" w:pos="1080"/>
        </w:tabs>
        <w:rPr>
          <w:rFonts w:eastAsia="Times New Roman" w:cstheme="minorHAnsi"/>
          <w:sz w:val="24"/>
          <w:szCs w:val="24"/>
        </w:rPr>
      </w:pPr>
      <w:r w:rsidRPr="00E34565">
        <w:rPr>
          <w:rFonts w:eastAsia="Times New Roman" w:cstheme="minorHAnsi"/>
          <w:sz w:val="24"/>
          <w:szCs w:val="24"/>
        </w:rPr>
        <w:t xml:space="preserve">The </w:t>
      </w:r>
      <w:r w:rsidR="00D81C39" w:rsidRPr="00E34565">
        <w:rPr>
          <w:rFonts w:eastAsia="Times New Roman" w:cstheme="minorHAnsi"/>
          <w:sz w:val="24"/>
          <w:szCs w:val="24"/>
        </w:rPr>
        <w:t xml:space="preserve">Gemfan Flash </w:t>
      </w:r>
      <w:r w:rsidR="00056F78" w:rsidRPr="00E34565">
        <w:rPr>
          <w:rFonts w:eastAsia="Times New Roman" w:cstheme="minorHAnsi"/>
          <w:sz w:val="24"/>
          <w:szCs w:val="24"/>
        </w:rPr>
        <w:t>6042 (GF)</w:t>
      </w:r>
      <w:r w:rsidR="003D0429" w:rsidRPr="00E34565">
        <w:rPr>
          <w:rFonts w:eastAsia="Times New Roman" w:cstheme="minorHAnsi"/>
          <w:sz w:val="24"/>
          <w:szCs w:val="24"/>
        </w:rPr>
        <w:t xml:space="preserve"> </w:t>
      </w:r>
      <w:r w:rsidR="00574C7D" w:rsidRPr="00E34565">
        <w:rPr>
          <w:rFonts w:eastAsia="Times New Roman" w:cstheme="minorHAnsi"/>
          <w:sz w:val="24"/>
          <w:szCs w:val="24"/>
        </w:rPr>
        <w:t xml:space="preserve">has </w:t>
      </w:r>
      <w:r w:rsidR="00A11E21" w:rsidRPr="00E34565">
        <w:rPr>
          <w:rFonts w:eastAsia="Times New Roman" w:cstheme="minorHAnsi"/>
          <w:sz w:val="24"/>
          <w:szCs w:val="24"/>
        </w:rPr>
        <w:t>the lowest</w:t>
      </w:r>
      <w:r w:rsidR="00574C7D" w:rsidRPr="00E34565">
        <w:rPr>
          <w:rFonts w:eastAsia="Times New Roman" w:cstheme="minorHAnsi"/>
          <w:sz w:val="24"/>
          <w:szCs w:val="24"/>
        </w:rPr>
        <w:t xml:space="preserve"> calculated </w:t>
      </w:r>
      <w:r w:rsidR="005A65D6" w:rsidRPr="00E34565">
        <w:rPr>
          <w:rFonts w:eastAsia="Times New Roman" w:cstheme="minorHAnsi"/>
          <w:sz w:val="24"/>
          <w:szCs w:val="24"/>
        </w:rPr>
        <w:t xml:space="preserve">hover </w:t>
      </w:r>
      <w:r w:rsidR="00574C7D" w:rsidRPr="00E34565">
        <w:rPr>
          <w:rFonts w:eastAsia="Times New Roman" w:cstheme="minorHAnsi"/>
          <w:sz w:val="24"/>
          <w:szCs w:val="24"/>
        </w:rPr>
        <w:t xml:space="preserve">throttle </w:t>
      </w:r>
      <w:r w:rsidR="00566295" w:rsidRPr="00E34565">
        <w:rPr>
          <w:rFonts w:eastAsia="Times New Roman" w:cstheme="minorHAnsi"/>
          <w:sz w:val="24"/>
          <w:szCs w:val="24"/>
        </w:rPr>
        <w:t>percentage</w:t>
      </w:r>
      <w:r w:rsidR="00574C7D" w:rsidRPr="00E34565">
        <w:rPr>
          <w:rFonts w:eastAsia="Times New Roman" w:cstheme="minorHAnsi"/>
          <w:sz w:val="24"/>
          <w:szCs w:val="24"/>
        </w:rPr>
        <w:t xml:space="preserve"> of 25%</w:t>
      </w:r>
      <w:r w:rsidR="0007649C" w:rsidRPr="00E34565">
        <w:rPr>
          <w:rFonts w:eastAsia="Times New Roman" w:cstheme="minorHAnsi"/>
          <w:sz w:val="24"/>
          <w:szCs w:val="24"/>
        </w:rPr>
        <w:t>, awarding</w:t>
      </w:r>
      <w:r w:rsidR="00902ED5" w:rsidRPr="00E34565">
        <w:rPr>
          <w:rFonts w:eastAsia="Times New Roman" w:cstheme="minorHAnsi"/>
          <w:sz w:val="24"/>
          <w:szCs w:val="24"/>
        </w:rPr>
        <w:t xml:space="preserve"> the GF a </w:t>
      </w:r>
      <w:r w:rsidR="005F5CED" w:rsidRPr="00E34565">
        <w:rPr>
          <w:rFonts w:eastAsia="Times New Roman" w:cstheme="minorHAnsi"/>
          <w:sz w:val="24"/>
          <w:szCs w:val="24"/>
        </w:rPr>
        <w:t xml:space="preserve">normalized value of </w:t>
      </w:r>
      <w:r w:rsidR="00E35CC2" w:rsidRPr="00E34565">
        <w:rPr>
          <w:rFonts w:eastAsia="Times New Roman" w:cstheme="minorHAnsi"/>
          <w:sz w:val="24"/>
          <w:szCs w:val="24"/>
        </w:rPr>
        <w:t xml:space="preserve">1. The </w:t>
      </w:r>
      <w:r w:rsidR="008044FC" w:rsidRPr="00E34565">
        <w:rPr>
          <w:rFonts w:eastAsia="Times New Roman" w:cstheme="minorHAnsi"/>
          <w:sz w:val="24"/>
          <w:szCs w:val="24"/>
        </w:rPr>
        <w:t>APC B6x4E</w:t>
      </w:r>
      <w:r w:rsidR="00587162" w:rsidRPr="00E34565">
        <w:rPr>
          <w:rFonts w:eastAsia="Times New Roman" w:cstheme="minorHAnsi"/>
          <w:sz w:val="24"/>
          <w:szCs w:val="24"/>
        </w:rPr>
        <w:t xml:space="preserve"> </w:t>
      </w:r>
      <w:r w:rsidR="00927B47" w:rsidRPr="00E34565">
        <w:rPr>
          <w:rFonts w:eastAsia="Times New Roman" w:cstheme="minorHAnsi"/>
          <w:sz w:val="24"/>
          <w:szCs w:val="24"/>
        </w:rPr>
        <w:t xml:space="preserve">(APC) </w:t>
      </w:r>
      <w:r w:rsidR="00073384" w:rsidRPr="00E34565">
        <w:rPr>
          <w:rFonts w:eastAsia="Times New Roman" w:cstheme="minorHAnsi"/>
          <w:sz w:val="24"/>
          <w:szCs w:val="24"/>
        </w:rPr>
        <w:t xml:space="preserve">is narrowly in </w:t>
      </w:r>
      <w:r w:rsidR="00A2447E" w:rsidRPr="00E34565">
        <w:rPr>
          <w:rFonts w:eastAsia="Times New Roman" w:cstheme="minorHAnsi"/>
          <w:sz w:val="24"/>
          <w:szCs w:val="24"/>
        </w:rPr>
        <w:t xml:space="preserve">second place </w:t>
      </w:r>
      <w:r w:rsidR="006D55C6" w:rsidRPr="00E34565">
        <w:rPr>
          <w:rFonts w:eastAsia="Times New Roman" w:cstheme="minorHAnsi"/>
          <w:sz w:val="24"/>
          <w:szCs w:val="24"/>
        </w:rPr>
        <w:t>with a hover throttle</w:t>
      </w:r>
      <w:r w:rsidR="003F6431" w:rsidRPr="00E34565">
        <w:rPr>
          <w:rFonts w:eastAsia="Times New Roman" w:cstheme="minorHAnsi"/>
          <w:sz w:val="24"/>
          <w:szCs w:val="24"/>
        </w:rPr>
        <w:t xml:space="preserve"> percentage of </w:t>
      </w:r>
      <w:r w:rsidR="00446E15" w:rsidRPr="00E34565">
        <w:rPr>
          <w:rFonts w:eastAsia="Times New Roman" w:cstheme="minorHAnsi"/>
          <w:sz w:val="24"/>
          <w:szCs w:val="24"/>
        </w:rPr>
        <w:t>26%</w:t>
      </w:r>
      <w:r w:rsidR="00667CD6" w:rsidRPr="00E34565">
        <w:rPr>
          <w:rFonts w:eastAsia="Times New Roman" w:cstheme="minorHAnsi"/>
          <w:sz w:val="24"/>
          <w:szCs w:val="24"/>
        </w:rPr>
        <w:t>, awar</w:t>
      </w:r>
      <w:r w:rsidR="00806DFB" w:rsidRPr="00E34565">
        <w:rPr>
          <w:rFonts w:eastAsia="Times New Roman" w:cstheme="minorHAnsi"/>
          <w:sz w:val="24"/>
          <w:szCs w:val="24"/>
        </w:rPr>
        <w:t xml:space="preserve">ding it a </w:t>
      </w:r>
      <w:r w:rsidR="00566295" w:rsidRPr="00E34565">
        <w:rPr>
          <w:rFonts w:eastAsia="Times New Roman" w:cstheme="minorHAnsi"/>
          <w:sz w:val="24"/>
          <w:szCs w:val="24"/>
        </w:rPr>
        <w:t xml:space="preserve">normalized </w:t>
      </w:r>
      <w:r w:rsidR="00806DFB" w:rsidRPr="00E34565">
        <w:rPr>
          <w:rFonts w:eastAsia="Times New Roman" w:cstheme="minorHAnsi"/>
          <w:sz w:val="24"/>
          <w:szCs w:val="24"/>
        </w:rPr>
        <w:t xml:space="preserve">value of </w:t>
      </w:r>
      <w:r w:rsidR="00F718F4" w:rsidRPr="00E34565">
        <w:rPr>
          <w:rFonts w:eastAsia="Times New Roman" w:cstheme="minorHAnsi"/>
          <w:sz w:val="24"/>
          <w:szCs w:val="24"/>
        </w:rPr>
        <w:t>0.</w:t>
      </w:r>
      <w:r w:rsidR="00542789" w:rsidRPr="00E34565">
        <w:rPr>
          <w:rFonts w:eastAsia="Times New Roman" w:cstheme="minorHAnsi"/>
          <w:sz w:val="24"/>
          <w:szCs w:val="24"/>
        </w:rPr>
        <w:t xml:space="preserve">833. In </w:t>
      </w:r>
      <w:r w:rsidR="00496362" w:rsidRPr="00E34565">
        <w:rPr>
          <w:rFonts w:eastAsia="Times New Roman" w:cstheme="minorHAnsi"/>
          <w:sz w:val="24"/>
          <w:szCs w:val="24"/>
        </w:rPr>
        <w:t xml:space="preserve">last is the </w:t>
      </w:r>
      <w:r w:rsidR="00CD26A0" w:rsidRPr="00E34565">
        <w:rPr>
          <w:rFonts w:eastAsia="Times New Roman" w:cstheme="minorHAnsi"/>
          <w:sz w:val="24"/>
          <w:szCs w:val="24"/>
        </w:rPr>
        <w:t xml:space="preserve">Gemfan Durable </w:t>
      </w:r>
      <w:r w:rsidR="006B57F5" w:rsidRPr="00E34565">
        <w:rPr>
          <w:rFonts w:eastAsia="Times New Roman" w:cstheme="minorHAnsi"/>
          <w:sz w:val="24"/>
          <w:szCs w:val="24"/>
        </w:rPr>
        <w:t>5536 (GD)</w:t>
      </w:r>
      <w:r w:rsidR="001000ED" w:rsidRPr="00E34565">
        <w:rPr>
          <w:rFonts w:eastAsia="Times New Roman" w:cstheme="minorHAnsi"/>
          <w:sz w:val="24"/>
          <w:szCs w:val="24"/>
        </w:rPr>
        <w:t xml:space="preserve"> with a hover throttle percentage of </w:t>
      </w:r>
      <w:r w:rsidR="009F644D" w:rsidRPr="00E34565">
        <w:rPr>
          <w:rFonts w:eastAsia="Times New Roman" w:cstheme="minorHAnsi"/>
          <w:sz w:val="24"/>
          <w:szCs w:val="24"/>
        </w:rPr>
        <w:t>31%</w:t>
      </w:r>
      <w:r w:rsidR="00187C71" w:rsidRPr="00E34565">
        <w:rPr>
          <w:rFonts w:eastAsia="Times New Roman" w:cstheme="minorHAnsi"/>
          <w:sz w:val="24"/>
          <w:szCs w:val="24"/>
        </w:rPr>
        <w:t>, leading to a normalized value of 0</w:t>
      </w:r>
      <w:r w:rsidR="00C23CAA" w:rsidRPr="00E34565">
        <w:rPr>
          <w:rFonts w:eastAsia="Times New Roman" w:cstheme="minorHAnsi"/>
          <w:sz w:val="24"/>
          <w:szCs w:val="24"/>
        </w:rPr>
        <w:t xml:space="preserve"> </w:t>
      </w:r>
      <w:r w:rsidR="00BF1B7F" w:rsidRPr="00E34565">
        <w:rPr>
          <w:rFonts w:eastAsia="Times New Roman" w:cstheme="minorHAnsi"/>
          <w:sz w:val="24"/>
          <w:szCs w:val="24"/>
        </w:rPr>
        <w:t>for this category</w:t>
      </w:r>
      <w:r w:rsidR="00092F1A" w:rsidRPr="00E34565">
        <w:rPr>
          <w:rFonts w:eastAsia="Times New Roman" w:cstheme="minorHAnsi"/>
          <w:sz w:val="24"/>
          <w:szCs w:val="24"/>
        </w:rPr>
        <w:t xml:space="preserve"> </w:t>
      </w:r>
      <w:r w:rsidR="001F3236">
        <w:rPr>
          <w:rFonts w:eastAsia="Times New Roman" w:cstheme="minorHAnsi"/>
          <w:sz w:val="24"/>
          <w:szCs w:val="24"/>
        </w:rPr>
        <w:t>[6]</w:t>
      </w:r>
      <w:r w:rsidR="00BF1B7F" w:rsidRPr="00E34565">
        <w:rPr>
          <w:rFonts w:eastAsia="Times New Roman" w:cstheme="minorHAnsi"/>
          <w:sz w:val="24"/>
          <w:szCs w:val="24"/>
        </w:rPr>
        <w:t>.</w:t>
      </w:r>
    </w:p>
    <w:p w14:paraId="4D593F0A" w14:textId="2BE1CC11" w:rsidR="00A0700C" w:rsidRPr="00E34565" w:rsidRDefault="00A0700C" w:rsidP="00821EFB">
      <w:pPr>
        <w:tabs>
          <w:tab w:val="left" w:pos="1080"/>
        </w:tabs>
        <w:rPr>
          <w:rFonts w:eastAsia="Times New Roman" w:cstheme="minorHAnsi"/>
          <w:sz w:val="24"/>
          <w:szCs w:val="24"/>
        </w:rPr>
      </w:pPr>
      <w:r w:rsidRPr="00E34565">
        <w:rPr>
          <w:rFonts w:eastAsia="Times New Roman" w:cstheme="minorHAnsi"/>
          <w:sz w:val="24"/>
          <w:szCs w:val="24"/>
        </w:rPr>
        <w:t>It is to be noted that all</w:t>
      </w:r>
      <w:r w:rsidR="00AF0DCA" w:rsidRPr="00E34565">
        <w:rPr>
          <w:rFonts w:eastAsia="Times New Roman" w:cstheme="minorHAnsi"/>
          <w:sz w:val="24"/>
          <w:szCs w:val="24"/>
        </w:rPr>
        <w:t xml:space="preserve"> propellers m</w:t>
      </w:r>
      <w:r w:rsidR="00B94A5F" w:rsidRPr="00E34565">
        <w:rPr>
          <w:rFonts w:eastAsia="Times New Roman" w:cstheme="minorHAnsi"/>
          <w:sz w:val="24"/>
          <w:szCs w:val="24"/>
        </w:rPr>
        <w:t>e</w:t>
      </w:r>
      <w:r w:rsidR="00AF0DCA" w:rsidRPr="00E34565">
        <w:rPr>
          <w:rFonts w:eastAsia="Times New Roman" w:cstheme="minorHAnsi"/>
          <w:sz w:val="24"/>
          <w:szCs w:val="24"/>
        </w:rPr>
        <w:t>et the requirements of a TWR of 2.4 or greater. Both the GF and APC ha</w:t>
      </w:r>
      <w:r w:rsidR="00B94A5F" w:rsidRPr="00E34565">
        <w:rPr>
          <w:rFonts w:eastAsia="Times New Roman" w:cstheme="minorHAnsi"/>
          <w:sz w:val="24"/>
          <w:szCs w:val="24"/>
        </w:rPr>
        <w:t>ve</w:t>
      </w:r>
      <w:r w:rsidR="00AF0DCA" w:rsidRPr="00E34565">
        <w:rPr>
          <w:rFonts w:eastAsia="Times New Roman" w:cstheme="minorHAnsi"/>
          <w:sz w:val="24"/>
          <w:szCs w:val="24"/>
        </w:rPr>
        <w:t xml:space="preserve"> TWR</w:t>
      </w:r>
      <w:r w:rsidR="0044388D" w:rsidRPr="00E34565">
        <w:rPr>
          <w:rFonts w:eastAsia="Times New Roman" w:cstheme="minorHAnsi"/>
          <w:sz w:val="24"/>
          <w:szCs w:val="24"/>
        </w:rPr>
        <w:t xml:space="preserve">s of 3.6, while the </w:t>
      </w:r>
      <w:r w:rsidR="000132FB" w:rsidRPr="00E34565">
        <w:rPr>
          <w:rFonts w:eastAsia="Times New Roman" w:cstheme="minorHAnsi"/>
          <w:sz w:val="24"/>
          <w:szCs w:val="24"/>
        </w:rPr>
        <w:t xml:space="preserve">GD </w:t>
      </w:r>
      <w:r w:rsidR="00B94A5F" w:rsidRPr="00E34565">
        <w:rPr>
          <w:rFonts w:eastAsia="Times New Roman" w:cstheme="minorHAnsi"/>
          <w:sz w:val="24"/>
          <w:szCs w:val="24"/>
        </w:rPr>
        <w:t xml:space="preserve">has a TWR of 3.0. Using hover throttle percentage rather than </w:t>
      </w:r>
      <w:r w:rsidR="00AD47C9" w:rsidRPr="00E34565">
        <w:rPr>
          <w:rFonts w:eastAsia="Times New Roman" w:cstheme="minorHAnsi"/>
          <w:sz w:val="24"/>
          <w:szCs w:val="24"/>
        </w:rPr>
        <w:t>TWR</w:t>
      </w:r>
      <w:r w:rsidR="00BA0FAD" w:rsidRPr="00E34565">
        <w:rPr>
          <w:rFonts w:eastAsia="Times New Roman" w:cstheme="minorHAnsi"/>
          <w:sz w:val="24"/>
          <w:szCs w:val="24"/>
        </w:rPr>
        <w:t xml:space="preserve"> as a metric</w:t>
      </w:r>
      <w:r w:rsidR="00AD47C9" w:rsidRPr="00E34565">
        <w:rPr>
          <w:rFonts w:eastAsia="Times New Roman" w:cstheme="minorHAnsi"/>
          <w:sz w:val="24"/>
          <w:szCs w:val="24"/>
        </w:rPr>
        <w:t xml:space="preserve"> </w:t>
      </w:r>
      <w:r w:rsidR="009B6746" w:rsidRPr="00E34565">
        <w:rPr>
          <w:rFonts w:eastAsia="Times New Roman" w:cstheme="minorHAnsi"/>
          <w:sz w:val="24"/>
          <w:szCs w:val="24"/>
        </w:rPr>
        <w:t xml:space="preserve">better defines the </w:t>
      </w:r>
      <w:r w:rsidR="007A0BF2" w:rsidRPr="00E34565">
        <w:rPr>
          <w:rFonts w:eastAsia="Times New Roman" w:cstheme="minorHAnsi"/>
          <w:sz w:val="24"/>
          <w:szCs w:val="24"/>
        </w:rPr>
        <w:t xml:space="preserve">system requirement since all propellers </w:t>
      </w:r>
      <w:r w:rsidR="00316321" w:rsidRPr="00E34565">
        <w:rPr>
          <w:rFonts w:eastAsia="Times New Roman" w:cstheme="minorHAnsi"/>
          <w:sz w:val="24"/>
          <w:szCs w:val="24"/>
        </w:rPr>
        <w:t xml:space="preserve">exceed </w:t>
      </w:r>
      <w:r w:rsidR="00183D6D" w:rsidRPr="00E34565">
        <w:rPr>
          <w:rFonts w:eastAsia="Times New Roman" w:cstheme="minorHAnsi"/>
          <w:sz w:val="24"/>
          <w:szCs w:val="24"/>
        </w:rPr>
        <w:t>a TWR of 2.4</w:t>
      </w:r>
      <w:r w:rsidR="00387C4D" w:rsidRPr="00E34565">
        <w:rPr>
          <w:rFonts w:eastAsia="Times New Roman" w:cstheme="minorHAnsi"/>
          <w:sz w:val="24"/>
          <w:szCs w:val="24"/>
        </w:rPr>
        <w:t xml:space="preserve"> </w:t>
      </w:r>
      <w:r w:rsidR="001F3236">
        <w:rPr>
          <w:rFonts w:eastAsia="Times New Roman" w:cstheme="minorHAnsi"/>
          <w:sz w:val="24"/>
          <w:szCs w:val="24"/>
        </w:rPr>
        <w:t>[6]</w:t>
      </w:r>
      <w:r w:rsidR="00183D6D" w:rsidRPr="00E34565">
        <w:rPr>
          <w:rFonts w:eastAsia="Times New Roman" w:cstheme="minorHAnsi"/>
          <w:sz w:val="24"/>
          <w:szCs w:val="24"/>
        </w:rPr>
        <w:t>.</w:t>
      </w:r>
    </w:p>
    <w:p w14:paraId="77705723" w14:textId="6802A839" w:rsidR="006E1EE5" w:rsidRPr="00E34565" w:rsidRDefault="006E1EE5" w:rsidP="006E1EE5">
      <w:pPr>
        <w:rPr>
          <w:rFonts w:eastAsia="Times New Roman" w:cstheme="minorHAnsi"/>
          <w:sz w:val="24"/>
          <w:szCs w:val="24"/>
        </w:rPr>
      </w:pPr>
      <w:r w:rsidRPr="00E34565">
        <w:rPr>
          <w:rFonts w:cstheme="minorHAnsi"/>
          <w:color w:val="1F3864" w:themeColor="accent1" w:themeShade="80"/>
          <w:sz w:val="24"/>
          <w:szCs w:val="24"/>
        </w:rPr>
        <w:t>Four-Propeller Cost:</w:t>
      </w:r>
      <w:r w:rsidRPr="00E34565">
        <w:rPr>
          <w:rFonts w:cstheme="minorHAnsi"/>
          <w:color w:val="1F3864" w:themeColor="accent1" w:themeShade="80"/>
        </w:rPr>
        <w:t xml:space="preserve"> </w:t>
      </w:r>
      <w:r w:rsidRPr="00E34565">
        <w:rPr>
          <w:rFonts w:eastAsia="Times New Roman" w:cstheme="minorHAnsi"/>
          <w:sz w:val="24"/>
          <w:szCs w:val="24"/>
        </w:rPr>
        <w:t>T</w:t>
      </w:r>
      <w:r w:rsidR="003F0E97" w:rsidRPr="00E34565">
        <w:rPr>
          <w:rFonts w:eastAsia="Times New Roman" w:cstheme="minorHAnsi"/>
          <w:sz w:val="24"/>
          <w:szCs w:val="24"/>
        </w:rPr>
        <w:t xml:space="preserve">he </w:t>
      </w:r>
      <w:r w:rsidR="00A7098B" w:rsidRPr="00E34565">
        <w:rPr>
          <w:rFonts w:eastAsia="Times New Roman" w:cstheme="minorHAnsi"/>
          <w:sz w:val="24"/>
          <w:szCs w:val="24"/>
        </w:rPr>
        <w:t>cost of</w:t>
      </w:r>
      <w:r w:rsidR="009B674A" w:rsidRPr="00E34565">
        <w:rPr>
          <w:rFonts w:eastAsia="Times New Roman" w:cstheme="minorHAnsi"/>
          <w:sz w:val="24"/>
          <w:szCs w:val="24"/>
        </w:rPr>
        <w:t xml:space="preserve"> a </w:t>
      </w:r>
      <w:r w:rsidR="0050007B" w:rsidRPr="00E34565">
        <w:rPr>
          <w:rFonts w:eastAsia="Times New Roman" w:cstheme="minorHAnsi"/>
          <w:sz w:val="24"/>
          <w:szCs w:val="24"/>
        </w:rPr>
        <w:t>pack</w:t>
      </w:r>
      <w:r w:rsidR="009B674A" w:rsidRPr="00E34565">
        <w:rPr>
          <w:rFonts w:eastAsia="Times New Roman" w:cstheme="minorHAnsi"/>
          <w:sz w:val="24"/>
          <w:szCs w:val="24"/>
        </w:rPr>
        <w:t xml:space="preserve"> of</w:t>
      </w:r>
      <w:r w:rsidR="0050007B" w:rsidRPr="00E34565">
        <w:rPr>
          <w:rFonts w:eastAsia="Times New Roman" w:cstheme="minorHAnsi"/>
          <w:sz w:val="24"/>
          <w:szCs w:val="24"/>
        </w:rPr>
        <w:t xml:space="preserve"> four</w:t>
      </w:r>
      <w:r w:rsidR="009B674A" w:rsidRPr="00E34565">
        <w:rPr>
          <w:rFonts w:eastAsia="Times New Roman" w:cstheme="minorHAnsi"/>
          <w:sz w:val="24"/>
          <w:szCs w:val="24"/>
        </w:rPr>
        <w:t xml:space="preserve"> propellers </w:t>
      </w:r>
      <w:r w:rsidR="0050007B" w:rsidRPr="00E34565">
        <w:rPr>
          <w:rFonts w:eastAsia="Times New Roman" w:cstheme="minorHAnsi"/>
          <w:sz w:val="24"/>
          <w:szCs w:val="24"/>
        </w:rPr>
        <w:t xml:space="preserve">is significant </w:t>
      </w:r>
      <w:r w:rsidR="00097059" w:rsidRPr="00E34565">
        <w:rPr>
          <w:rFonts w:eastAsia="Times New Roman" w:cstheme="minorHAnsi"/>
          <w:sz w:val="24"/>
          <w:szCs w:val="24"/>
        </w:rPr>
        <w:t>due to the team’s ability to control the total cost</w:t>
      </w:r>
      <w:r w:rsidR="00CB19AD" w:rsidRPr="00E34565">
        <w:rPr>
          <w:rFonts w:eastAsia="Times New Roman" w:cstheme="minorHAnsi"/>
          <w:sz w:val="24"/>
          <w:szCs w:val="24"/>
        </w:rPr>
        <w:t xml:space="preserve">. </w:t>
      </w:r>
      <w:r w:rsidR="00625E31" w:rsidRPr="00E34565">
        <w:rPr>
          <w:rFonts w:eastAsia="Times New Roman" w:cstheme="minorHAnsi"/>
          <w:sz w:val="24"/>
          <w:szCs w:val="24"/>
        </w:rPr>
        <w:t>As test flights occur</w:t>
      </w:r>
      <w:r w:rsidR="00071BA3" w:rsidRPr="00E34565">
        <w:rPr>
          <w:rFonts w:eastAsia="Times New Roman" w:cstheme="minorHAnsi"/>
          <w:sz w:val="24"/>
          <w:szCs w:val="24"/>
        </w:rPr>
        <w:t xml:space="preserve"> in the future, </w:t>
      </w:r>
      <w:r w:rsidR="005B0D0A" w:rsidRPr="00E34565">
        <w:rPr>
          <w:rFonts w:eastAsia="Times New Roman" w:cstheme="minorHAnsi"/>
          <w:sz w:val="24"/>
          <w:szCs w:val="24"/>
        </w:rPr>
        <w:t xml:space="preserve">it is likely that propellers will break. To </w:t>
      </w:r>
      <w:r w:rsidR="00E803BB" w:rsidRPr="00E34565">
        <w:rPr>
          <w:rFonts w:eastAsia="Times New Roman" w:cstheme="minorHAnsi"/>
          <w:sz w:val="24"/>
          <w:szCs w:val="24"/>
        </w:rPr>
        <w:t xml:space="preserve">replace the </w:t>
      </w:r>
      <w:r w:rsidR="003210FD" w:rsidRPr="00E34565">
        <w:rPr>
          <w:rFonts w:eastAsia="Times New Roman" w:cstheme="minorHAnsi"/>
          <w:sz w:val="24"/>
          <w:szCs w:val="24"/>
        </w:rPr>
        <w:t xml:space="preserve">propeller, another needs to be bought in </w:t>
      </w:r>
      <w:r w:rsidR="00387C4D" w:rsidRPr="00E34565">
        <w:rPr>
          <w:rFonts w:eastAsia="Times New Roman" w:cstheme="minorHAnsi"/>
          <w:sz w:val="24"/>
          <w:szCs w:val="24"/>
        </w:rPr>
        <w:t>its</w:t>
      </w:r>
      <w:r w:rsidR="003210FD" w:rsidRPr="00E34565">
        <w:rPr>
          <w:rFonts w:eastAsia="Times New Roman" w:cstheme="minorHAnsi"/>
          <w:sz w:val="24"/>
          <w:szCs w:val="24"/>
        </w:rPr>
        <w:t xml:space="preserve"> place. </w:t>
      </w:r>
      <w:r w:rsidR="00EA72B0" w:rsidRPr="00E34565">
        <w:rPr>
          <w:rFonts w:eastAsia="Times New Roman" w:cstheme="minorHAnsi"/>
          <w:sz w:val="24"/>
          <w:szCs w:val="24"/>
        </w:rPr>
        <w:t xml:space="preserve">The </w:t>
      </w:r>
      <w:r w:rsidR="00A5438A" w:rsidRPr="00E34565">
        <w:rPr>
          <w:rFonts w:eastAsia="Times New Roman" w:cstheme="minorHAnsi"/>
          <w:sz w:val="24"/>
          <w:szCs w:val="24"/>
        </w:rPr>
        <w:t>difference</w:t>
      </w:r>
      <w:r w:rsidR="00BF5C6A" w:rsidRPr="00E34565">
        <w:rPr>
          <w:rFonts w:eastAsia="Times New Roman" w:cstheme="minorHAnsi"/>
          <w:sz w:val="24"/>
          <w:szCs w:val="24"/>
        </w:rPr>
        <w:t xml:space="preserve"> in cost </w:t>
      </w:r>
      <w:r w:rsidR="00BF5C6A" w:rsidRPr="00E34565">
        <w:rPr>
          <w:rFonts w:eastAsia="Times New Roman" w:cstheme="minorHAnsi"/>
          <w:sz w:val="24"/>
          <w:szCs w:val="24"/>
        </w:rPr>
        <w:lastRenderedPageBreak/>
        <w:t xml:space="preserve">between the propellers </w:t>
      </w:r>
      <w:r w:rsidR="001F3FE0" w:rsidRPr="00E34565">
        <w:rPr>
          <w:rFonts w:eastAsia="Times New Roman" w:cstheme="minorHAnsi"/>
          <w:sz w:val="24"/>
          <w:szCs w:val="24"/>
        </w:rPr>
        <w:t>multiplies</w:t>
      </w:r>
      <w:r w:rsidR="00E87E84" w:rsidRPr="00E34565">
        <w:rPr>
          <w:rFonts w:eastAsia="Times New Roman" w:cstheme="minorHAnsi"/>
          <w:sz w:val="24"/>
          <w:szCs w:val="24"/>
        </w:rPr>
        <w:t xml:space="preserve"> with the more </w:t>
      </w:r>
      <w:r w:rsidR="00006D99" w:rsidRPr="00E34565">
        <w:rPr>
          <w:rFonts w:eastAsia="Times New Roman" w:cstheme="minorHAnsi"/>
          <w:sz w:val="24"/>
          <w:szCs w:val="24"/>
        </w:rPr>
        <w:t>replacements that are needed</w:t>
      </w:r>
      <w:r w:rsidR="007C7F3F" w:rsidRPr="00E34565">
        <w:rPr>
          <w:rFonts w:eastAsia="Times New Roman" w:cstheme="minorHAnsi"/>
          <w:sz w:val="24"/>
          <w:szCs w:val="24"/>
        </w:rPr>
        <w:t xml:space="preserve">. </w:t>
      </w:r>
      <w:r w:rsidR="00293B85" w:rsidRPr="00E34565">
        <w:rPr>
          <w:rFonts w:eastAsia="Times New Roman" w:cstheme="minorHAnsi"/>
          <w:sz w:val="24"/>
          <w:szCs w:val="24"/>
        </w:rPr>
        <w:t>Knowing</w:t>
      </w:r>
      <w:r w:rsidR="007C7F3F" w:rsidRPr="00E34565">
        <w:rPr>
          <w:rFonts w:eastAsia="Times New Roman" w:cstheme="minorHAnsi"/>
          <w:sz w:val="24"/>
          <w:szCs w:val="24"/>
        </w:rPr>
        <w:t xml:space="preserve"> this, t</w:t>
      </w:r>
      <w:r w:rsidR="00F828D9" w:rsidRPr="00E34565">
        <w:rPr>
          <w:rFonts w:eastAsia="Times New Roman" w:cstheme="minorHAnsi"/>
          <w:sz w:val="24"/>
          <w:szCs w:val="24"/>
        </w:rPr>
        <w:t>he best score</w:t>
      </w:r>
      <w:r w:rsidR="00E209E6" w:rsidRPr="00E34565">
        <w:rPr>
          <w:rFonts w:eastAsia="Times New Roman" w:cstheme="minorHAnsi"/>
          <w:sz w:val="24"/>
          <w:szCs w:val="24"/>
        </w:rPr>
        <w:t xml:space="preserve"> </w:t>
      </w:r>
      <w:r w:rsidR="00692A75" w:rsidRPr="00E34565">
        <w:rPr>
          <w:rFonts w:eastAsia="Times New Roman" w:cstheme="minorHAnsi"/>
          <w:sz w:val="24"/>
          <w:szCs w:val="24"/>
        </w:rPr>
        <w:t>in the</w:t>
      </w:r>
      <w:r w:rsidR="00006D99" w:rsidRPr="00E34565">
        <w:rPr>
          <w:rFonts w:eastAsia="Times New Roman" w:cstheme="minorHAnsi"/>
          <w:sz w:val="24"/>
          <w:szCs w:val="24"/>
        </w:rPr>
        <w:t xml:space="preserve"> cost </w:t>
      </w:r>
      <w:r w:rsidR="001866A8" w:rsidRPr="00E34565">
        <w:rPr>
          <w:rFonts w:eastAsia="Times New Roman" w:cstheme="minorHAnsi"/>
          <w:sz w:val="24"/>
          <w:szCs w:val="24"/>
        </w:rPr>
        <w:t>crit</w:t>
      </w:r>
      <w:r w:rsidR="004A2EBA" w:rsidRPr="00E34565">
        <w:rPr>
          <w:rFonts w:eastAsia="Times New Roman" w:cstheme="minorHAnsi"/>
          <w:sz w:val="24"/>
          <w:szCs w:val="24"/>
        </w:rPr>
        <w:t>eria is awar</w:t>
      </w:r>
      <w:r w:rsidR="00890E56" w:rsidRPr="00E34565">
        <w:rPr>
          <w:rFonts w:eastAsia="Times New Roman" w:cstheme="minorHAnsi"/>
          <w:sz w:val="24"/>
          <w:szCs w:val="24"/>
        </w:rPr>
        <w:t>d</w:t>
      </w:r>
      <w:r w:rsidR="004A2EBA" w:rsidRPr="00E34565">
        <w:rPr>
          <w:rFonts w:eastAsia="Times New Roman" w:cstheme="minorHAnsi"/>
          <w:sz w:val="24"/>
          <w:szCs w:val="24"/>
        </w:rPr>
        <w:t>ed to the cheapest propeller</w:t>
      </w:r>
      <w:r w:rsidR="00890E56" w:rsidRPr="00E34565">
        <w:rPr>
          <w:rFonts w:eastAsia="Times New Roman" w:cstheme="minorHAnsi"/>
          <w:sz w:val="24"/>
          <w:szCs w:val="24"/>
        </w:rPr>
        <w:t>.</w:t>
      </w:r>
      <w:r w:rsidR="00006D99" w:rsidRPr="00E34565">
        <w:rPr>
          <w:rFonts w:eastAsia="Times New Roman" w:cstheme="minorHAnsi"/>
          <w:sz w:val="24"/>
          <w:szCs w:val="24"/>
        </w:rPr>
        <w:t xml:space="preserve"> </w:t>
      </w:r>
    </w:p>
    <w:p w14:paraId="11421050" w14:textId="3B73F3C6" w:rsidR="00890E56" w:rsidRPr="00E34565" w:rsidRDefault="00B466AE" w:rsidP="006E1EE5">
      <w:pPr>
        <w:rPr>
          <w:rFonts w:cstheme="minorHAnsi"/>
          <w:i/>
          <w:color w:val="1F3864" w:themeColor="accent1" w:themeShade="80"/>
          <w:sz w:val="24"/>
          <w:szCs w:val="24"/>
        </w:rPr>
      </w:pPr>
      <w:r w:rsidRPr="00E34565">
        <w:rPr>
          <w:rFonts w:eastAsia="Times New Roman" w:cstheme="minorHAnsi"/>
          <w:sz w:val="24"/>
          <w:szCs w:val="24"/>
        </w:rPr>
        <w:t>The</w:t>
      </w:r>
      <w:r w:rsidR="00CC5996" w:rsidRPr="00E34565">
        <w:rPr>
          <w:rFonts w:eastAsia="Times New Roman" w:cstheme="minorHAnsi"/>
          <w:sz w:val="24"/>
          <w:szCs w:val="24"/>
        </w:rPr>
        <w:t xml:space="preserve"> </w:t>
      </w:r>
      <w:r w:rsidR="00CD562B" w:rsidRPr="00E34565">
        <w:rPr>
          <w:rFonts w:eastAsia="Times New Roman" w:cstheme="minorHAnsi"/>
          <w:sz w:val="24"/>
          <w:szCs w:val="24"/>
        </w:rPr>
        <w:t>propeller</w:t>
      </w:r>
      <w:r w:rsidR="00CC5996" w:rsidRPr="00E34565">
        <w:rPr>
          <w:rFonts w:eastAsia="Times New Roman" w:cstheme="minorHAnsi"/>
          <w:sz w:val="24"/>
          <w:szCs w:val="24"/>
        </w:rPr>
        <w:t xml:space="preserve"> that </w:t>
      </w:r>
      <w:r w:rsidR="003D3361" w:rsidRPr="00E34565">
        <w:rPr>
          <w:rFonts w:eastAsia="Times New Roman" w:cstheme="minorHAnsi"/>
          <w:sz w:val="24"/>
          <w:szCs w:val="24"/>
        </w:rPr>
        <w:t xml:space="preserve">scored a normalized value of 1 </w:t>
      </w:r>
      <w:r w:rsidR="00D133EB" w:rsidRPr="00E34565">
        <w:rPr>
          <w:rFonts w:eastAsia="Times New Roman" w:cstheme="minorHAnsi"/>
          <w:sz w:val="24"/>
          <w:szCs w:val="24"/>
        </w:rPr>
        <w:t>is</w:t>
      </w:r>
      <w:r w:rsidR="00584D8E" w:rsidRPr="00E34565">
        <w:rPr>
          <w:rFonts w:eastAsia="Times New Roman" w:cstheme="minorHAnsi"/>
          <w:sz w:val="24"/>
          <w:szCs w:val="24"/>
        </w:rPr>
        <w:t xml:space="preserve"> the </w:t>
      </w:r>
      <w:r w:rsidR="00650998" w:rsidRPr="00E34565">
        <w:rPr>
          <w:rFonts w:eastAsia="Times New Roman" w:cstheme="minorHAnsi"/>
          <w:sz w:val="24"/>
          <w:szCs w:val="24"/>
        </w:rPr>
        <w:t>GD</w:t>
      </w:r>
      <w:r w:rsidR="003238D2" w:rsidRPr="00E34565">
        <w:rPr>
          <w:rFonts w:eastAsia="Times New Roman" w:cstheme="minorHAnsi"/>
          <w:sz w:val="24"/>
          <w:szCs w:val="24"/>
        </w:rPr>
        <w:t xml:space="preserve"> as it only cost</w:t>
      </w:r>
      <w:r w:rsidR="00610A93" w:rsidRPr="00E34565">
        <w:rPr>
          <w:rFonts w:eastAsia="Times New Roman" w:cstheme="minorHAnsi"/>
          <w:sz w:val="24"/>
          <w:szCs w:val="24"/>
        </w:rPr>
        <w:t xml:space="preserve"> $3.26</w:t>
      </w:r>
      <w:r w:rsidR="00164652" w:rsidRPr="00E34565">
        <w:rPr>
          <w:rFonts w:eastAsia="Times New Roman" w:cstheme="minorHAnsi"/>
          <w:sz w:val="24"/>
          <w:szCs w:val="24"/>
        </w:rPr>
        <w:t xml:space="preserve"> for four propellers</w:t>
      </w:r>
      <w:r w:rsidR="00DB2587" w:rsidRPr="00E34565">
        <w:rPr>
          <w:rFonts w:eastAsia="Times New Roman" w:cstheme="minorHAnsi"/>
          <w:sz w:val="24"/>
          <w:szCs w:val="24"/>
        </w:rPr>
        <w:t xml:space="preserve"> </w:t>
      </w:r>
      <w:r w:rsidR="001F3236">
        <w:rPr>
          <w:rFonts w:eastAsia="Times New Roman" w:cstheme="minorHAnsi"/>
          <w:sz w:val="24"/>
          <w:szCs w:val="24"/>
        </w:rPr>
        <w:t>[2]</w:t>
      </w:r>
      <w:r w:rsidR="00164652" w:rsidRPr="00E34565">
        <w:rPr>
          <w:rFonts w:eastAsia="Times New Roman" w:cstheme="minorHAnsi"/>
          <w:sz w:val="24"/>
          <w:szCs w:val="24"/>
        </w:rPr>
        <w:t xml:space="preserve">. </w:t>
      </w:r>
      <w:r w:rsidR="00D133EB" w:rsidRPr="00E34565">
        <w:rPr>
          <w:rFonts w:eastAsia="Times New Roman" w:cstheme="minorHAnsi"/>
          <w:sz w:val="24"/>
          <w:szCs w:val="24"/>
        </w:rPr>
        <w:t>The next cheapest set of propellers is the GF</w:t>
      </w:r>
      <w:r w:rsidR="009A3496" w:rsidRPr="00E34565">
        <w:rPr>
          <w:rFonts w:eastAsia="Times New Roman" w:cstheme="minorHAnsi"/>
          <w:sz w:val="24"/>
          <w:szCs w:val="24"/>
        </w:rPr>
        <w:t xml:space="preserve"> </w:t>
      </w:r>
      <w:r w:rsidR="002F42A9" w:rsidRPr="00E34565">
        <w:rPr>
          <w:rFonts w:eastAsia="Times New Roman" w:cstheme="minorHAnsi"/>
          <w:sz w:val="24"/>
          <w:szCs w:val="24"/>
        </w:rPr>
        <w:t xml:space="preserve">at </w:t>
      </w:r>
      <w:r w:rsidR="00054BAE" w:rsidRPr="00E34565">
        <w:rPr>
          <w:rFonts w:eastAsia="Times New Roman" w:cstheme="minorHAnsi"/>
          <w:sz w:val="24"/>
          <w:szCs w:val="24"/>
        </w:rPr>
        <w:t>a d</w:t>
      </w:r>
      <w:r w:rsidR="00417D33" w:rsidRPr="00E34565">
        <w:rPr>
          <w:rFonts w:eastAsia="Times New Roman" w:cstheme="minorHAnsi"/>
          <w:sz w:val="24"/>
          <w:szCs w:val="24"/>
        </w:rPr>
        <w:t>ollar per propeller</w:t>
      </w:r>
      <w:r w:rsidR="0097400E" w:rsidRPr="00E34565">
        <w:rPr>
          <w:rFonts w:eastAsia="Times New Roman" w:cstheme="minorHAnsi"/>
          <w:sz w:val="24"/>
          <w:szCs w:val="24"/>
        </w:rPr>
        <w:t xml:space="preserve"> </w:t>
      </w:r>
      <w:r w:rsidR="001F3236">
        <w:rPr>
          <w:rFonts w:eastAsia="Times New Roman" w:cstheme="minorHAnsi"/>
          <w:sz w:val="24"/>
          <w:szCs w:val="24"/>
        </w:rPr>
        <w:t>[3]</w:t>
      </w:r>
      <w:r w:rsidR="00310162" w:rsidRPr="00E34565">
        <w:rPr>
          <w:rFonts w:eastAsia="Times New Roman" w:cstheme="minorHAnsi"/>
          <w:sz w:val="24"/>
          <w:szCs w:val="24"/>
        </w:rPr>
        <w:t>, scoring</w:t>
      </w:r>
      <w:r w:rsidR="00B5098A" w:rsidRPr="00E34565">
        <w:rPr>
          <w:rFonts w:eastAsia="Times New Roman" w:cstheme="minorHAnsi"/>
          <w:sz w:val="24"/>
          <w:szCs w:val="24"/>
        </w:rPr>
        <w:t xml:space="preserve"> a normalized value of </w:t>
      </w:r>
      <w:r w:rsidR="00DC1B85" w:rsidRPr="00E34565">
        <w:rPr>
          <w:rFonts w:eastAsia="Times New Roman" w:cstheme="minorHAnsi"/>
          <w:sz w:val="24"/>
          <w:szCs w:val="24"/>
        </w:rPr>
        <w:t>0.708. The most expensive set of propellers is the APC</w:t>
      </w:r>
      <w:r w:rsidR="004A7B87" w:rsidRPr="00E34565">
        <w:rPr>
          <w:rFonts w:eastAsia="Times New Roman" w:cstheme="minorHAnsi"/>
          <w:sz w:val="24"/>
          <w:szCs w:val="24"/>
        </w:rPr>
        <w:t xml:space="preserve"> at </w:t>
      </w:r>
      <w:r w:rsidR="008778B0" w:rsidRPr="00E34565">
        <w:rPr>
          <w:rFonts w:eastAsia="Times New Roman" w:cstheme="minorHAnsi"/>
          <w:sz w:val="24"/>
          <w:szCs w:val="24"/>
        </w:rPr>
        <w:t>$</w:t>
      </w:r>
      <w:r w:rsidR="00A1450A" w:rsidRPr="00E34565">
        <w:rPr>
          <w:rFonts w:eastAsia="Times New Roman" w:cstheme="minorHAnsi"/>
          <w:sz w:val="24"/>
          <w:szCs w:val="24"/>
        </w:rPr>
        <w:t>5.76</w:t>
      </w:r>
      <w:r w:rsidR="00B67E34" w:rsidRPr="00E34565">
        <w:rPr>
          <w:rFonts w:eastAsia="Times New Roman" w:cstheme="minorHAnsi"/>
          <w:sz w:val="24"/>
          <w:szCs w:val="24"/>
        </w:rPr>
        <w:t xml:space="preserve"> </w:t>
      </w:r>
      <w:r w:rsidR="001F3236">
        <w:rPr>
          <w:rFonts w:eastAsia="Times New Roman" w:cstheme="minorHAnsi"/>
          <w:sz w:val="24"/>
          <w:szCs w:val="24"/>
        </w:rPr>
        <w:t>[1]</w:t>
      </w:r>
      <w:r w:rsidR="009F42FC" w:rsidRPr="00E34565">
        <w:rPr>
          <w:rFonts w:eastAsia="Times New Roman" w:cstheme="minorHAnsi"/>
          <w:sz w:val="24"/>
          <w:szCs w:val="24"/>
        </w:rPr>
        <w:t xml:space="preserve">, </w:t>
      </w:r>
      <w:r w:rsidR="00406927" w:rsidRPr="00E34565">
        <w:rPr>
          <w:rFonts w:eastAsia="Times New Roman" w:cstheme="minorHAnsi"/>
          <w:sz w:val="24"/>
          <w:szCs w:val="24"/>
        </w:rPr>
        <w:t>earn</w:t>
      </w:r>
      <w:r w:rsidR="00F35198" w:rsidRPr="00E34565">
        <w:rPr>
          <w:rFonts w:eastAsia="Times New Roman" w:cstheme="minorHAnsi"/>
          <w:sz w:val="24"/>
          <w:szCs w:val="24"/>
        </w:rPr>
        <w:t xml:space="preserve">ing </w:t>
      </w:r>
      <w:r w:rsidR="00406927" w:rsidRPr="00E34565">
        <w:rPr>
          <w:rFonts w:eastAsia="Times New Roman" w:cstheme="minorHAnsi"/>
          <w:sz w:val="24"/>
          <w:szCs w:val="24"/>
        </w:rPr>
        <w:t>it a nor</w:t>
      </w:r>
      <w:r w:rsidR="00F35198" w:rsidRPr="00E34565">
        <w:rPr>
          <w:rFonts w:eastAsia="Times New Roman" w:cstheme="minorHAnsi"/>
          <w:sz w:val="24"/>
          <w:szCs w:val="24"/>
        </w:rPr>
        <w:t>malized value of 0</w:t>
      </w:r>
      <w:r w:rsidR="00325B4A" w:rsidRPr="00E34565">
        <w:rPr>
          <w:rFonts w:eastAsia="Times New Roman" w:cstheme="minorHAnsi"/>
          <w:sz w:val="24"/>
          <w:szCs w:val="24"/>
        </w:rPr>
        <w:t>.</w:t>
      </w:r>
    </w:p>
    <w:p w14:paraId="2BCBE11D" w14:textId="4B058D47" w:rsidR="006E1EE5" w:rsidRPr="00E34565" w:rsidRDefault="00370943" w:rsidP="006E1EE5">
      <w:pPr>
        <w:rPr>
          <w:rFonts w:eastAsia="Times New Roman" w:cstheme="minorHAnsi"/>
          <w:sz w:val="24"/>
          <w:szCs w:val="24"/>
        </w:rPr>
      </w:pPr>
      <w:r w:rsidRPr="00E34565">
        <w:rPr>
          <w:rFonts w:cstheme="minorHAnsi"/>
          <w:color w:val="1F3864" w:themeColor="accent1" w:themeShade="80"/>
          <w:sz w:val="24"/>
          <w:szCs w:val="24"/>
        </w:rPr>
        <w:t xml:space="preserve">Hover </w:t>
      </w:r>
      <w:r w:rsidR="006E1EE5" w:rsidRPr="00E34565">
        <w:rPr>
          <w:rFonts w:cstheme="minorHAnsi"/>
          <w:color w:val="1F3864" w:themeColor="accent1" w:themeShade="80"/>
          <w:sz w:val="24"/>
          <w:szCs w:val="24"/>
        </w:rPr>
        <w:t>Time:</w:t>
      </w:r>
      <w:r w:rsidR="006E1EE5" w:rsidRPr="00E34565">
        <w:rPr>
          <w:rFonts w:cstheme="minorHAnsi"/>
          <w:color w:val="1F3864" w:themeColor="accent1" w:themeShade="80"/>
        </w:rPr>
        <w:t xml:space="preserve"> </w:t>
      </w:r>
      <w:r w:rsidR="006E1EE5" w:rsidRPr="00E34565">
        <w:rPr>
          <w:rFonts w:eastAsia="Times New Roman" w:cstheme="minorHAnsi"/>
          <w:sz w:val="24"/>
          <w:szCs w:val="24"/>
        </w:rPr>
        <w:t xml:space="preserve">The flight time of the UAV </w:t>
      </w:r>
      <w:r w:rsidR="00461947" w:rsidRPr="00E34565">
        <w:rPr>
          <w:rFonts w:eastAsia="Times New Roman" w:cstheme="minorHAnsi"/>
          <w:sz w:val="24"/>
          <w:szCs w:val="24"/>
        </w:rPr>
        <w:t xml:space="preserve">is not able to be accurately calculated beforehand, especially for an </w:t>
      </w:r>
      <w:r w:rsidR="00E541AF" w:rsidRPr="00E34565">
        <w:rPr>
          <w:rFonts w:eastAsia="Times New Roman" w:cstheme="minorHAnsi"/>
          <w:sz w:val="24"/>
          <w:szCs w:val="24"/>
        </w:rPr>
        <w:t>autonomous mission</w:t>
      </w:r>
      <w:r w:rsidR="00BD0A92" w:rsidRPr="00E34565">
        <w:rPr>
          <w:rFonts w:eastAsia="Times New Roman" w:cstheme="minorHAnsi"/>
          <w:sz w:val="24"/>
          <w:szCs w:val="24"/>
        </w:rPr>
        <w:t xml:space="preserve"> </w:t>
      </w:r>
      <w:r w:rsidR="0034671F" w:rsidRPr="00E34565">
        <w:rPr>
          <w:rFonts w:eastAsia="Times New Roman" w:cstheme="minorHAnsi"/>
          <w:sz w:val="24"/>
          <w:szCs w:val="24"/>
        </w:rPr>
        <w:t xml:space="preserve">where the path the UAV takes </w:t>
      </w:r>
      <w:r w:rsidR="00A1600F" w:rsidRPr="00E34565">
        <w:rPr>
          <w:rFonts w:eastAsia="Times New Roman" w:cstheme="minorHAnsi"/>
          <w:sz w:val="24"/>
          <w:szCs w:val="24"/>
        </w:rPr>
        <w:t xml:space="preserve">is dependent on </w:t>
      </w:r>
      <w:r w:rsidR="00CD1A5D" w:rsidRPr="00E34565">
        <w:rPr>
          <w:rFonts w:eastAsia="Times New Roman" w:cstheme="minorHAnsi"/>
          <w:sz w:val="24"/>
          <w:szCs w:val="24"/>
        </w:rPr>
        <w:t>how it filters the data.</w:t>
      </w:r>
      <w:r w:rsidR="00AE722B" w:rsidRPr="00E34565">
        <w:rPr>
          <w:rFonts w:eastAsia="Times New Roman" w:cstheme="minorHAnsi"/>
          <w:sz w:val="24"/>
          <w:szCs w:val="24"/>
        </w:rPr>
        <w:t xml:space="preserve"> To use a better </w:t>
      </w:r>
      <w:r w:rsidR="000346B6" w:rsidRPr="00E34565">
        <w:rPr>
          <w:rFonts w:eastAsia="Times New Roman" w:cstheme="minorHAnsi"/>
          <w:sz w:val="24"/>
          <w:szCs w:val="24"/>
        </w:rPr>
        <w:t xml:space="preserve">metric to compare the flight times using the </w:t>
      </w:r>
      <w:r w:rsidR="00550ED6" w:rsidRPr="00E34565">
        <w:rPr>
          <w:rFonts w:eastAsia="Times New Roman" w:cstheme="minorHAnsi"/>
          <w:sz w:val="24"/>
          <w:szCs w:val="24"/>
        </w:rPr>
        <w:t xml:space="preserve">three different types of propellers, the hover time </w:t>
      </w:r>
      <w:r w:rsidR="00855A2D" w:rsidRPr="00E34565">
        <w:rPr>
          <w:rFonts w:eastAsia="Times New Roman" w:cstheme="minorHAnsi"/>
          <w:sz w:val="24"/>
          <w:szCs w:val="24"/>
        </w:rPr>
        <w:t>is</w:t>
      </w:r>
      <w:r w:rsidR="00550ED6" w:rsidRPr="00E34565">
        <w:rPr>
          <w:rFonts w:eastAsia="Times New Roman" w:cstheme="minorHAnsi"/>
          <w:sz w:val="24"/>
          <w:szCs w:val="24"/>
        </w:rPr>
        <w:t xml:space="preserve"> used. </w:t>
      </w:r>
      <w:r w:rsidR="003B476A" w:rsidRPr="00E34565">
        <w:rPr>
          <w:rFonts w:eastAsia="Times New Roman" w:cstheme="minorHAnsi"/>
          <w:sz w:val="24"/>
          <w:szCs w:val="24"/>
        </w:rPr>
        <w:t xml:space="preserve">This </w:t>
      </w:r>
      <w:r w:rsidR="00855A2D" w:rsidRPr="00E34565">
        <w:rPr>
          <w:rFonts w:eastAsia="Times New Roman" w:cstheme="minorHAnsi"/>
          <w:sz w:val="24"/>
          <w:szCs w:val="24"/>
        </w:rPr>
        <w:t>over</w:t>
      </w:r>
      <w:r w:rsidR="00C75D51" w:rsidRPr="00E34565">
        <w:rPr>
          <w:rFonts w:eastAsia="Times New Roman" w:cstheme="minorHAnsi"/>
          <w:sz w:val="24"/>
          <w:szCs w:val="24"/>
        </w:rPr>
        <w:t xml:space="preserve">estimates the </w:t>
      </w:r>
      <w:r w:rsidR="00DF4587" w:rsidRPr="00E34565">
        <w:rPr>
          <w:rFonts w:eastAsia="Times New Roman" w:cstheme="minorHAnsi"/>
          <w:sz w:val="24"/>
          <w:szCs w:val="24"/>
        </w:rPr>
        <w:t>ava</w:t>
      </w:r>
      <w:r w:rsidR="00E32925" w:rsidRPr="00E34565">
        <w:rPr>
          <w:rFonts w:eastAsia="Times New Roman" w:cstheme="minorHAnsi"/>
          <w:sz w:val="24"/>
          <w:szCs w:val="24"/>
        </w:rPr>
        <w:t>ilable flight time of during the mission</w:t>
      </w:r>
      <w:r w:rsidR="007E6E8A" w:rsidRPr="00E34565">
        <w:rPr>
          <w:rFonts w:eastAsia="Times New Roman" w:cstheme="minorHAnsi"/>
          <w:sz w:val="24"/>
          <w:szCs w:val="24"/>
        </w:rPr>
        <w:t xml:space="preserve"> s</w:t>
      </w:r>
      <w:r w:rsidR="00780084" w:rsidRPr="00E34565">
        <w:rPr>
          <w:rFonts w:eastAsia="Times New Roman" w:cstheme="minorHAnsi"/>
          <w:sz w:val="24"/>
          <w:szCs w:val="24"/>
        </w:rPr>
        <w:t>ince no maneuvering is involved</w:t>
      </w:r>
      <w:r w:rsidR="00313ADD" w:rsidRPr="00E34565">
        <w:rPr>
          <w:rFonts w:eastAsia="Times New Roman" w:cstheme="minorHAnsi"/>
          <w:sz w:val="24"/>
          <w:szCs w:val="24"/>
        </w:rPr>
        <w:t xml:space="preserve">, but </w:t>
      </w:r>
      <w:r w:rsidR="001A0A47" w:rsidRPr="00E34565">
        <w:rPr>
          <w:rFonts w:eastAsia="Times New Roman" w:cstheme="minorHAnsi"/>
          <w:sz w:val="24"/>
          <w:szCs w:val="24"/>
        </w:rPr>
        <w:t xml:space="preserve">the </w:t>
      </w:r>
      <w:r w:rsidR="00EE41EB" w:rsidRPr="00E34565">
        <w:rPr>
          <w:rFonts w:eastAsia="Times New Roman" w:cstheme="minorHAnsi"/>
          <w:sz w:val="24"/>
          <w:szCs w:val="24"/>
        </w:rPr>
        <w:t>flight time will not be much lower</w:t>
      </w:r>
      <w:r w:rsidR="00790E39" w:rsidRPr="00E34565">
        <w:rPr>
          <w:rFonts w:eastAsia="Times New Roman" w:cstheme="minorHAnsi"/>
          <w:sz w:val="24"/>
          <w:szCs w:val="24"/>
        </w:rPr>
        <w:t xml:space="preserve"> </w:t>
      </w:r>
      <w:r w:rsidR="00DD0058" w:rsidRPr="00E34565">
        <w:rPr>
          <w:rFonts w:eastAsia="Times New Roman" w:cstheme="minorHAnsi"/>
          <w:sz w:val="24"/>
          <w:szCs w:val="24"/>
        </w:rPr>
        <w:t>due to the small area</w:t>
      </w:r>
      <w:r w:rsidR="00777364" w:rsidRPr="00E34565">
        <w:rPr>
          <w:rFonts w:eastAsia="Times New Roman" w:cstheme="minorHAnsi"/>
          <w:sz w:val="24"/>
          <w:szCs w:val="24"/>
        </w:rPr>
        <w:t xml:space="preserve"> and </w:t>
      </w:r>
      <w:r w:rsidR="0081540B" w:rsidRPr="00E34565">
        <w:rPr>
          <w:rFonts w:eastAsia="Times New Roman" w:cstheme="minorHAnsi"/>
          <w:sz w:val="24"/>
          <w:szCs w:val="24"/>
        </w:rPr>
        <w:t>speed limitations</w:t>
      </w:r>
      <w:r w:rsidR="00ED7007" w:rsidRPr="00E34565">
        <w:rPr>
          <w:rFonts w:eastAsia="Times New Roman" w:cstheme="minorHAnsi"/>
          <w:sz w:val="24"/>
          <w:szCs w:val="24"/>
        </w:rPr>
        <w:t>.</w:t>
      </w:r>
      <w:r w:rsidR="00783A7B" w:rsidRPr="00E34565">
        <w:rPr>
          <w:rFonts w:eastAsia="Times New Roman" w:cstheme="minorHAnsi"/>
          <w:sz w:val="24"/>
          <w:szCs w:val="24"/>
        </w:rPr>
        <w:t xml:space="preserve"> </w:t>
      </w:r>
      <w:r w:rsidR="002A2F9A" w:rsidRPr="00E34565">
        <w:rPr>
          <w:rFonts w:eastAsia="Times New Roman" w:cstheme="minorHAnsi"/>
          <w:sz w:val="24"/>
          <w:szCs w:val="24"/>
        </w:rPr>
        <w:t>T</w:t>
      </w:r>
      <w:r w:rsidR="00736162" w:rsidRPr="00E34565">
        <w:rPr>
          <w:rFonts w:eastAsia="Times New Roman" w:cstheme="minorHAnsi"/>
          <w:sz w:val="24"/>
          <w:szCs w:val="24"/>
        </w:rPr>
        <w:t xml:space="preserve">he propeller that </w:t>
      </w:r>
      <w:r w:rsidR="00732207" w:rsidRPr="00E34565">
        <w:rPr>
          <w:rFonts w:eastAsia="Times New Roman" w:cstheme="minorHAnsi"/>
          <w:sz w:val="24"/>
          <w:szCs w:val="24"/>
        </w:rPr>
        <w:t>has the greatest es</w:t>
      </w:r>
      <w:r w:rsidR="00B84401" w:rsidRPr="00E34565">
        <w:rPr>
          <w:rFonts w:eastAsia="Times New Roman" w:cstheme="minorHAnsi"/>
          <w:sz w:val="24"/>
          <w:szCs w:val="24"/>
        </w:rPr>
        <w:t xml:space="preserve">timated </w:t>
      </w:r>
      <w:r w:rsidR="00551B09" w:rsidRPr="00E34565">
        <w:rPr>
          <w:rFonts w:eastAsia="Times New Roman" w:cstheme="minorHAnsi"/>
          <w:sz w:val="24"/>
          <w:szCs w:val="24"/>
        </w:rPr>
        <w:t>hover time</w:t>
      </w:r>
      <w:r w:rsidR="00115A58" w:rsidRPr="00E34565">
        <w:rPr>
          <w:rFonts w:eastAsia="Times New Roman" w:cstheme="minorHAnsi"/>
          <w:sz w:val="24"/>
          <w:szCs w:val="24"/>
        </w:rPr>
        <w:t xml:space="preserve"> </w:t>
      </w:r>
      <w:r w:rsidR="00DF2028" w:rsidRPr="00E34565">
        <w:rPr>
          <w:rFonts w:eastAsia="Times New Roman" w:cstheme="minorHAnsi"/>
          <w:sz w:val="24"/>
          <w:szCs w:val="24"/>
        </w:rPr>
        <w:t>is awarded the greatest score.</w:t>
      </w:r>
    </w:p>
    <w:p w14:paraId="36455116" w14:textId="137DF2D6" w:rsidR="00ED7007" w:rsidRPr="00E34565" w:rsidRDefault="00370B98" w:rsidP="006E1EE5">
      <w:pPr>
        <w:rPr>
          <w:rFonts w:cstheme="minorHAnsi"/>
          <w:i/>
          <w:color w:val="1F3864" w:themeColor="accent1" w:themeShade="80"/>
          <w:sz w:val="24"/>
          <w:szCs w:val="24"/>
        </w:rPr>
      </w:pPr>
      <w:r w:rsidRPr="00E34565">
        <w:rPr>
          <w:rFonts w:eastAsia="Times New Roman" w:cstheme="minorHAnsi"/>
          <w:sz w:val="24"/>
          <w:szCs w:val="24"/>
        </w:rPr>
        <w:t>Th</w:t>
      </w:r>
      <w:r w:rsidR="00AF7DBD" w:rsidRPr="00E34565">
        <w:rPr>
          <w:rFonts w:eastAsia="Times New Roman" w:cstheme="minorHAnsi"/>
          <w:sz w:val="24"/>
          <w:szCs w:val="24"/>
        </w:rPr>
        <w:t>e most efficient propeller is the APC with an estimated hover time of 11.7 minutes</w:t>
      </w:r>
      <w:r w:rsidR="00A07EBE" w:rsidRPr="00E34565">
        <w:rPr>
          <w:rFonts w:eastAsia="Times New Roman" w:cstheme="minorHAnsi"/>
          <w:sz w:val="24"/>
          <w:szCs w:val="24"/>
        </w:rPr>
        <w:t>, ear</w:t>
      </w:r>
      <w:r w:rsidR="00A57018" w:rsidRPr="00E34565">
        <w:rPr>
          <w:rFonts w:eastAsia="Times New Roman" w:cstheme="minorHAnsi"/>
          <w:sz w:val="24"/>
          <w:szCs w:val="24"/>
        </w:rPr>
        <w:t xml:space="preserve">ning a </w:t>
      </w:r>
      <w:r w:rsidR="00362741" w:rsidRPr="00E34565">
        <w:rPr>
          <w:rFonts w:eastAsia="Times New Roman" w:cstheme="minorHAnsi"/>
          <w:sz w:val="24"/>
          <w:szCs w:val="24"/>
        </w:rPr>
        <w:t xml:space="preserve">value of 1 for the trade study. </w:t>
      </w:r>
      <w:r w:rsidR="00165F4D" w:rsidRPr="00E34565">
        <w:rPr>
          <w:rFonts w:eastAsia="Times New Roman" w:cstheme="minorHAnsi"/>
          <w:sz w:val="24"/>
          <w:szCs w:val="24"/>
        </w:rPr>
        <w:t xml:space="preserve">At </w:t>
      </w:r>
      <w:r w:rsidR="000F1B6C" w:rsidRPr="00E34565">
        <w:rPr>
          <w:rFonts w:eastAsia="Times New Roman" w:cstheme="minorHAnsi"/>
          <w:sz w:val="24"/>
          <w:szCs w:val="24"/>
        </w:rPr>
        <w:t xml:space="preserve">over </w:t>
      </w:r>
      <w:r w:rsidR="00165F4D" w:rsidRPr="00E34565">
        <w:rPr>
          <w:rFonts w:eastAsia="Times New Roman" w:cstheme="minorHAnsi"/>
          <w:sz w:val="24"/>
          <w:szCs w:val="24"/>
        </w:rPr>
        <w:t>2</w:t>
      </w:r>
      <w:r w:rsidR="000F1B6C" w:rsidRPr="00E34565">
        <w:rPr>
          <w:rFonts w:eastAsia="Times New Roman" w:cstheme="minorHAnsi"/>
          <w:sz w:val="24"/>
          <w:szCs w:val="24"/>
        </w:rPr>
        <w:t>.5</w:t>
      </w:r>
      <w:r w:rsidR="00165F4D" w:rsidRPr="00E34565">
        <w:rPr>
          <w:rFonts w:eastAsia="Times New Roman" w:cstheme="minorHAnsi"/>
          <w:sz w:val="24"/>
          <w:szCs w:val="24"/>
        </w:rPr>
        <w:t xml:space="preserve"> minutes</w:t>
      </w:r>
      <w:r w:rsidR="000F1B6C" w:rsidRPr="00E34565">
        <w:rPr>
          <w:rFonts w:eastAsia="Times New Roman" w:cstheme="minorHAnsi"/>
          <w:sz w:val="24"/>
          <w:szCs w:val="24"/>
        </w:rPr>
        <w:t xml:space="preserve"> worse is the GF with a </w:t>
      </w:r>
      <w:r w:rsidR="001A3CDF" w:rsidRPr="00E34565">
        <w:rPr>
          <w:rFonts w:eastAsia="Times New Roman" w:cstheme="minorHAnsi"/>
          <w:sz w:val="24"/>
          <w:szCs w:val="24"/>
        </w:rPr>
        <w:t xml:space="preserve">hover time of </w:t>
      </w:r>
      <w:r w:rsidR="0066151E" w:rsidRPr="00E34565">
        <w:rPr>
          <w:rFonts w:eastAsia="Times New Roman" w:cstheme="minorHAnsi"/>
          <w:sz w:val="24"/>
          <w:szCs w:val="24"/>
        </w:rPr>
        <w:t>9.1 minutes</w:t>
      </w:r>
      <w:r w:rsidR="00814EFF" w:rsidRPr="00E34565">
        <w:rPr>
          <w:rFonts w:eastAsia="Times New Roman" w:cstheme="minorHAnsi"/>
          <w:sz w:val="24"/>
          <w:szCs w:val="24"/>
        </w:rPr>
        <w:t>, e</w:t>
      </w:r>
      <w:r w:rsidR="00F4451E" w:rsidRPr="00E34565">
        <w:rPr>
          <w:rFonts w:eastAsia="Times New Roman" w:cstheme="minorHAnsi"/>
          <w:sz w:val="24"/>
          <w:szCs w:val="24"/>
        </w:rPr>
        <w:t xml:space="preserve">arning a normalized value of </w:t>
      </w:r>
      <w:r w:rsidR="009B041E" w:rsidRPr="00E34565">
        <w:rPr>
          <w:rFonts w:eastAsia="Times New Roman" w:cstheme="minorHAnsi"/>
          <w:sz w:val="24"/>
          <w:szCs w:val="24"/>
        </w:rPr>
        <w:t>0.188</w:t>
      </w:r>
      <w:r w:rsidR="00177D43" w:rsidRPr="00E34565">
        <w:rPr>
          <w:rFonts w:eastAsia="Times New Roman" w:cstheme="minorHAnsi"/>
          <w:sz w:val="24"/>
          <w:szCs w:val="24"/>
        </w:rPr>
        <w:t xml:space="preserve">. </w:t>
      </w:r>
      <w:r w:rsidR="00A2496E" w:rsidRPr="00E34565">
        <w:rPr>
          <w:rFonts w:eastAsia="Times New Roman" w:cstheme="minorHAnsi"/>
          <w:sz w:val="24"/>
          <w:szCs w:val="24"/>
        </w:rPr>
        <w:t>The least efficient propeller</w:t>
      </w:r>
      <w:r w:rsidR="00535BFA" w:rsidRPr="00E34565">
        <w:rPr>
          <w:rFonts w:eastAsia="Times New Roman" w:cstheme="minorHAnsi"/>
          <w:sz w:val="24"/>
          <w:szCs w:val="24"/>
        </w:rPr>
        <w:t xml:space="preserve"> is the GD</w:t>
      </w:r>
      <w:r w:rsidR="00A2496E" w:rsidRPr="00E34565">
        <w:rPr>
          <w:rFonts w:eastAsia="Times New Roman" w:cstheme="minorHAnsi"/>
          <w:sz w:val="24"/>
          <w:szCs w:val="24"/>
        </w:rPr>
        <w:t xml:space="preserve"> with a hover time of 8.5 minutes, earning none of the </w:t>
      </w:r>
      <w:r w:rsidR="00C81355" w:rsidRPr="00E34565">
        <w:rPr>
          <w:rFonts w:eastAsia="Times New Roman" w:cstheme="minorHAnsi"/>
          <w:sz w:val="24"/>
          <w:szCs w:val="24"/>
        </w:rPr>
        <w:t>20% metric</w:t>
      </w:r>
      <w:r w:rsidR="00B67E34" w:rsidRPr="00E34565">
        <w:rPr>
          <w:rFonts w:eastAsia="Times New Roman" w:cstheme="minorHAnsi"/>
          <w:sz w:val="24"/>
          <w:szCs w:val="24"/>
        </w:rPr>
        <w:t xml:space="preserve"> </w:t>
      </w:r>
      <w:r w:rsidR="001F3236">
        <w:rPr>
          <w:rFonts w:eastAsia="Times New Roman" w:cstheme="minorHAnsi"/>
          <w:sz w:val="24"/>
          <w:szCs w:val="24"/>
        </w:rPr>
        <w:t>[6]</w:t>
      </w:r>
      <w:r w:rsidR="00C81355" w:rsidRPr="00E34565">
        <w:rPr>
          <w:rFonts w:eastAsia="Times New Roman" w:cstheme="minorHAnsi"/>
          <w:sz w:val="24"/>
          <w:szCs w:val="24"/>
        </w:rPr>
        <w:t>.</w:t>
      </w:r>
    </w:p>
    <w:p w14:paraId="6E38209C" w14:textId="7AB0F810" w:rsidR="00334CD6" w:rsidRPr="00E34565" w:rsidRDefault="006E1EE5" w:rsidP="006E1EE5">
      <w:pPr>
        <w:rPr>
          <w:rFonts w:eastAsia="Times New Roman" w:cstheme="minorHAnsi"/>
          <w:sz w:val="24"/>
          <w:szCs w:val="24"/>
        </w:rPr>
      </w:pPr>
      <w:r w:rsidRPr="00E34565">
        <w:rPr>
          <w:rFonts w:cstheme="minorHAnsi"/>
          <w:color w:val="1F3864" w:themeColor="accent1" w:themeShade="80"/>
          <w:sz w:val="24"/>
          <w:szCs w:val="24"/>
        </w:rPr>
        <w:t xml:space="preserve">Weight </w:t>
      </w:r>
      <w:r w:rsidR="00D50E05" w:rsidRPr="00E34565">
        <w:rPr>
          <w:rFonts w:cstheme="minorHAnsi"/>
          <w:color w:val="1F3864" w:themeColor="accent1" w:themeShade="80"/>
          <w:sz w:val="24"/>
          <w:szCs w:val="24"/>
        </w:rPr>
        <w:t>per Propeller</w:t>
      </w:r>
      <w:r w:rsidRPr="00E34565">
        <w:rPr>
          <w:rFonts w:cstheme="minorHAnsi"/>
          <w:color w:val="1F3864" w:themeColor="accent1" w:themeShade="80"/>
          <w:sz w:val="24"/>
          <w:szCs w:val="24"/>
        </w:rPr>
        <w:t xml:space="preserve">: </w:t>
      </w:r>
      <w:r w:rsidRPr="00E34565">
        <w:rPr>
          <w:rFonts w:eastAsia="Times New Roman" w:cstheme="minorHAnsi"/>
          <w:sz w:val="24"/>
          <w:szCs w:val="24"/>
        </w:rPr>
        <w:t xml:space="preserve">The weight </w:t>
      </w:r>
      <w:r w:rsidR="002065FB" w:rsidRPr="00E34565">
        <w:rPr>
          <w:rFonts w:eastAsia="Times New Roman" w:cstheme="minorHAnsi"/>
          <w:sz w:val="24"/>
          <w:szCs w:val="24"/>
        </w:rPr>
        <w:t>for each propeller will remain the same throughout the testing of the UAV. Ev</w:t>
      </w:r>
      <w:r w:rsidR="008A1217" w:rsidRPr="00E34565">
        <w:rPr>
          <w:rFonts w:eastAsia="Times New Roman" w:cstheme="minorHAnsi"/>
          <w:sz w:val="24"/>
          <w:szCs w:val="24"/>
        </w:rPr>
        <w:t>en if a propeller breaks, it will just replace the broken</w:t>
      </w:r>
      <w:r w:rsidR="0020412F" w:rsidRPr="00E34565">
        <w:rPr>
          <w:rFonts w:eastAsia="Times New Roman" w:cstheme="minorHAnsi"/>
          <w:sz w:val="24"/>
          <w:szCs w:val="24"/>
        </w:rPr>
        <w:t xml:space="preserve"> one, resulting in no change to </w:t>
      </w:r>
      <w:r w:rsidR="001B120A" w:rsidRPr="00E34565">
        <w:rPr>
          <w:rFonts w:eastAsia="Times New Roman" w:cstheme="minorHAnsi"/>
          <w:sz w:val="24"/>
          <w:szCs w:val="24"/>
        </w:rPr>
        <w:t xml:space="preserve">weight. </w:t>
      </w:r>
      <w:r w:rsidR="000A50F6" w:rsidRPr="00E34565">
        <w:rPr>
          <w:rFonts w:eastAsia="Times New Roman" w:cstheme="minorHAnsi"/>
          <w:sz w:val="24"/>
          <w:szCs w:val="24"/>
        </w:rPr>
        <w:t>The prop</w:t>
      </w:r>
      <w:r w:rsidR="00FC3716" w:rsidRPr="00E34565">
        <w:rPr>
          <w:rFonts w:eastAsia="Times New Roman" w:cstheme="minorHAnsi"/>
          <w:sz w:val="24"/>
          <w:szCs w:val="24"/>
        </w:rPr>
        <w:t xml:space="preserve">eller that weighs the </w:t>
      </w:r>
      <w:r w:rsidR="00334CD6" w:rsidRPr="00E34565">
        <w:rPr>
          <w:rFonts w:eastAsia="Times New Roman" w:cstheme="minorHAnsi"/>
          <w:sz w:val="24"/>
          <w:szCs w:val="24"/>
        </w:rPr>
        <w:t>least will receive the full 15% of the metric</w:t>
      </w:r>
      <w:r w:rsidR="00EB420F" w:rsidRPr="00E34565">
        <w:rPr>
          <w:rFonts w:eastAsia="Times New Roman" w:cstheme="minorHAnsi"/>
          <w:sz w:val="24"/>
          <w:szCs w:val="24"/>
        </w:rPr>
        <w:t>.</w:t>
      </w:r>
    </w:p>
    <w:p w14:paraId="23209244" w14:textId="5B059EB1" w:rsidR="005B5A5D" w:rsidRPr="00E34565" w:rsidRDefault="005B5A5D" w:rsidP="006E1EE5">
      <w:pPr>
        <w:rPr>
          <w:rFonts w:cstheme="minorHAnsi"/>
          <w:i/>
          <w:color w:val="1F3864" w:themeColor="accent1" w:themeShade="80"/>
          <w:sz w:val="24"/>
          <w:szCs w:val="24"/>
        </w:rPr>
      </w:pPr>
      <w:r w:rsidRPr="00E34565">
        <w:rPr>
          <w:rFonts w:eastAsia="Times New Roman" w:cstheme="minorHAnsi"/>
          <w:sz w:val="24"/>
          <w:szCs w:val="24"/>
        </w:rPr>
        <w:t xml:space="preserve">The </w:t>
      </w:r>
      <w:r w:rsidR="00114042" w:rsidRPr="00E34565">
        <w:rPr>
          <w:rFonts w:eastAsia="Times New Roman" w:cstheme="minorHAnsi"/>
          <w:sz w:val="24"/>
          <w:szCs w:val="24"/>
        </w:rPr>
        <w:t xml:space="preserve">lightest propeller in the </w:t>
      </w:r>
      <w:r w:rsidR="005B3183" w:rsidRPr="00E34565">
        <w:rPr>
          <w:rFonts w:eastAsia="Times New Roman" w:cstheme="minorHAnsi"/>
          <w:sz w:val="24"/>
          <w:szCs w:val="24"/>
        </w:rPr>
        <w:t xml:space="preserve">trade study is the </w:t>
      </w:r>
      <w:r w:rsidR="008A3B9F" w:rsidRPr="00E34565">
        <w:rPr>
          <w:rFonts w:eastAsia="Times New Roman" w:cstheme="minorHAnsi"/>
          <w:sz w:val="24"/>
          <w:szCs w:val="24"/>
        </w:rPr>
        <w:t>GD</w:t>
      </w:r>
      <w:r w:rsidR="00D62A0B" w:rsidRPr="00E34565">
        <w:rPr>
          <w:rFonts w:eastAsia="Times New Roman" w:cstheme="minorHAnsi"/>
          <w:sz w:val="24"/>
          <w:szCs w:val="24"/>
        </w:rPr>
        <w:t xml:space="preserve"> </w:t>
      </w:r>
      <w:r w:rsidR="00DB080D" w:rsidRPr="00E34565">
        <w:rPr>
          <w:rFonts w:eastAsia="Times New Roman" w:cstheme="minorHAnsi"/>
          <w:sz w:val="24"/>
          <w:szCs w:val="24"/>
        </w:rPr>
        <w:t xml:space="preserve">at </w:t>
      </w:r>
      <w:r w:rsidR="00986AFC" w:rsidRPr="00E34565">
        <w:rPr>
          <w:rFonts w:eastAsia="Times New Roman" w:cstheme="minorHAnsi"/>
          <w:sz w:val="24"/>
          <w:szCs w:val="24"/>
        </w:rPr>
        <w:t>5.00</w:t>
      </w:r>
      <w:r w:rsidR="00E474F5" w:rsidRPr="00E34565">
        <w:rPr>
          <w:rFonts w:eastAsia="Times New Roman" w:cstheme="minorHAnsi"/>
          <w:sz w:val="24"/>
          <w:szCs w:val="24"/>
        </w:rPr>
        <w:t xml:space="preserve"> g</w:t>
      </w:r>
      <w:r w:rsidR="007C2A99" w:rsidRPr="00E34565">
        <w:rPr>
          <w:rFonts w:eastAsia="Times New Roman" w:cstheme="minorHAnsi"/>
          <w:sz w:val="24"/>
          <w:szCs w:val="24"/>
        </w:rPr>
        <w:t xml:space="preserve"> </w:t>
      </w:r>
      <w:r w:rsidR="001F3236">
        <w:rPr>
          <w:rFonts w:eastAsia="Times New Roman" w:cstheme="minorHAnsi"/>
          <w:sz w:val="24"/>
          <w:szCs w:val="24"/>
        </w:rPr>
        <w:t>[2]</w:t>
      </w:r>
      <w:r w:rsidR="009F51EA" w:rsidRPr="00E34565">
        <w:rPr>
          <w:rFonts w:eastAsia="Times New Roman" w:cstheme="minorHAnsi"/>
          <w:sz w:val="24"/>
          <w:szCs w:val="24"/>
        </w:rPr>
        <w:t xml:space="preserve">, </w:t>
      </w:r>
      <w:r w:rsidR="00AE43DA" w:rsidRPr="00E34565">
        <w:rPr>
          <w:rFonts w:eastAsia="Times New Roman" w:cstheme="minorHAnsi"/>
          <w:sz w:val="24"/>
          <w:szCs w:val="24"/>
        </w:rPr>
        <w:t xml:space="preserve">scoring a 1. </w:t>
      </w:r>
      <w:r w:rsidR="009F6B3D" w:rsidRPr="00E34565">
        <w:rPr>
          <w:rFonts w:eastAsia="Times New Roman" w:cstheme="minorHAnsi"/>
          <w:sz w:val="24"/>
          <w:szCs w:val="24"/>
        </w:rPr>
        <w:t xml:space="preserve">The </w:t>
      </w:r>
      <w:r w:rsidR="00414E95" w:rsidRPr="00E34565">
        <w:rPr>
          <w:rFonts w:eastAsia="Times New Roman" w:cstheme="minorHAnsi"/>
          <w:sz w:val="24"/>
          <w:szCs w:val="24"/>
        </w:rPr>
        <w:t>APC</w:t>
      </w:r>
      <w:r w:rsidR="00C575E9" w:rsidRPr="00E34565">
        <w:rPr>
          <w:rFonts w:eastAsia="Times New Roman" w:cstheme="minorHAnsi"/>
          <w:sz w:val="24"/>
          <w:szCs w:val="24"/>
        </w:rPr>
        <w:t xml:space="preserve"> </w:t>
      </w:r>
      <w:r w:rsidR="00C3422D" w:rsidRPr="00E34565">
        <w:rPr>
          <w:rFonts w:eastAsia="Times New Roman" w:cstheme="minorHAnsi"/>
          <w:sz w:val="24"/>
          <w:szCs w:val="24"/>
        </w:rPr>
        <w:t>is just heavier</w:t>
      </w:r>
      <w:r w:rsidR="00F36822" w:rsidRPr="00E34565">
        <w:rPr>
          <w:rFonts w:eastAsia="Times New Roman" w:cstheme="minorHAnsi"/>
          <w:sz w:val="24"/>
          <w:szCs w:val="24"/>
        </w:rPr>
        <w:t xml:space="preserve"> than the GD</w:t>
      </w:r>
      <w:r w:rsidR="00502639" w:rsidRPr="00E34565">
        <w:rPr>
          <w:rFonts w:eastAsia="Times New Roman" w:cstheme="minorHAnsi"/>
          <w:sz w:val="24"/>
          <w:szCs w:val="24"/>
        </w:rPr>
        <w:t xml:space="preserve"> at 5.10 g</w:t>
      </w:r>
      <w:r w:rsidR="004941E4" w:rsidRPr="00E34565">
        <w:rPr>
          <w:rFonts w:eastAsia="Times New Roman" w:cstheme="minorHAnsi"/>
          <w:sz w:val="24"/>
          <w:szCs w:val="24"/>
        </w:rPr>
        <w:t xml:space="preserve"> </w:t>
      </w:r>
      <w:r w:rsidR="001F3236">
        <w:rPr>
          <w:rFonts w:eastAsia="Times New Roman" w:cstheme="minorHAnsi"/>
          <w:sz w:val="24"/>
          <w:szCs w:val="24"/>
        </w:rPr>
        <w:t>[1]</w:t>
      </w:r>
      <w:r w:rsidR="00502639" w:rsidRPr="00E34565">
        <w:rPr>
          <w:rFonts w:eastAsia="Times New Roman" w:cstheme="minorHAnsi"/>
          <w:sz w:val="24"/>
          <w:szCs w:val="24"/>
        </w:rPr>
        <w:t xml:space="preserve">, </w:t>
      </w:r>
      <w:r w:rsidR="006E2135" w:rsidRPr="00E34565">
        <w:rPr>
          <w:rFonts w:eastAsia="Times New Roman" w:cstheme="minorHAnsi"/>
          <w:sz w:val="24"/>
          <w:szCs w:val="24"/>
        </w:rPr>
        <w:t xml:space="preserve">earning a normalized value of </w:t>
      </w:r>
      <w:r w:rsidR="0027295A" w:rsidRPr="00E34565">
        <w:rPr>
          <w:rFonts w:eastAsia="Times New Roman" w:cstheme="minorHAnsi"/>
          <w:sz w:val="24"/>
          <w:szCs w:val="24"/>
        </w:rPr>
        <w:t xml:space="preserve">0.931. The </w:t>
      </w:r>
      <w:r w:rsidR="00797E41" w:rsidRPr="00E34565">
        <w:rPr>
          <w:rFonts w:eastAsia="Times New Roman" w:cstheme="minorHAnsi"/>
          <w:sz w:val="24"/>
          <w:szCs w:val="24"/>
        </w:rPr>
        <w:t xml:space="preserve">GF is </w:t>
      </w:r>
      <w:r w:rsidR="00B54922" w:rsidRPr="00E34565">
        <w:rPr>
          <w:rFonts w:eastAsia="Times New Roman" w:cstheme="minorHAnsi"/>
          <w:sz w:val="24"/>
          <w:szCs w:val="24"/>
        </w:rPr>
        <w:t>much</w:t>
      </w:r>
      <w:r w:rsidR="003B3529" w:rsidRPr="00E34565">
        <w:rPr>
          <w:rFonts w:eastAsia="Times New Roman" w:cstheme="minorHAnsi"/>
          <w:sz w:val="24"/>
          <w:szCs w:val="24"/>
        </w:rPr>
        <w:t>, respectively,</w:t>
      </w:r>
      <w:r w:rsidR="00B54922" w:rsidRPr="00E34565">
        <w:rPr>
          <w:rFonts w:eastAsia="Times New Roman" w:cstheme="minorHAnsi"/>
          <w:sz w:val="24"/>
          <w:szCs w:val="24"/>
        </w:rPr>
        <w:t xml:space="preserve"> heavier</w:t>
      </w:r>
      <w:r w:rsidR="001C648B" w:rsidRPr="00E34565">
        <w:rPr>
          <w:rFonts w:eastAsia="Times New Roman" w:cstheme="minorHAnsi"/>
          <w:sz w:val="24"/>
          <w:szCs w:val="24"/>
        </w:rPr>
        <w:t xml:space="preserve"> than the other two propellers</w:t>
      </w:r>
      <w:r w:rsidR="008147E4" w:rsidRPr="00E34565">
        <w:rPr>
          <w:rFonts w:eastAsia="Times New Roman" w:cstheme="minorHAnsi"/>
          <w:sz w:val="24"/>
          <w:szCs w:val="24"/>
        </w:rPr>
        <w:t xml:space="preserve"> at </w:t>
      </w:r>
      <w:r w:rsidR="00A02C8C" w:rsidRPr="00E34565">
        <w:rPr>
          <w:rFonts w:eastAsia="Times New Roman" w:cstheme="minorHAnsi"/>
          <w:sz w:val="24"/>
          <w:szCs w:val="24"/>
        </w:rPr>
        <w:t xml:space="preserve">6.45 g </w:t>
      </w:r>
      <w:r w:rsidR="001F3236">
        <w:rPr>
          <w:rFonts w:eastAsia="Times New Roman" w:cstheme="minorHAnsi"/>
          <w:sz w:val="24"/>
          <w:szCs w:val="24"/>
        </w:rPr>
        <w:t>[3]</w:t>
      </w:r>
      <w:r w:rsidR="001C648B" w:rsidRPr="00E34565">
        <w:rPr>
          <w:rFonts w:eastAsia="Times New Roman" w:cstheme="minorHAnsi"/>
          <w:sz w:val="24"/>
          <w:szCs w:val="24"/>
        </w:rPr>
        <w:t xml:space="preserve">, </w:t>
      </w:r>
      <w:r w:rsidR="003B3529" w:rsidRPr="00E34565">
        <w:rPr>
          <w:rFonts w:eastAsia="Times New Roman" w:cstheme="minorHAnsi"/>
          <w:sz w:val="24"/>
          <w:szCs w:val="24"/>
        </w:rPr>
        <w:t xml:space="preserve">earning it a </w:t>
      </w:r>
      <w:r w:rsidR="00F91FF5" w:rsidRPr="00E34565">
        <w:rPr>
          <w:rFonts w:eastAsia="Times New Roman" w:cstheme="minorHAnsi"/>
          <w:sz w:val="24"/>
          <w:szCs w:val="24"/>
        </w:rPr>
        <w:t>0.</w:t>
      </w:r>
    </w:p>
    <w:p w14:paraId="46637337" w14:textId="0E45D6CC" w:rsidR="00A2798D" w:rsidRPr="00E34565" w:rsidRDefault="00D50E05" w:rsidP="006E1EE5">
      <w:pPr>
        <w:rPr>
          <w:rFonts w:eastAsia="Times New Roman" w:cstheme="minorHAnsi"/>
          <w:sz w:val="24"/>
          <w:szCs w:val="24"/>
        </w:rPr>
      </w:pPr>
      <w:r w:rsidRPr="00E34565">
        <w:rPr>
          <w:rFonts w:cstheme="minorHAnsi"/>
          <w:color w:val="1F3864" w:themeColor="accent1" w:themeShade="80"/>
          <w:sz w:val="24"/>
          <w:szCs w:val="24"/>
        </w:rPr>
        <w:t>Three-Bladed Propeller</w:t>
      </w:r>
      <w:r w:rsidR="006E1EE5" w:rsidRPr="00E34565">
        <w:rPr>
          <w:rFonts w:cstheme="minorHAnsi"/>
          <w:color w:val="1F3864" w:themeColor="accent1" w:themeShade="80"/>
          <w:sz w:val="24"/>
          <w:szCs w:val="24"/>
        </w:rPr>
        <w:t>:</w:t>
      </w:r>
      <w:r w:rsidR="006E1EE5" w:rsidRPr="00E34565">
        <w:rPr>
          <w:rFonts w:cstheme="minorHAnsi"/>
          <w:color w:val="1F3864" w:themeColor="accent1" w:themeShade="80"/>
        </w:rPr>
        <w:t xml:space="preserve"> </w:t>
      </w:r>
      <w:r w:rsidR="000F33FE" w:rsidRPr="00E34565">
        <w:rPr>
          <w:rFonts w:eastAsia="Times New Roman" w:cstheme="minorHAnsi"/>
          <w:sz w:val="24"/>
          <w:szCs w:val="24"/>
        </w:rPr>
        <w:t>Nicola</w:t>
      </w:r>
      <w:r w:rsidR="00D8533B" w:rsidRPr="00E34565">
        <w:rPr>
          <w:rFonts w:eastAsia="Times New Roman" w:cstheme="minorHAnsi"/>
          <w:sz w:val="24"/>
          <w:szCs w:val="24"/>
        </w:rPr>
        <w:t xml:space="preserve"> Kloet</w:t>
      </w:r>
      <w:r w:rsidR="007E0D15" w:rsidRPr="00E34565">
        <w:rPr>
          <w:rFonts w:eastAsia="Times New Roman" w:cstheme="minorHAnsi"/>
          <w:sz w:val="24"/>
          <w:szCs w:val="24"/>
        </w:rPr>
        <w:t xml:space="preserve"> et al.</w:t>
      </w:r>
      <w:r w:rsidR="00D8533B" w:rsidRPr="00E34565">
        <w:rPr>
          <w:rFonts w:eastAsia="Times New Roman" w:cstheme="minorHAnsi"/>
          <w:sz w:val="24"/>
          <w:szCs w:val="24"/>
        </w:rPr>
        <w:t xml:space="preserve"> </w:t>
      </w:r>
      <w:r w:rsidR="00704409" w:rsidRPr="00E34565">
        <w:rPr>
          <w:rFonts w:eastAsia="Times New Roman" w:cstheme="minorHAnsi"/>
          <w:sz w:val="24"/>
          <w:szCs w:val="24"/>
        </w:rPr>
        <w:t>stated that p</w:t>
      </w:r>
      <w:r w:rsidR="002B0CC1" w:rsidRPr="00E34565">
        <w:rPr>
          <w:rFonts w:eastAsia="Times New Roman" w:cstheme="minorHAnsi"/>
          <w:sz w:val="24"/>
          <w:szCs w:val="24"/>
        </w:rPr>
        <w:t xml:space="preserve">ropellers with </w:t>
      </w:r>
      <w:r w:rsidR="00305449" w:rsidRPr="00E34565">
        <w:rPr>
          <w:rFonts w:eastAsia="Times New Roman" w:cstheme="minorHAnsi"/>
          <w:sz w:val="24"/>
          <w:szCs w:val="24"/>
        </w:rPr>
        <w:t>three blades</w:t>
      </w:r>
      <w:r w:rsidR="00216A73" w:rsidRPr="00E34565">
        <w:rPr>
          <w:rFonts w:eastAsia="Times New Roman" w:cstheme="minorHAnsi"/>
          <w:sz w:val="24"/>
          <w:szCs w:val="24"/>
        </w:rPr>
        <w:t xml:space="preserve"> produce</w:t>
      </w:r>
      <w:r w:rsidR="00A231C8" w:rsidRPr="00E34565">
        <w:rPr>
          <w:rFonts w:eastAsia="Times New Roman" w:cstheme="minorHAnsi"/>
          <w:sz w:val="24"/>
          <w:szCs w:val="24"/>
        </w:rPr>
        <w:t xml:space="preserve"> less noise</w:t>
      </w:r>
      <w:r w:rsidR="006A7E19" w:rsidRPr="00E34565">
        <w:rPr>
          <w:rFonts w:eastAsia="Times New Roman" w:cstheme="minorHAnsi"/>
          <w:sz w:val="24"/>
          <w:szCs w:val="24"/>
        </w:rPr>
        <w:t xml:space="preserve"> at the same </w:t>
      </w:r>
      <w:r w:rsidR="00D30DA6" w:rsidRPr="00E34565">
        <w:rPr>
          <w:rFonts w:eastAsia="Times New Roman" w:cstheme="minorHAnsi"/>
          <w:sz w:val="24"/>
          <w:szCs w:val="24"/>
        </w:rPr>
        <w:t>rotations per minute (RPM)</w:t>
      </w:r>
      <w:r w:rsidR="00934497" w:rsidRPr="00E34565">
        <w:rPr>
          <w:rFonts w:eastAsia="Times New Roman" w:cstheme="minorHAnsi"/>
          <w:sz w:val="24"/>
          <w:szCs w:val="24"/>
        </w:rPr>
        <w:t xml:space="preserve">, </w:t>
      </w:r>
      <w:r w:rsidR="00DB5F7D" w:rsidRPr="00E34565">
        <w:rPr>
          <w:rFonts w:eastAsia="Times New Roman" w:cstheme="minorHAnsi"/>
          <w:sz w:val="24"/>
          <w:szCs w:val="24"/>
        </w:rPr>
        <w:t xml:space="preserve">pitch, and </w:t>
      </w:r>
      <w:r w:rsidR="009D76AE" w:rsidRPr="00E34565">
        <w:rPr>
          <w:rFonts w:eastAsia="Times New Roman" w:cstheme="minorHAnsi"/>
          <w:sz w:val="24"/>
          <w:szCs w:val="24"/>
        </w:rPr>
        <w:t>diameter</w:t>
      </w:r>
      <w:r w:rsidR="00A33D32" w:rsidRPr="00E34565">
        <w:rPr>
          <w:rFonts w:eastAsia="Times New Roman" w:cstheme="minorHAnsi"/>
          <w:sz w:val="24"/>
          <w:szCs w:val="24"/>
        </w:rPr>
        <w:t xml:space="preserve"> than those with two blades</w:t>
      </w:r>
      <w:r w:rsidR="009D3C4A" w:rsidRPr="00E34565">
        <w:rPr>
          <w:rFonts w:eastAsia="Times New Roman" w:cstheme="minorHAnsi"/>
          <w:sz w:val="24"/>
          <w:szCs w:val="24"/>
        </w:rPr>
        <w:t xml:space="preserve"> </w:t>
      </w:r>
      <w:r w:rsidR="001F3236">
        <w:rPr>
          <w:rFonts w:eastAsia="Times New Roman" w:cstheme="minorHAnsi"/>
          <w:sz w:val="24"/>
          <w:szCs w:val="24"/>
        </w:rPr>
        <w:t>[5]</w:t>
      </w:r>
      <w:r w:rsidR="00E93007" w:rsidRPr="00E34565">
        <w:rPr>
          <w:rFonts w:eastAsia="Times New Roman" w:cstheme="minorHAnsi"/>
          <w:sz w:val="24"/>
          <w:szCs w:val="24"/>
        </w:rPr>
        <w:t xml:space="preserve">. </w:t>
      </w:r>
      <w:r w:rsidR="00E86304" w:rsidRPr="00E34565">
        <w:rPr>
          <w:rFonts w:eastAsia="Times New Roman" w:cstheme="minorHAnsi"/>
          <w:sz w:val="24"/>
          <w:szCs w:val="24"/>
        </w:rPr>
        <w:t xml:space="preserve">This information </w:t>
      </w:r>
      <w:r w:rsidR="00641843" w:rsidRPr="00E34565">
        <w:rPr>
          <w:rFonts w:eastAsia="Times New Roman" w:cstheme="minorHAnsi"/>
          <w:sz w:val="24"/>
          <w:szCs w:val="24"/>
        </w:rPr>
        <w:t xml:space="preserve">pushes for the use of a propeller </w:t>
      </w:r>
      <w:r w:rsidR="00B60871" w:rsidRPr="00E34565">
        <w:rPr>
          <w:rFonts w:eastAsia="Times New Roman" w:cstheme="minorHAnsi"/>
          <w:sz w:val="24"/>
          <w:szCs w:val="24"/>
        </w:rPr>
        <w:t xml:space="preserve">with three blades </w:t>
      </w:r>
      <w:r w:rsidR="0062652F" w:rsidRPr="00E34565">
        <w:rPr>
          <w:rFonts w:eastAsia="Times New Roman" w:cstheme="minorHAnsi"/>
          <w:sz w:val="24"/>
          <w:szCs w:val="24"/>
        </w:rPr>
        <w:t>instead of two</w:t>
      </w:r>
      <w:r w:rsidR="004D328E" w:rsidRPr="00E34565">
        <w:rPr>
          <w:rFonts w:eastAsia="Times New Roman" w:cstheme="minorHAnsi"/>
          <w:sz w:val="24"/>
          <w:szCs w:val="24"/>
        </w:rPr>
        <w:t xml:space="preserve"> for the purposes of less vibrations in the airframe and </w:t>
      </w:r>
      <w:r w:rsidR="00274EFF" w:rsidRPr="00E34565">
        <w:rPr>
          <w:rFonts w:eastAsia="Times New Roman" w:cstheme="minorHAnsi"/>
          <w:sz w:val="24"/>
          <w:szCs w:val="24"/>
        </w:rPr>
        <w:t>more accurate sensor reading</w:t>
      </w:r>
      <w:r w:rsidR="006965CD" w:rsidRPr="00E34565">
        <w:rPr>
          <w:rFonts w:eastAsia="Times New Roman" w:cstheme="minorHAnsi"/>
          <w:sz w:val="24"/>
          <w:szCs w:val="24"/>
        </w:rPr>
        <w:t xml:space="preserve">s. The </w:t>
      </w:r>
      <w:r w:rsidR="00D63FF5" w:rsidRPr="00E34565">
        <w:rPr>
          <w:rFonts w:eastAsia="Times New Roman" w:cstheme="minorHAnsi"/>
          <w:sz w:val="24"/>
          <w:szCs w:val="24"/>
        </w:rPr>
        <w:t xml:space="preserve">propellers will receive </w:t>
      </w:r>
      <w:r w:rsidR="0062522B" w:rsidRPr="00E34565">
        <w:rPr>
          <w:rFonts w:eastAsia="Times New Roman" w:cstheme="minorHAnsi"/>
          <w:sz w:val="24"/>
          <w:szCs w:val="24"/>
        </w:rPr>
        <w:t xml:space="preserve">full points if </w:t>
      </w:r>
      <w:r w:rsidR="00CF33DD" w:rsidRPr="00E34565">
        <w:rPr>
          <w:rFonts w:eastAsia="Times New Roman" w:cstheme="minorHAnsi"/>
          <w:sz w:val="24"/>
          <w:szCs w:val="24"/>
        </w:rPr>
        <w:t xml:space="preserve">they are </w:t>
      </w:r>
      <w:r w:rsidR="00552F84" w:rsidRPr="00E34565">
        <w:rPr>
          <w:rFonts w:eastAsia="Times New Roman" w:cstheme="minorHAnsi"/>
          <w:sz w:val="24"/>
          <w:szCs w:val="24"/>
        </w:rPr>
        <w:t>3-bladded</w:t>
      </w:r>
      <w:r w:rsidR="00093B52" w:rsidRPr="00E34565">
        <w:rPr>
          <w:rFonts w:eastAsia="Times New Roman" w:cstheme="minorHAnsi"/>
          <w:sz w:val="24"/>
          <w:szCs w:val="24"/>
        </w:rPr>
        <w:t xml:space="preserve"> and 0 if they are 2</w:t>
      </w:r>
      <w:r w:rsidR="006E2A07" w:rsidRPr="00E34565">
        <w:rPr>
          <w:rFonts w:eastAsia="Times New Roman" w:cstheme="minorHAnsi"/>
          <w:sz w:val="24"/>
          <w:szCs w:val="24"/>
        </w:rPr>
        <w:t xml:space="preserve">-bladed. </w:t>
      </w:r>
    </w:p>
    <w:p w14:paraId="4084BAC3" w14:textId="42C1E69A" w:rsidR="006E1EE5" w:rsidRPr="00E34565" w:rsidRDefault="00A2798D" w:rsidP="006E1EE5">
      <w:pPr>
        <w:rPr>
          <w:rFonts w:cstheme="minorHAnsi"/>
          <w:i/>
          <w:color w:val="1F3864" w:themeColor="accent1" w:themeShade="80"/>
          <w:sz w:val="24"/>
          <w:szCs w:val="24"/>
        </w:rPr>
      </w:pPr>
      <w:r w:rsidRPr="00E34565">
        <w:rPr>
          <w:rFonts w:eastAsia="Times New Roman" w:cstheme="minorHAnsi"/>
          <w:sz w:val="24"/>
          <w:szCs w:val="24"/>
        </w:rPr>
        <w:t xml:space="preserve">Therefore, </w:t>
      </w:r>
      <w:r w:rsidR="004A6B71" w:rsidRPr="00E34565">
        <w:rPr>
          <w:rFonts w:eastAsia="Times New Roman" w:cstheme="minorHAnsi"/>
          <w:sz w:val="24"/>
          <w:szCs w:val="24"/>
        </w:rPr>
        <w:t>the GF and GD both receive the full 10% for this</w:t>
      </w:r>
      <w:r w:rsidR="00F52F11" w:rsidRPr="00E34565">
        <w:rPr>
          <w:rFonts w:eastAsia="Times New Roman" w:cstheme="minorHAnsi"/>
          <w:sz w:val="24"/>
          <w:szCs w:val="24"/>
        </w:rPr>
        <w:t xml:space="preserve"> </w:t>
      </w:r>
      <w:r w:rsidR="00986D8D" w:rsidRPr="00E34565">
        <w:rPr>
          <w:rFonts w:eastAsia="Times New Roman" w:cstheme="minorHAnsi"/>
          <w:sz w:val="24"/>
          <w:szCs w:val="24"/>
        </w:rPr>
        <w:t>criterion</w:t>
      </w:r>
      <w:r w:rsidR="00347756" w:rsidRPr="00E34565">
        <w:rPr>
          <w:rFonts w:eastAsia="Times New Roman" w:cstheme="minorHAnsi"/>
          <w:sz w:val="24"/>
          <w:szCs w:val="24"/>
        </w:rPr>
        <w:t>, while the APC receive</w:t>
      </w:r>
      <w:r w:rsidR="00133583" w:rsidRPr="00E34565">
        <w:rPr>
          <w:rFonts w:eastAsia="Times New Roman" w:cstheme="minorHAnsi"/>
          <w:sz w:val="24"/>
          <w:szCs w:val="24"/>
        </w:rPr>
        <w:t>s</w:t>
      </w:r>
      <w:r w:rsidR="00347756" w:rsidRPr="00E34565">
        <w:rPr>
          <w:rFonts w:eastAsia="Times New Roman" w:cstheme="minorHAnsi"/>
          <w:sz w:val="24"/>
          <w:szCs w:val="24"/>
        </w:rPr>
        <w:t xml:space="preserve"> </w:t>
      </w:r>
      <w:r w:rsidR="00133583" w:rsidRPr="00E34565">
        <w:rPr>
          <w:rFonts w:eastAsia="Times New Roman" w:cstheme="minorHAnsi"/>
          <w:sz w:val="24"/>
          <w:szCs w:val="24"/>
        </w:rPr>
        <w:t>a s</w:t>
      </w:r>
      <w:r w:rsidR="00A52282" w:rsidRPr="00E34565">
        <w:rPr>
          <w:rFonts w:eastAsia="Times New Roman" w:cstheme="minorHAnsi"/>
          <w:sz w:val="24"/>
          <w:szCs w:val="24"/>
        </w:rPr>
        <w:t>core of 0.</w:t>
      </w:r>
      <w:r w:rsidR="00DF2255" w:rsidRPr="00E34565">
        <w:rPr>
          <w:rFonts w:eastAsia="Times New Roman" w:cstheme="minorHAnsi"/>
          <w:sz w:val="24"/>
          <w:szCs w:val="24"/>
        </w:rPr>
        <w:t xml:space="preserve"> </w:t>
      </w:r>
    </w:p>
    <w:p w14:paraId="65B1EF41" w14:textId="0E2346A9" w:rsidR="006E1EE5" w:rsidRPr="00E34565" w:rsidRDefault="00452517" w:rsidP="002D32FF">
      <w:pPr>
        <w:rPr>
          <w:rFonts w:eastAsia="Times New Roman" w:cstheme="minorHAnsi"/>
          <w:sz w:val="24"/>
          <w:szCs w:val="24"/>
        </w:rPr>
      </w:pPr>
      <w:r w:rsidRPr="00E34565">
        <w:rPr>
          <w:rFonts w:cstheme="minorHAnsi"/>
          <w:color w:val="1F3864" w:themeColor="accent1" w:themeShade="80"/>
          <w:sz w:val="24"/>
          <w:szCs w:val="24"/>
        </w:rPr>
        <w:t>High Visibility Blades</w:t>
      </w:r>
      <w:r w:rsidR="006E1EE5" w:rsidRPr="00E34565">
        <w:rPr>
          <w:rFonts w:cstheme="minorHAnsi"/>
          <w:color w:val="1F3864" w:themeColor="accent1" w:themeShade="80"/>
          <w:sz w:val="24"/>
          <w:szCs w:val="24"/>
        </w:rPr>
        <w:t>:</w:t>
      </w:r>
      <w:r w:rsidR="006E1EE5" w:rsidRPr="00E34565">
        <w:rPr>
          <w:rFonts w:cstheme="minorHAnsi"/>
          <w:color w:val="1F3864" w:themeColor="accent1" w:themeShade="80"/>
        </w:rPr>
        <w:t xml:space="preserve"> </w:t>
      </w:r>
      <w:r w:rsidR="006E1EE5" w:rsidRPr="00E34565">
        <w:rPr>
          <w:rFonts w:eastAsia="Times New Roman" w:cstheme="minorHAnsi"/>
          <w:sz w:val="24"/>
          <w:szCs w:val="24"/>
        </w:rPr>
        <w:t xml:space="preserve">A </w:t>
      </w:r>
      <w:r w:rsidR="006E2C2C" w:rsidRPr="00E34565">
        <w:rPr>
          <w:rFonts w:eastAsia="Times New Roman" w:cstheme="minorHAnsi"/>
          <w:sz w:val="24"/>
          <w:szCs w:val="24"/>
        </w:rPr>
        <w:t xml:space="preserve">blade that is </w:t>
      </w:r>
      <w:r w:rsidR="006E1EE5" w:rsidRPr="00E34565">
        <w:rPr>
          <w:rFonts w:eastAsia="Times New Roman" w:cstheme="minorHAnsi"/>
          <w:sz w:val="24"/>
          <w:szCs w:val="24"/>
        </w:rPr>
        <w:t>bright</w:t>
      </w:r>
      <w:r w:rsidR="006E2C2C" w:rsidRPr="00E34565">
        <w:rPr>
          <w:rFonts w:eastAsia="Times New Roman" w:cstheme="minorHAnsi"/>
          <w:sz w:val="24"/>
          <w:szCs w:val="24"/>
        </w:rPr>
        <w:t>ly</w:t>
      </w:r>
      <w:r w:rsidR="006E1EE5" w:rsidRPr="00E34565">
        <w:rPr>
          <w:rFonts w:eastAsia="Times New Roman" w:cstheme="minorHAnsi"/>
          <w:sz w:val="24"/>
          <w:szCs w:val="24"/>
        </w:rPr>
        <w:t xml:space="preserve"> colored </w:t>
      </w:r>
      <w:r w:rsidR="00BC2226" w:rsidRPr="00E34565">
        <w:rPr>
          <w:rFonts w:eastAsia="Times New Roman" w:cstheme="minorHAnsi"/>
          <w:sz w:val="24"/>
          <w:szCs w:val="24"/>
        </w:rPr>
        <w:t>has a much better chance of being seen in a working environme</w:t>
      </w:r>
      <w:r w:rsidR="00454E79" w:rsidRPr="00E34565">
        <w:rPr>
          <w:rFonts w:eastAsia="Times New Roman" w:cstheme="minorHAnsi"/>
          <w:sz w:val="24"/>
          <w:szCs w:val="24"/>
        </w:rPr>
        <w:t xml:space="preserve">nt and </w:t>
      </w:r>
      <w:r w:rsidR="009A348A" w:rsidRPr="00E34565">
        <w:rPr>
          <w:rFonts w:eastAsia="Times New Roman" w:cstheme="minorHAnsi"/>
          <w:sz w:val="24"/>
          <w:szCs w:val="24"/>
        </w:rPr>
        <w:t xml:space="preserve">preventing accidental </w:t>
      </w:r>
      <w:r w:rsidR="00C82BD8" w:rsidRPr="00E34565">
        <w:rPr>
          <w:rFonts w:eastAsia="Times New Roman" w:cstheme="minorHAnsi"/>
          <w:sz w:val="24"/>
          <w:szCs w:val="24"/>
        </w:rPr>
        <w:t>from someone</w:t>
      </w:r>
      <w:r w:rsidR="00C30AFA" w:rsidRPr="00E34565">
        <w:rPr>
          <w:rFonts w:eastAsia="Times New Roman" w:cstheme="minorHAnsi"/>
          <w:sz w:val="24"/>
          <w:szCs w:val="24"/>
        </w:rPr>
        <w:t xml:space="preserve"> running into the UAV. </w:t>
      </w:r>
      <w:r w:rsidR="00820502" w:rsidRPr="00E34565">
        <w:rPr>
          <w:rFonts w:eastAsia="Times New Roman" w:cstheme="minorHAnsi"/>
          <w:sz w:val="24"/>
          <w:szCs w:val="24"/>
        </w:rPr>
        <w:t xml:space="preserve">If </w:t>
      </w:r>
      <w:r w:rsidR="002D23D2" w:rsidRPr="00E34565">
        <w:rPr>
          <w:rFonts w:eastAsia="Times New Roman" w:cstheme="minorHAnsi"/>
          <w:sz w:val="24"/>
          <w:szCs w:val="24"/>
        </w:rPr>
        <w:t xml:space="preserve">a propeller has the option to have a </w:t>
      </w:r>
      <w:r w:rsidR="00607C70" w:rsidRPr="00E34565">
        <w:rPr>
          <w:rFonts w:eastAsia="Times New Roman" w:cstheme="minorHAnsi"/>
          <w:sz w:val="24"/>
          <w:szCs w:val="24"/>
        </w:rPr>
        <w:t xml:space="preserve">color of </w:t>
      </w:r>
      <w:r w:rsidR="004420B8" w:rsidRPr="00E34565">
        <w:rPr>
          <w:rFonts w:eastAsia="Times New Roman" w:cstheme="minorHAnsi"/>
          <w:sz w:val="24"/>
          <w:szCs w:val="24"/>
        </w:rPr>
        <w:t>blade</w:t>
      </w:r>
      <w:r w:rsidR="00D4057C" w:rsidRPr="00E34565">
        <w:rPr>
          <w:rFonts w:eastAsia="Times New Roman" w:cstheme="minorHAnsi"/>
          <w:sz w:val="24"/>
          <w:szCs w:val="24"/>
        </w:rPr>
        <w:t xml:space="preserve"> that is </w:t>
      </w:r>
      <w:r w:rsidR="00D740B1" w:rsidRPr="00E34565">
        <w:rPr>
          <w:rFonts w:eastAsia="Times New Roman" w:cstheme="minorHAnsi"/>
          <w:sz w:val="24"/>
          <w:szCs w:val="24"/>
        </w:rPr>
        <w:t>not black or grey</w:t>
      </w:r>
      <w:r w:rsidR="0003084A" w:rsidRPr="00E34565">
        <w:rPr>
          <w:rFonts w:eastAsia="Times New Roman" w:cstheme="minorHAnsi"/>
          <w:sz w:val="24"/>
          <w:szCs w:val="24"/>
        </w:rPr>
        <w:t xml:space="preserve">, it will receive full credit. If not, then </w:t>
      </w:r>
      <w:r w:rsidR="00B656E6" w:rsidRPr="00E34565">
        <w:rPr>
          <w:rFonts w:eastAsia="Times New Roman" w:cstheme="minorHAnsi"/>
          <w:sz w:val="24"/>
          <w:szCs w:val="24"/>
        </w:rPr>
        <w:t>it will be scored a 0.</w:t>
      </w:r>
    </w:p>
    <w:p w14:paraId="19F485CD" w14:textId="59FF9115" w:rsidR="004420B8" w:rsidRPr="00E34565" w:rsidRDefault="004420B8" w:rsidP="002D32FF">
      <w:pPr>
        <w:rPr>
          <w:rFonts w:eastAsia="Times New Roman" w:cstheme="minorHAnsi"/>
          <w:sz w:val="24"/>
          <w:szCs w:val="24"/>
        </w:rPr>
      </w:pPr>
      <w:r w:rsidRPr="00E34565">
        <w:rPr>
          <w:rFonts w:eastAsia="Times New Roman" w:cstheme="minorHAnsi"/>
          <w:sz w:val="24"/>
          <w:szCs w:val="24"/>
        </w:rPr>
        <w:t xml:space="preserve">The GF is the only propeller </w:t>
      </w:r>
      <w:r w:rsidR="00533D29" w:rsidRPr="00E34565">
        <w:rPr>
          <w:rFonts w:eastAsia="Times New Roman" w:cstheme="minorHAnsi"/>
          <w:sz w:val="24"/>
          <w:szCs w:val="24"/>
        </w:rPr>
        <w:t>that has the option for a high visibility color</w:t>
      </w:r>
      <w:r w:rsidR="00EC6587" w:rsidRPr="00E34565">
        <w:rPr>
          <w:rFonts w:eastAsia="Times New Roman" w:cstheme="minorHAnsi"/>
          <w:sz w:val="24"/>
          <w:szCs w:val="24"/>
        </w:rPr>
        <w:t>. Therefore</w:t>
      </w:r>
      <w:r w:rsidR="007A27F4" w:rsidRPr="00E34565">
        <w:rPr>
          <w:rFonts w:eastAsia="Times New Roman" w:cstheme="minorHAnsi"/>
          <w:sz w:val="24"/>
          <w:szCs w:val="24"/>
        </w:rPr>
        <w:t>, the GF earns a score of 1</w:t>
      </w:r>
      <w:r w:rsidR="0025513B" w:rsidRPr="00E34565">
        <w:rPr>
          <w:rFonts w:eastAsia="Times New Roman" w:cstheme="minorHAnsi"/>
          <w:sz w:val="24"/>
          <w:szCs w:val="24"/>
        </w:rPr>
        <w:t xml:space="preserve"> while the GD and APC ear</w:t>
      </w:r>
      <w:r w:rsidR="00950B43" w:rsidRPr="00E34565">
        <w:rPr>
          <w:rFonts w:eastAsia="Times New Roman" w:cstheme="minorHAnsi"/>
          <w:sz w:val="24"/>
          <w:szCs w:val="24"/>
        </w:rPr>
        <w:t xml:space="preserve">n a </w:t>
      </w:r>
      <w:r w:rsidR="000B4F5D" w:rsidRPr="00E34565">
        <w:rPr>
          <w:rFonts w:eastAsia="Times New Roman" w:cstheme="minorHAnsi"/>
          <w:sz w:val="24"/>
          <w:szCs w:val="24"/>
        </w:rPr>
        <w:t>0.</w:t>
      </w:r>
    </w:p>
    <w:p w14:paraId="67D0C61F" w14:textId="3573B448" w:rsidR="005A2841" w:rsidRPr="00D67374" w:rsidRDefault="00CD1FE7" w:rsidP="000F2170">
      <w:pPr>
        <w:pStyle w:val="Heading3"/>
        <w:rPr>
          <w:rFonts w:asciiTheme="minorHAnsi" w:hAnsiTheme="minorHAnsi" w:cstheme="minorHAnsi"/>
          <w:i/>
          <w:color w:val="2F5496" w:themeColor="accent1" w:themeShade="BF"/>
          <w:sz w:val="26"/>
          <w:szCs w:val="26"/>
        </w:rPr>
      </w:pPr>
      <w:bookmarkStart w:id="73" w:name="_Toc165154452"/>
      <w:r w:rsidRPr="00E34565">
        <w:rPr>
          <w:rFonts w:asciiTheme="minorHAnsi" w:hAnsiTheme="minorHAnsi" w:cstheme="minorHAnsi"/>
          <w:sz w:val="28"/>
          <w:szCs w:val="28"/>
        </w:rPr>
        <w:lastRenderedPageBreak/>
        <w:t>Result</w:t>
      </w:r>
      <w:bookmarkEnd w:id="73"/>
    </w:p>
    <w:p w14:paraId="1C0ADD19" w14:textId="17FBE28F" w:rsidR="005A2841" w:rsidRPr="00E34565" w:rsidRDefault="00347FDA" w:rsidP="002D32FF">
      <w:pPr>
        <w:rPr>
          <w:rFonts w:eastAsia="Times New Roman" w:cstheme="minorHAnsi"/>
          <w:sz w:val="24"/>
          <w:szCs w:val="24"/>
        </w:rPr>
      </w:pPr>
      <w:r w:rsidRPr="00E34565">
        <w:rPr>
          <w:rFonts w:eastAsia="Times New Roman" w:cstheme="minorHAnsi"/>
          <w:sz w:val="24"/>
          <w:szCs w:val="24"/>
        </w:rPr>
        <w:t>By</w:t>
      </w:r>
      <w:r w:rsidR="000077A5" w:rsidRPr="00E34565">
        <w:rPr>
          <w:rFonts w:eastAsia="Times New Roman" w:cstheme="minorHAnsi"/>
          <w:sz w:val="24"/>
          <w:szCs w:val="24"/>
        </w:rPr>
        <w:t xml:space="preserve"> conducting the trade study </w:t>
      </w:r>
      <w:r w:rsidRPr="00E34565">
        <w:rPr>
          <w:rFonts w:eastAsia="Times New Roman" w:cstheme="minorHAnsi"/>
          <w:sz w:val="24"/>
          <w:szCs w:val="24"/>
        </w:rPr>
        <w:t>with</w:t>
      </w:r>
      <w:r w:rsidR="000077A5" w:rsidRPr="00E34565">
        <w:rPr>
          <w:rFonts w:eastAsia="Times New Roman" w:cstheme="minorHAnsi"/>
          <w:sz w:val="24"/>
          <w:szCs w:val="24"/>
        </w:rPr>
        <w:t xml:space="preserve"> the GD, GF, and APC, </w:t>
      </w:r>
      <w:r w:rsidR="005778B5" w:rsidRPr="00E34565">
        <w:rPr>
          <w:rFonts w:eastAsia="Times New Roman" w:cstheme="minorHAnsi"/>
          <w:sz w:val="24"/>
          <w:szCs w:val="24"/>
        </w:rPr>
        <w:t>it is s</w:t>
      </w:r>
      <w:r w:rsidR="003B141D" w:rsidRPr="00E34565">
        <w:rPr>
          <w:rFonts w:eastAsia="Times New Roman" w:cstheme="minorHAnsi"/>
          <w:sz w:val="24"/>
          <w:szCs w:val="24"/>
        </w:rPr>
        <w:t xml:space="preserve">hown that the </w:t>
      </w:r>
      <w:r w:rsidR="001D549F" w:rsidRPr="00E34565">
        <w:rPr>
          <w:rFonts w:eastAsia="Times New Roman" w:cstheme="minorHAnsi"/>
          <w:sz w:val="24"/>
          <w:szCs w:val="24"/>
        </w:rPr>
        <w:t xml:space="preserve">GF will be the </w:t>
      </w:r>
      <w:r w:rsidR="0040068A" w:rsidRPr="00E34565">
        <w:rPr>
          <w:rFonts w:eastAsia="Times New Roman" w:cstheme="minorHAnsi"/>
          <w:sz w:val="24"/>
          <w:szCs w:val="24"/>
        </w:rPr>
        <w:t>blade</w:t>
      </w:r>
      <w:r w:rsidR="001D549F" w:rsidRPr="00E34565">
        <w:rPr>
          <w:rFonts w:eastAsia="Times New Roman" w:cstheme="minorHAnsi"/>
          <w:sz w:val="24"/>
          <w:szCs w:val="24"/>
        </w:rPr>
        <w:t xml:space="preserve"> </w:t>
      </w:r>
      <w:r w:rsidR="007420E5" w:rsidRPr="00E34565">
        <w:rPr>
          <w:rFonts w:eastAsia="Times New Roman" w:cstheme="minorHAnsi"/>
          <w:sz w:val="24"/>
          <w:szCs w:val="24"/>
        </w:rPr>
        <w:t>used</w:t>
      </w:r>
      <w:r w:rsidR="001D549F" w:rsidRPr="00E34565">
        <w:rPr>
          <w:rFonts w:eastAsia="Times New Roman" w:cstheme="minorHAnsi"/>
          <w:sz w:val="24"/>
          <w:szCs w:val="24"/>
        </w:rPr>
        <w:t xml:space="preserve"> for </w:t>
      </w:r>
      <w:r w:rsidR="00995F03" w:rsidRPr="00E34565">
        <w:rPr>
          <w:rFonts w:eastAsia="Times New Roman" w:cstheme="minorHAnsi"/>
          <w:sz w:val="24"/>
          <w:szCs w:val="24"/>
        </w:rPr>
        <w:t>project GEOFF</w:t>
      </w:r>
      <w:r w:rsidR="007420E5" w:rsidRPr="00E34565">
        <w:rPr>
          <w:rFonts w:eastAsia="Times New Roman" w:cstheme="minorHAnsi"/>
          <w:sz w:val="24"/>
          <w:szCs w:val="24"/>
        </w:rPr>
        <w:t xml:space="preserve">. </w:t>
      </w:r>
      <w:r w:rsidR="004B1B5B" w:rsidRPr="00E34565">
        <w:rPr>
          <w:rFonts w:eastAsia="Times New Roman" w:cstheme="minorHAnsi"/>
          <w:sz w:val="24"/>
          <w:szCs w:val="24"/>
        </w:rPr>
        <w:t xml:space="preserve">It combines the best of all categories while </w:t>
      </w:r>
      <w:r w:rsidR="00AC415B" w:rsidRPr="00E34565">
        <w:rPr>
          <w:rFonts w:eastAsia="Times New Roman" w:cstheme="minorHAnsi"/>
          <w:sz w:val="24"/>
          <w:szCs w:val="24"/>
        </w:rPr>
        <w:t>achieving</w:t>
      </w:r>
      <w:r w:rsidR="004B1B5B" w:rsidRPr="00E34565">
        <w:rPr>
          <w:rFonts w:eastAsia="Times New Roman" w:cstheme="minorHAnsi"/>
          <w:sz w:val="24"/>
          <w:szCs w:val="24"/>
        </w:rPr>
        <w:t xml:space="preserve"> a hover </w:t>
      </w:r>
      <w:r w:rsidR="001A6BBF" w:rsidRPr="00E34565">
        <w:rPr>
          <w:rFonts w:eastAsia="Times New Roman" w:cstheme="minorHAnsi"/>
          <w:sz w:val="24"/>
          <w:szCs w:val="24"/>
        </w:rPr>
        <w:t xml:space="preserve">time </w:t>
      </w:r>
      <w:r w:rsidR="00766EBC" w:rsidRPr="00E34565">
        <w:rPr>
          <w:rFonts w:eastAsia="Times New Roman" w:cstheme="minorHAnsi"/>
          <w:sz w:val="24"/>
          <w:szCs w:val="24"/>
        </w:rPr>
        <w:t xml:space="preserve">and TWR </w:t>
      </w:r>
      <w:r w:rsidR="001A6BBF" w:rsidRPr="00E34565">
        <w:rPr>
          <w:rFonts w:eastAsia="Times New Roman" w:cstheme="minorHAnsi"/>
          <w:sz w:val="24"/>
          <w:szCs w:val="24"/>
        </w:rPr>
        <w:t>that will be suitable for the mission.</w:t>
      </w:r>
    </w:p>
    <w:p w14:paraId="0C3CB43C" w14:textId="399EEC75" w:rsidR="00C36E5A" w:rsidRPr="00E34565" w:rsidRDefault="00C36E5A" w:rsidP="1029AC1C">
      <w:pPr>
        <w:pStyle w:val="Heading2"/>
        <w:tabs>
          <w:tab w:val="left" w:pos="1080"/>
        </w:tabs>
        <w:rPr>
          <w:rFonts w:asciiTheme="minorHAnsi" w:hAnsiTheme="minorHAnsi" w:cstheme="minorHAnsi"/>
          <w:sz w:val="28"/>
          <w:szCs w:val="28"/>
          <w:u w:val="single"/>
        </w:rPr>
      </w:pPr>
      <w:bookmarkStart w:id="74" w:name="_Toc165154453"/>
      <w:r w:rsidRPr="00E34565">
        <w:rPr>
          <w:rFonts w:asciiTheme="minorHAnsi" w:hAnsiTheme="minorHAnsi" w:cstheme="minorHAnsi"/>
          <w:sz w:val="28"/>
          <w:szCs w:val="28"/>
        </w:rPr>
        <w:t>Navigation</w:t>
      </w:r>
      <w:r w:rsidR="001C2F8B" w:rsidRPr="00E34565">
        <w:rPr>
          <w:rFonts w:asciiTheme="minorHAnsi" w:hAnsiTheme="minorHAnsi" w:cstheme="minorHAnsi"/>
          <w:sz w:val="28"/>
          <w:szCs w:val="28"/>
        </w:rPr>
        <w:t>, Flight Planning,</w:t>
      </w:r>
      <w:r w:rsidRPr="00E34565">
        <w:rPr>
          <w:rFonts w:asciiTheme="minorHAnsi" w:hAnsiTheme="minorHAnsi" w:cstheme="minorHAnsi"/>
          <w:sz w:val="28"/>
          <w:szCs w:val="28"/>
        </w:rPr>
        <w:t xml:space="preserve"> and Control</w:t>
      </w:r>
      <w:bookmarkEnd w:id="74"/>
    </w:p>
    <w:p w14:paraId="4F9F3EDD" w14:textId="4125F881" w:rsidR="00BE46D1" w:rsidRPr="00E34565" w:rsidRDefault="00B667F8" w:rsidP="008859FD">
      <w:pPr>
        <w:tabs>
          <w:tab w:val="left" w:pos="720"/>
        </w:tabs>
        <w:rPr>
          <w:rFonts w:cstheme="minorHAnsi"/>
          <w:sz w:val="24"/>
          <w:szCs w:val="24"/>
        </w:rPr>
      </w:pPr>
      <w:r w:rsidRPr="00E34565">
        <w:rPr>
          <w:rFonts w:cstheme="minorHAnsi"/>
          <w:sz w:val="24"/>
          <w:szCs w:val="24"/>
        </w:rPr>
        <w:t>T</w:t>
      </w:r>
      <w:r w:rsidR="00E95295" w:rsidRPr="00E34565">
        <w:rPr>
          <w:rFonts w:cstheme="minorHAnsi"/>
          <w:sz w:val="24"/>
          <w:szCs w:val="24"/>
        </w:rPr>
        <w:t xml:space="preserve">he navigation </w:t>
      </w:r>
      <w:r w:rsidR="00A038C8" w:rsidRPr="00E34565">
        <w:rPr>
          <w:rFonts w:cstheme="minorHAnsi"/>
          <w:sz w:val="24"/>
          <w:szCs w:val="24"/>
        </w:rPr>
        <w:t>system</w:t>
      </w:r>
      <w:r w:rsidR="001B7804" w:rsidRPr="00E34565">
        <w:rPr>
          <w:rFonts w:cstheme="minorHAnsi"/>
          <w:sz w:val="24"/>
          <w:szCs w:val="24"/>
        </w:rPr>
        <w:t xml:space="preserve"> will </w:t>
      </w:r>
      <w:r w:rsidR="00AC7768" w:rsidRPr="00E34565">
        <w:rPr>
          <w:rFonts w:cstheme="minorHAnsi"/>
          <w:sz w:val="24"/>
          <w:szCs w:val="24"/>
        </w:rPr>
        <w:t>pr</w:t>
      </w:r>
      <w:r w:rsidR="00D477E8" w:rsidRPr="00E34565">
        <w:rPr>
          <w:rFonts w:cstheme="minorHAnsi"/>
          <w:sz w:val="24"/>
          <w:szCs w:val="24"/>
        </w:rPr>
        <w:t xml:space="preserve">imarily </w:t>
      </w:r>
      <w:r w:rsidR="001B7804" w:rsidRPr="00E34565">
        <w:rPr>
          <w:rFonts w:cstheme="minorHAnsi"/>
          <w:sz w:val="24"/>
          <w:szCs w:val="24"/>
        </w:rPr>
        <w:t>be</w:t>
      </w:r>
      <w:r w:rsidR="00D477E8" w:rsidRPr="00E34565">
        <w:rPr>
          <w:rFonts w:cstheme="minorHAnsi"/>
          <w:sz w:val="24"/>
          <w:szCs w:val="24"/>
        </w:rPr>
        <w:t xml:space="preserve"> focused</w:t>
      </w:r>
      <w:r w:rsidR="001B7804" w:rsidRPr="00E34565">
        <w:rPr>
          <w:rFonts w:cstheme="minorHAnsi"/>
          <w:sz w:val="24"/>
          <w:szCs w:val="24"/>
        </w:rPr>
        <w:t xml:space="preserve"> </w:t>
      </w:r>
      <w:r w:rsidR="00D477E8" w:rsidRPr="00E34565">
        <w:rPr>
          <w:rFonts w:cstheme="minorHAnsi"/>
          <w:sz w:val="24"/>
          <w:szCs w:val="24"/>
        </w:rPr>
        <w:t>on</w:t>
      </w:r>
      <w:r w:rsidR="001B7804" w:rsidRPr="00E34565">
        <w:rPr>
          <w:rFonts w:cstheme="minorHAnsi"/>
          <w:sz w:val="24"/>
          <w:szCs w:val="24"/>
        </w:rPr>
        <w:t xml:space="preserve"> </w:t>
      </w:r>
      <w:r w:rsidR="00D14E8B" w:rsidRPr="00E34565">
        <w:rPr>
          <w:rFonts w:cstheme="minorHAnsi"/>
          <w:sz w:val="24"/>
          <w:szCs w:val="24"/>
        </w:rPr>
        <w:t>calculat</w:t>
      </w:r>
      <w:r w:rsidR="00D477E8" w:rsidRPr="00E34565">
        <w:rPr>
          <w:rFonts w:cstheme="minorHAnsi"/>
          <w:sz w:val="24"/>
          <w:szCs w:val="24"/>
        </w:rPr>
        <w:t xml:space="preserve">ing accurate </w:t>
      </w:r>
      <w:r w:rsidRPr="00E34565">
        <w:rPr>
          <w:rFonts w:cstheme="minorHAnsi"/>
          <w:sz w:val="24"/>
          <w:szCs w:val="24"/>
        </w:rPr>
        <w:t>orientation and position</w:t>
      </w:r>
      <w:r w:rsidR="00BE46D1" w:rsidRPr="00E34565">
        <w:rPr>
          <w:rFonts w:cstheme="minorHAnsi"/>
          <w:sz w:val="24"/>
          <w:szCs w:val="24"/>
        </w:rPr>
        <w:t xml:space="preserve"> to provide the controller with information to</w:t>
      </w:r>
      <w:r w:rsidR="00092C06" w:rsidRPr="00E34565">
        <w:rPr>
          <w:rFonts w:cstheme="minorHAnsi"/>
          <w:sz w:val="24"/>
          <w:szCs w:val="24"/>
        </w:rPr>
        <w:t xml:space="preserve"> maintain </w:t>
      </w:r>
      <w:r w:rsidR="00127AA3" w:rsidRPr="00E34565">
        <w:rPr>
          <w:rFonts w:cstheme="minorHAnsi"/>
          <w:sz w:val="24"/>
          <w:szCs w:val="24"/>
        </w:rPr>
        <w:t xml:space="preserve">vehicle stability. </w:t>
      </w:r>
      <w:r w:rsidR="00D07A8B" w:rsidRPr="00E34565">
        <w:rPr>
          <w:rFonts w:cstheme="minorHAnsi"/>
          <w:sz w:val="24"/>
          <w:szCs w:val="24"/>
        </w:rPr>
        <w:t xml:space="preserve">For the purposes of this demonstrator, </w:t>
      </w:r>
      <w:r w:rsidR="002C403C">
        <w:rPr>
          <w:rFonts w:cstheme="minorHAnsi"/>
          <w:sz w:val="24"/>
          <w:szCs w:val="24"/>
        </w:rPr>
        <w:t>Pozyx</w:t>
      </w:r>
      <w:r w:rsidR="00D07A8B" w:rsidRPr="00E34565">
        <w:rPr>
          <w:rFonts w:cstheme="minorHAnsi"/>
          <w:sz w:val="24"/>
          <w:szCs w:val="24"/>
        </w:rPr>
        <w:t xml:space="preserve"> </w:t>
      </w:r>
      <w:r w:rsidR="003B1C8B" w:rsidRPr="00E34565">
        <w:rPr>
          <w:rFonts w:cstheme="minorHAnsi"/>
          <w:sz w:val="24"/>
          <w:szCs w:val="24"/>
        </w:rPr>
        <w:t xml:space="preserve">will </w:t>
      </w:r>
      <w:r w:rsidR="007558D9" w:rsidRPr="00E34565">
        <w:rPr>
          <w:rFonts w:cstheme="minorHAnsi"/>
          <w:sz w:val="24"/>
          <w:szCs w:val="24"/>
        </w:rPr>
        <w:t xml:space="preserve">be able to provide accurate enough </w:t>
      </w:r>
      <w:r w:rsidR="00D83CFA" w:rsidRPr="00E34565">
        <w:rPr>
          <w:rFonts w:cstheme="minorHAnsi"/>
          <w:sz w:val="24"/>
          <w:szCs w:val="24"/>
        </w:rPr>
        <w:t xml:space="preserve">data for the </w:t>
      </w:r>
      <w:r w:rsidR="00A72E5A" w:rsidRPr="00E34565">
        <w:rPr>
          <w:rFonts w:cstheme="minorHAnsi"/>
          <w:sz w:val="24"/>
          <w:szCs w:val="24"/>
        </w:rPr>
        <w:t>XY coordinates on its own. However</w:t>
      </w:r>
      <w:r w:rsidR="6DAE1804" w:rsidRPr="00E34565">
        <w:rPr>
          <w:rFonts w:cstheme="minorHAnsi"/>
          <w:sz w:val="24"/>
          <w:szCs w:val="24"/>
        </w:rPr>
        <w:t>,</w:t>
      </w:r>
      <w:r w:rsidR="00A72E5A" w:rsidRPr="00E34565">
        <w:rPr>
          <w:rFonts w:cstheme="minorHAnsi"/>
          <w:sz w:val="24"/>
          <w:szCs w:val="24"/>
        </w:rPr>
        <w:t xml:space="preserve"> </w:t>
      </w:r>
      <w:r w:rsidR="00D73843" w:rsidRPr="00E34565">
        <w:rPr>
          <w:rFonts w:cstheme="minorHAnsi"/>
          <w:sz w:val="24"/>
          <w:szCs w:val="24"/>
        </w:rPr>
        <w:t xml:space="preserve">the Z coordinate </w:t>
      </w:r>
      <w:r w:rsidR="00CB6981" w:rsidRPr="00E34565">
        <w:rPr>
          <w:rFonts w:cstheme="minorHAnsi"/>
          <w:sz w:val="24"/>
          <w:szCs w:val="24"/>
        </w:rPr>
        <w:t xml:space="preserve">will </w:t>
      </w:r>
      <w:r w:rsidR="003F4705" w:rsidRPr="00E34565">
        <w:rPr>
          <w:rFonts w:cstheme="minorHAnsi"/>
          <w:sz w:val="24"/>
          <w:szCs w:val="24"/>
        </w:rPr>
        <w:t xml:space="preserve">require </w:t>
      </w:r>
      <w:r w:rsidR="005376C2" w:rsidRPr="00E34565">
        <w:rPr>
          <w:rFonts w:cstheme="minorHAnsi"/>
          <w:sz w:val="24"/>
          <w:szCs w:val="24"/>
        </w:rPr>
        <w:t>higher</w:t>
      </w:r>
      <w:r w:rsidR="003F4705" w:rsidRPr="00E34565">
        <w:rPr>
          <w:rFonts w:cstheme="minorHAnsi"/>
          <w:sz w:val="24"/>
          <w:szCs w:val="24"/>
        </w:rPr>
        <w:t xml:space="preserve"> accuracy</w:t>
      </w:r>
      <w:r w:rsidR="005376C2" w:rsidRPr="00E34565">
        <w:rPr>
          <w:rFonts w:cstheme="minorHAnsi"/>
          <w:sz w:val="24"/>
          <w:szCs w:val="24"/>
        </w:rPr>
        <w:t xml:space="preserve"> than provided by </w:t>
      </w:r>
      <w:r w:rsidR="002C403C">
        <w:rPr>
          <w:rFonts w:cstheme="minorHAnsi"/>
          <w:sz w:val="24"/>
          <w:szCs w:val="24"/>
        </w:rPr>
        <w:t>Pozyx</w:t>
      </w:r>
      <w:r w:rsidR="003F4705" w:rsidRPr="00E34565">
        <w:rPr>
          <w:rFonts w:cstheme="minorHAnsi"/>
          <w:sz w:val="24"/>
          <w:szCs w:val="24"/>
        </w:rPr>
        <w:t xml:space="preserve">. By combining information from </w:t>
      </w:r>
      <w:r w:rsidR="002C403C">
        <w:rPr>
          <w:rFonts w:cstheme="minorHAnsi"/>
          <w:sz w:val="24"/>
          <w:szCs w:val="24"/>
        </w:rPr>
        <w:t>Pozyx</w:t>
      </w:r>
      <w:r w:rsidR="003F4705" w:rsidRPr="00E34565">
        <w:rPr>
          <w:rFonts w:cstheme="minorHAnsi"/>
          <w:sz w:val="24"/>
          <w:szCs w:val="24"/>
        </w:rPr>
        <w:t xml:space="preserve"> </w:t>
      </w:r>
      <w:r w:rsidR="005376C2" w:rsidRPr="00E34565">
        <w:rPr>
          <w:rFonts w:cstheme="minorHAnsi"/>
          <w:sz w:val="24"/>
          <w:szCs w:val="24"/>
        </w:rPr>
        <w:t xml:space="preserve">data with data from the ultrasonic altimeter </w:t>
      </w:r>
      <w:r w:rsidR="0044703B" w:rsidRPr="00E34565">
        <w:rPr>
          <w:rFonts w:cstheme="minorHAnsi"/>
          <w:sz w:val="24"/>
          <w:szCs w:val="24"/>
        </w:rPr>
        <w:t xml:space="preserve">on board the vehicle </w:t>
      </w:r>
      <w:r w:rsidR="007E3C8B" w:rsidRPr="00E34565">
        <w:rPr>
          <w:rFonts w:cstheme="minorHAnsi"/>
          <w:sz w:val="24"/>
          <w:szCs w:val="24"/>
        </w:rPr>
        <w:t xml:space="preserve">the Z </w:t>
      </w:r>
      <w:r w:rsidR="00B67E36" w:rsidRPr="00E34565">
        <w:rPr>
          <w:rFonts w:cstheme="minorHAnsi"/>
          <w:sz w:val="24"/>
          <w:szCs w:val="24"/>
        </w:rPr>
        <w:t>position can be more accurately estimated</w:t>
      </w:r>
      <w:r w:rsidR="00754F3D" w:rsidRPr="00E34565">
        <w:rPr>
          <w:rFonts w:cstheme="minorHAnsi"/>
          <w:sz w:val="24"/>
          <w:szCs w:val="24"/>
        </w:rPr>
        <w:t xml:space="preserve">. </w:t>
      </w:r>
      <w:r w:rsidR="0018653A" w:rsidRPr="00E34565">
        <w:rPr>
          <w:rFonts w:cstheme="minorHAnsi"/>
          <w:sz w:val="24"/>
          <w:szCs w:val="24"/>
        </w:rPr>
        <w:t>T</w:t>
      </w:r>
      <w:r w:rsidR="00754F3D" w:rsidRPr="00E34565">
        <w:rPr>
          <w:rFonts w:cstheme="minorHAnsi"/>
          <w:sz w:val="24"/>
          <w:szCs w:val="24"/>
        </w:rPr>
        <w:t xml:space="preserve">he </w:t>
      </w:r>
      <w:r w:rsidR="00127AA3" w:rsidRPr="00E34565">
        <w:rPr>
          <w:rFonts w:cstheme="minorHAnsi"/>
          <w:sz w:val="24"/>
          <w:szCs w:val="24"/>
        </w:rPr>
        <w:t xml:space="preserve">navigation system will achieve this by applying </w:t>
      </w:r>
      <w:r w:rsidR="000727ED" w:rsidRPr="00E34565">
        <w:rPr>
          <w:rFonts w:cstheme="minorHAnsi"/>
          <w:sz w:val="24"/>
          <w:szCs w:val="24"/>
        </w:rPr>
        <w:t xml:space="preserve">a Kalman filter </w:t>
      </w:r>
      <w:r w:rsidR="00D07A8B" w:rsidRPr="00E34565">
        <w:rPr>
          <w:rFonts w:cstheme="minorHAnsi"/>
          <w:sz w:val="24"/>
          <w:szCs w:val="24"/>
        </w:rPr>
        <w:t>to</w:t>
      </w:r>
      <w:r w:rsidR="00AA36A3" w:rsidRPr="00E34565">
        <w:rPr>
          <w:rFonts w:cstheme="minorHAnsi"/>
          <w:sz w:val="24"/>
          <w:szCs w:val="24"/>
        </w:rPr>
        <w:t xml:space="preserve"> data </w:t>
      </w:r>
      <w:r w:rsidR="00996A4B" w:rsidRPr="00E34565">
        <w:rPr>
          <w:rFonts w:cstheme="minorHAnsi"/>
          <w:sz w:val="24"/>
          <w:szCs w:val="24"/>
        </w:rPr>
        <w:t xml:space="preserve">from both </w:t>
      </w:r>
      <w:r w:rsidR="002C403C">
        <w:rPr>
          <w:rFonts w:cstheme="minorHAnsi"/>
          <w:sz w:val="24"/>
          <w:szCs w:val="24"/>
        </w:rPr>
        <w:t>Pozyx</w:t>
      </w:r>
      <w:r w:rsidR="00843661" w:rsidRPr="00E34565">
        <w:rPr>
          <w:rFonts w:cstheme="minorHAnsi"/>
          <w:sz w:val="24"/>
          <w:szCs w:val="24"/>
        </w:rPr>
        <w:t xml:space="preserve"> and the </w:t>
      </w:r>
      <w:r w:rsidR="00EA7B77" w:rsidRPr="00E34565">
        <w:rPr>
          <w:rFonts w:cstheme="minorHAnsi"/>
          <w:sz w:val="24"/>
          <w:szCs w:val="24"/>
        </w:rPr>
        <w:t xml:space="preserve">ultrasonic </w:t>
      </w:r>
      <w:r w:rsidR="007D3B15" w:rsidRPr="00E34565">
        <w:rPr>
          <w:rFonts w:cstheme="minorHAnsi"/>
          <w:sz w:val="24"/>
          <w:szCs w:val="24"/>
        </w:rPr>
        <w:t xml:space="preserve">sensor </w:t>
      </w:r>
      <w:r w:rsidR="00FA1DFD" w:rsidRPr="00E34565">
        <w:rPr>
          <w:rFonts w:cstheme="minorHAnsi"/>
          <w:sz w:val="24"/>
          <w:szCs w:val="24"/>
        </w:rPr>
        <w:t xml:space="preserve">to </w:t>
      </w:r>
      <w:r w:rsidR="00860C3E" w:rsidRPr="00E34565">
        <w:rPr>
          <w:rFonts w:cstheme="minorHAnsi"/>
          <w:sz w:val="24"/>
          <w:szCs w:val="24"/>
        </w:rPr>
        <w:t xml:space="preserve">fuse the data into a </w:t>
      </w:r>
      <w:r w:rsidR="0075670D" w:rsidRPr="00E34565">
        <w:rPr>
          <w:rFonts w:cstheme="minorHAnsi"/>
          <w:sz w:val="24"/>
          <w:szCs w:val="24"/>
        </w:rPr>
        <w:t>more reliable result.</w:t>
      </w:r>
      <w:r w:rsidR="00404515" w:rsidRPr="00E34565">
        <w:rPr>
          <w:rFonts w:cstheme="minorHAnsi"/>
          <w:sz w:val="24"/>
          <w:szCs w:val="24"/>
        </w:rPr>
        <w:t xml:space="preserve"> </w:t>
      </w:r>
      <w:r w:rsidR="001B6233" w:rsidRPr="00E34565">
        <w:rPr>
          <w:rFonts w:cstheme="minorHAnsi"/>
          <w:sz w:val="24"/>
          <w:szCs w:val="24"/>
        </w:rPr>
        <w:t xml:space="preserve">Flight planning </w:t>
      </w:r>
      <w:r w:rsidR="006135FC" w:rsidRPr="00E34565">
        <w:rPr>
          <w:rFonts w:cstheme="minorHAnsi"/>
          <w:sz w:val="24"/>
          <w:szCs w:val="24"/>
        </w:rPr>
        <w:t xml:space="preserve">will </w:t>
      </w:r>
      <w:r w:rsidR="002A49DA" w:rsidRPr="00E34565">
        <w:rPr>
          <w:rFonts w:cstheme="minorHAnsi"/>
          <w:sz w:val="24"/>
          <w:szCs w:val="24"/>
        </w:rPr>
        <w:t xml:space="preserve">consist of a series of waypoints </w:t>
      </w:r>
      <w:r w:rsidR="00B56797" w:rsidRPr="00E34565">
        <w:rPr>
          <w:rFonts w:cstheme="minorHAnsi"/>
          <w:sz w:val="24"/>
          <w:szCs w:val="24"/>
        </w:rPr>
        <w:t xml:space="preserve">calculated by the flight computer </w:t>
      </w:r>
      <w:r w:rsidR="002A49DA" w:rsidRPr="00E34565">
        <w:rPr>
          <w:rFonts w:cstheme="minorHAnsi"/>
          <w:sz w:val="24"/>
          <w:szCs w:val="24"/>
        </w:rPr>
        <w:t xml:space="preserve">following the profile of </w:t>
      </w:r>
      <w:r w:rsidR="002505FC" w:rsidRPr="00E34565">
        <w:rPr>
          <w:rFonts w:cstheme="minorHAnsi"/>
          <w:sz w:val="24"/>
          <w:szCs w:val="24"/>
        </w:rPr>
        <w:t>Figure 3</w:t>
      </w:r>
      <w:r w:rsidR="00196FCB" w:rsidRPr="00E34565">
        <w:rPr>
          <w:rFonts w:cstheme="minorHAnsi"/>
          <w:sz w:val="24"/>
          <w:szCs w:val="24"/>
        </w:rPr>
        <w:t xml:space="preserve"> for </w:t>
      </w:r>
      <w:r w:rsidR="00576D70" w:rsidRPr="00E34565">
        <w:rPr>
          <w:rFonts w:cstheme="minorHAnsi"/>
          <w:sz w:val="24"/>
          <w:szCs w:val="24"/>
        </w:rPr>
        <w:t>any arbitrary</w:t>
      </w:r>
      <w:r w:rsidR="00196FCB" w:rsidRPr="00E34565">
        <w:rPr>
          <w:rFonts w:cstheme="minorHAnsi"/>
          <w:sz w:val="24"/>
          <w:szCs w:val="24"/>
        </w:rPr>
        <w:t xml:space="preserve"> location of the </w:t>
      </w:r>
      <w:r w:rsidR="00576D70" w:rsidRPr="00E34565">
        <w:rPr>
          <w:rFonts w:cstheme="minorHAnsi"/>
          <w:sz w:val="24"/>
          <w:szCs w:val="24"/>
        </w:rPr>
        <w:t>target beacon.</w:t>
      </w:r>
      <w:r w:rsidR="009E1890" w:rsidRPr="00E34565">
        <w:rPr>
          <w:rFonts w:cstheme="minorHAnsi"/>
          <w:sz w:val="24"/>
          <w:szCs w:val="24"/>
        </w:rPr>
        <w:t xml:space="preserve"> Flight planning and navigation are both areas that </w:t>
      </w:r>
      <w:r w:rsidR="00D43716" w:rsidRPr="00E34565">
        <w:rPr>
          <w:rFonts w:cstheme="minorHAnsi"/>
          <w:sz w:val="24"/>
          <w:szCs w:val="24"/>
        </w:rPr>
        <w:t xml:space="preserve">will require significant further development in the simulator </w:t>
      </w:r>
      <w:r w:rsidR="00321FE2" w:rsidRPr="00E34565">
        <w:rPr>
          <w:rFonts w:cstheme="minorHAnsi"/>
          <w:sz w:val="24"/>
          <w:szCs w:val="24"/>
        </w:rPr>
        <w:t xml:space="preserve">as </w:t>
      </w:r>
      <w:r w:rsidR="00A86FE8" w:rsidRPr="00E34565">
        <w:rPr>
          <w:rFonts w:cstheme="minorHAnsi"/>
          <w:sz w:val="24"/>
          <w:szCs w:val="24"/>
        </w:rPr>
        <w:t xml:space="preserve">more </w:t>
      </w:r>
      <w:r w:rsidR="00580B2C" w:rsidRPr="00E34565">
        <w:rPr>
          <w:rFonts w:cstheme="minorHAnsi"/>
          <w:sz w:val="24"/>
          <w:szCs w:val="24"/>
        </w:rPr>
        <w:t>accurate</w:t>
      </w:r>
      <w:r w:rsidR="00A86FE8" w:rsidRPr="00E34565">
        <w:rPr>
          <w:rFonts w:cstheme="minorHAnsi"/>
          <w:sz w:val="24"/>
          <w:szCs w:val="24"/>
        </w:rPr>
        <w:t xml:space="preserve"> values </w:t>
      </w:r>
      <w:r w:rsidR="003941F8" w:rsidRPr="00E34565">
        <w:rPr>
          <w:rFonts w:cstheme="minorHAnsi"/>
          <w:sz w:val="24"/>
          <w:szCs w:val="24"/>
        </w:rPr>
        <w:t xml:space="preserve">for the </w:t>
      </w:r>
      <w:r w:rsidR="00280874" w:rsidRPr="00E34565">
        <w:rPr>
          <w:rFonts w:cstheme="minorHAnsi"/>
          <w:sz w:val="24"/>
          <w:szCs w:val="24"/>
        </w:rPr>
        <w:t xml:space="preserve">system dynamics </w:t>
      </w:r>
      <w:r w:rsidR="00580B2C" w:rsidRPr="00E34565">
        <w:rPr>
          <w:rFonts w:cstheme="minorHAnsi"/>
          <w:sz w:val="24"/>
          <w:szCs w:val="24"/>
        </w:rPr>
        <w:t>become available from testing of the physical system.</w:t>
      </w:r>
    </w:p>
    <w:p w14:paraId="139A7740" w14:textId="2535334A" w:rsidR="00F62631" w:rsidRPr="00E34565" w:rsidRDefault="00E95295" w:rsidP="008859FD">
      <w:pPr>
        <w:tabs>
          <w:tab w:val="left" w:pos="720"/>
        </w:tabs>
        <w:rPr>
          <w:rFonts w:cstheme="minorHAnsi"/>
          <w:sz w:val="24"/>
          <w:szCs w:val="24"/>
        </w:rPr>
      </w:pPr>
      <w:r w:rsidRPr="00E34565">
        <w:rPr>
          <w:rFonts w:cstheme="minorHAnsi"/>
          <w:sz w:val="24"/>
          <w:szCs w:val="24"/>
        </w:rPr>
        <w:t xml:space="preserve">The controller design </w:t>
      </w:r>
      <w:r w:rsidR="004254F9" w:rsidRPr="00E34565">
        <w:rPr>
          <w:rFonts w:cstheme="minorHAnsi"/>
          <w:sz w:val="24"/>
          <w:szCs w:val="24"/>
        </w:rPr>
        <w:t xml:space="preserve">is a combination of PID/PD control depending on the </w:t>
      </w:r>
      <w:r w:rsidR="008027F9" w:rsidRPr="00E34565">
        <w:rPr>
          <w:rFonts w:cstheme="minorHAnsi"/>
          <w:sz w:val="24"/>
          <w:szCs w:val="24"/>
        </w:rPr>
        <w:t xml:space="preserve">direction of </w:t>
      </w:r>
      <w:r w:rsidR="007C1AE7" w:rsidRPr="00E34565">
        <w:rPr>
          <w:rFonts w:cstheme="minorHAnsi"/>
          <w:sz w:val="24"/>
          <w:szCs w:val="24"/>
        </w:rPr>
        <w:t xml:space="preserve">movement. </w:t>
      </w:r>
      <w:r w:rsidR="00D7709A" w:rsidRPr="00E34565">
        <w:rPr>
          <w:rFonts w:cstheme="minorHAnsi"/>
          <w:sz w:val="24"/>
          <w:szCs w:val="24"/>
        </w:rPr>
        <w:t xml:space="preserve">PID is utilized </w:t>
      </w:r>
      <w:r w:rsidR="00623354" w:rsidRPr="00E34565">
        <w:rPr>
          <w:rFonts w:cstheme="minorHAnsi"/>
          <w:sz w:val="24"/>
          <w:szCs w:val="24"/>
        </w:rPr>
        <w:t xml:space="preserve">for </w:t>
      </w:r>
      <w:r w:rsidR="00550CE0" w:rsidRPr="00E34565">
        <w:rPr>
          <w:rFonts w:cstheme="minorHAnsi"/>
          <w:sz w:val="24"/>
          <w:szCs w:val="24"/>
        </w:rPr>
        <w:t xml:space="preserve">control along the Z axis </w:t>
      </w:r>
      <w:r w:rsidR="009A1B0A" w:rsidRPr="00E34565">
        <w:rPr>
          <w:rFonts w:cstheme="minorHAnsi"/>
          <w:sz w:val="24"/>
          <w:szCs w:val="24"/>
        </w:rPr>
        <w:t xml:space="preserve">where eliminating steady state error </w:t>
      </w:r>
      <w:r w:rsidR="00D042E9" w:rsidRPr="00E34565">
        <w:rPr>
          <w:rFonts w:cstheme="minorHAnsi"/>
          <w:sz w:val="24"/>
          <w:szCs w:val="24"/>
        </w:rPr>
        <w:t xml:space="preserve">is more crucial to avoid collision with the ground as well </w:t>
      </w:r>
      <w:r w:rsidR="00A9758A" w:rsidRPr="00E34565">
        <w:rPr>
          <w:rFonts w:cstheme="minorHAnsi"/>
          <w:sz w:val="24"/>
          <w:szCs w:val="24"/>
        </w:rPr>
        <w:t xml:space="preserve">easing the work required to satisfy </w:t>
      </w:r>
      <w:r w:rsidR="000E2A40" w:rsidRPr="00E34565">
        <w:rPr>
          <w:rFonts w:cstheme="minorHAnsi"/>
          <w:sz w:val="24"/>
          <w:szCs w:val="24"/>
        </w:rPr>
        <w:t>FR1.1</w:t>
      </w:r>
      <w:r w:rsidR="00A9758A" w:rsidRPr="00E34565">
        <w:rPr>
          <w:rFonts w:cstheme="minorHAnsi"/>
          <w:sz w:val="24"/>
          <w:szCs w:val="24"/>
        </w:rPr>
        <w:t xml:space="preserve">. </w:t>
      </w:r>
      <w:r w:rsidR="00A77E87" w:rsidRPr="00E34565">
        <w:rPr>
          <w:rFonts w:cstheme="minorHAnsi"/>
          <w:sz w:val="24"/>
          <w:szCs w:val="24"/>
        </w:rPr>
        <w:t xml:space="preserve">For the </w:t>
      </w:r>
      <w:r w:rsidR="00A53B8A" w:rsidRPr="00E34565">
        <w:rPr>
          <w:rFonts w:cstheme="minorHAnsi"/>
          <w:sz w:val="24"/>
          <w:szCs w:val="24"/>
        </w:rPr>
        <w:t xml:space="preserve">X and Y dimensions where collision is less likely </w:t>
      </w:r>
      <w:r w:rsidR="008478C5" w:rsidRPr="00E34565">
        <w:rPr>
          <w:rFonts w:cstheme="minorHAnsi"/>
          <w:sz w:val="24"/>
          <w:szCs w:val="24"/>
        </w:rPr>
        <w:t xml:space="preserve">a PD controller is being implemented with a </w:t>
      </w:r>
      <w:r w:rsidR="00463E8B" w:rsidRPr="00E34565">
        <w:rPr>
          <w:rFonts w:cstheme="minorHAnsi"/>
          <w:sz w:val="24"/>
          <w:szCs w:val="24"/>
        </w:rPr>
        <w:t>velocity limit</w:t>
      </w:r>
      <w:r w:rsidR="00C24F8A" w:rsidRPr="00E34565">
        <w:rPr>
          <w:rFonts w:cstheme="minorHAnsi"/>
          <w:sz w:val="24"/>
          <w:szCs w:val="24"/>
        </w:rPr>
        <w:t xml:space="preserve"> to prevent </w:t>
      </w:r>
      <w:r w:rsidR="005C4D89" w:rsidRPr="00E34565">
        <w:rPr>
          <w:rFonts w:cstheme="minorHAnsi"/>
          <w:sz w:val="24"/>
          <w:szCs w:val="24"/>
        </w:rPr>
        <w:t xml:space="preserve">the vehicle from reaching unnecessarily high speeds and </w:t>
      </w:r>
      <w:r w:rsidR="006774F5" w:rsidRPr="00E34565">
        <w:rPr>
          <w:rFonts w:cstheme="minorHAnsi"/>
          <w:sz w:val="24"/>
          <w:szCs w:val="24"/>
        </w:rPr>
        <w:t xml:space="preserve">endangering personnel on the ground. </w:t>
      </w:r>
      <w:r w:rsidR="00281FCB" w:rsidRPr="00E34565">
        <w:rPr>
          <w:rFonts w:cstheme="minorHAnsi"/>
          <w:sz w:val="24"/>
          <w:szCs w:val="24"/>
        </w:rPr>
        <w:t xml:space="preserve">PD is also being used for attitude </w:t>
      </w:r>
      <w:r w:rsidR="00503799" w:rsidRPr="00E34565">
        <w:rPr>
          <w:rFonts w:cstheme="minorHAnsi"/>
          <w:sz w:val="24"/>
          <w:szCs w:val="24"/>
        </w:rPr>
        <w:t>control,</w:t>
      </w:r>
      <w:r w:rsidR="00281FCB" w:rsidRPr="00E34565">
        <w:rPr>
          <w:rFonts w:cstheme="minorHAnsi"/>
          <w:sz w:val="24"/>
          <w:szCs w:val="24"/>
        </w:rPr>
        <w:t xml:space="preserve"> </w:t>
      </w:r>
      <w:r w:rsidR="002233DD" w:rsidRPr="00E34565">
        <w:rPr>
          <w:rFonts w:cstheme="minorHAnsi"/>
          <w:sz w:val="24"/>
          <w:szCs w:val="24"/>
        </w:rPr>
        <w:t>which is being coupled with a bank limit</w:t>
      </w:r>
      <w:r w:rsidR="00503799" w:rsidRPr="00E34565">
        <w:rPr>
          <w:rFonts w:cstheme="minorHAnsi"/>
          <w:sz w:val="24"/>
          <w:szCs w:val="24"/>
        </w:rPr>
        <w:t xml:space="preserve"> for </w:t>
      </w:r>
      <w:r w:rsidR="00505513" w:rsidRPr="00E34565">
        <w:rPr>
          <w:rFonts w:cstheme="minorHAnsi"/>
          <w:sz w:val="24"/>
          <w:szCs w:val="24"/>
        </w:rPr>
        <w:t>safety</w:t>
      </w:r>
      <w:r w:rsidR="00503799" w:rsidRPr="00E34565">
        <w:rPr>
          <w:rFonts w:cstheme="minorHAnsi"/>
          <w:sz w:val="24"/>
          <w:szCs w:val="24"/>
        </w:rPr>
        <w:t xml:space="preserve"> concerns</w:t>
      </w:r>
      <w:r w:rsidR="004F43E0" w:rsidRPr="00E34565">
        <w:rPr>
          <w:rFonts w:cstheme="minorHAnsi"/>
          <w:sz w:val="24"/>
          <w:szCs w:val="24"/>
        </w:rPr>
        <w:t>.</w:t>
      </w:r>
      <w:r w:rsidR="00F62631" w:rsidRPr="00E34565">
        <w:rPr>
          <w:rFonts w:cstheme="minorHAnsi"/>
          <w:sz w:val="24"/>
          <w:szCs w:val="24"/>
        </w:rPr>
        <w:t xml:space="preserve"> A position correction term is also being</w:t>
      </w:r>
      <w:r w:rsidR="007909A1" w:rsidRPr="00E34565">
        <w:rPr>
          <w:rFonts w:cstheme="minorHAnsi"/>
          <w:sz w:val="24"/>
          <w:szCs w:val="24"/>
        </w:rPr>
        <w:t xml:space="preserve"> included in the X and Y</w:t>
      </w:r>
      <w:r w:rsidR="00B0333B" w:rsidRPr="00E34565">
        <w:rPr>
          <w:rFonts w:cstheme="minorHAnsi"/>
          <w:sz w:val="24"/>
          <w:szCs w:val="24"/>
        </w:rPr>
        <w:t xml:space="preserve"> </w:t>
      </w:r>
      <w:r w:rsidR="007909A1" w:rsidRPr="00E34565">
        <w:rPr>
          <w:rFonts w:cstheme="minorHAnsi"/>
          <w:sz w:val="24"/>
          <w:szCs w:val="24"/>
        </w:rPr>
        <w:t xml:space="preserve">controllers </w:t>
      </w:r>
      <w:r w:rsidR="00E465D0" w:rsidRPr="00E34565">
        <w:rPr>
          <w:rFonts w:cstheme="minorHAnsi"/>
          <w:sz w:val="24"/>
          <w:szCs w:val="24"/>
        </w:rPr>
        <w:t xml:space="preserve">to </w:t>
      </w:r>
      <w:r w:rsidR="001C6A80" w:rsidRPr="00E34565">
        <w:rPr>
          <w:rFonts w:cstheme="minorHAnsi"/>
          <w:sz w:val="24"/>
          <w:szCs w:val="24"/>
        </w:rPr>
        <w:t xml:space="preserve">correct for any deviations between </w:t>
      </w:r>
      <w:r w:rsidR="005F4FA1" w:rsidRPr="00E34565">
        <w:rPr>
          <w:rFonts w:cstheme="minorHAnsi"/>
          <w:sz w:val="24"/>
          <w:szCs w:val="24"/>
        </w:rPr>
        <w:t xml:space="preserve">where navigation </w:t>
      </w:r>
      <w:r w:rsidR="00766A89" w:rsidRPr="00E34565">
        <w:rPr>
          <w:rFonts w:cstheme="minorHAnsi"/>
          <w:sz w:val="24"/>
          <w:szCs w:val="24"/>
        </w:rPr>
        <w:t xml:space="preserve">thinks the drone </w:t>
      </w:r>
      <w:r w:rsidR="008A54B4" w:rsidRPr="00E34565">
        <w:rPr>
          <w:rFonts w:cstheme="minorHAnsi"/>
          <w:sz w:val="24"/>
          <w:szCs w:val="24"/>
        </w:rPr>
        <w:t>is</w:t>
      </w:r>
      <w:r w:rsidR="00C01311" w:rsidRPr="00E34565">
        <w:rPr>
          <w:rFonts w:cstheme="minorHAnsi"/>
          <w:sz w:val="24"/>
          <w:szCs w:val="24"/>
        </w:rPr>
        <w:t xml:space="preserve"> </w:t>
      </w:r>
      <w:r w:rsidR="00FF77E3" w:rsidRPr="00E34565">
        <w:rPr>
          <w:rFonts w:cstheme="minorHAnsi"/>
          <w:sz w:val="24"/>
          <w:szCs w:val="24"/>
        </w:rPr>
        <w:t>and the real location</w:t>
      </w:r>
      <w:r w:rsidR="008A54B4" w:rsidRPr="00E34565">
        <w:rPr>
          <w:rFonts w:cstheme="minorHAnsi"/>
          <w:sz w:val="24"/>
          <w:szCs w:val="24"/>
        </w:rPr>
        <w:t>.</w:t>
      </w:r>
    </w:p>
    <w:p w14:paraId="1D045995" w14:textId="04FD5A5B" w:rsidR="00642BB2" w:rsidRPr="00E34565" w:rsidRDefault="00503799" w:rsidP="008859FD">
      <w:pPr>
        <w:tabs>
          <w:tab w:val="left" w:pos="720"/>
        </w:tabs>
        <w:rPr>
          <w:rFonts w:cstheme="minorHAnsi"/>
          <w:sz w:val="24"/>
          <w:szCs w:val="24"/>
        </w:rPr>
      </w:pPr>
      <w:r w:rsidRPr="00E34565">
        <w:rPr>
          <w:rFonts w:cstheme="minorHAnsi"/>
          <w:sz w:val="24"/>
          <w:szCs w:val="24"/>
        </w:rPr>
        <w:t>Developm</w:t>
      </w:r>
      <w:r w:rsidR="00505513" w:rsidRPr="00E34565">
        <w:rPr>
          <w:rFonts w:cstheme="minorHAnsi"/>
          <w:sz w:val="24"/>
          <w:szCs w:val="24"/>
        </w:rPr>
        <w:t xml:space="preserve">ent of </w:t>
      </w:r>
      <w:r w:rsidR="004F0B11" w:rsidRPr="00E34565">
        <w:rPr>
          <w:rFonts w:cstheme="minorHAnsi"/>
          <w:sz w:val="24"/>
          <w:szCs w:val="24"/>
        </w:rPr>
        <w:t xml:space="preserve">these navigation and control systems </w:t>
      </w:r>
      <w:r w:rsidR="003445E8" w:rsidRPr="00E34565">
        <w:rPr>
          <w:rFonts w:cstheme="minorHAnsi"/>
          <w:sz w:val="24"/>
          <w:szCs w:val="24"/>
        </w:rPr>
        <w:t xml:space="preserve">is being aided by a simulator </w:t>
      </w:r>
      <w:r w:rsidR="00F551C8" w:rsidRPr="00E34565">
        <w:rPr>
          <w:rFonts w:cstheme="minorHAnsi"/>
          <w:sz w:val="24"/>
          <w:szCs w:val="24"/>
        </w:rPr>
        <w:t xml:space="preserve">which allows for testing of the code </w:t>
      </w:r>
      <w:r w:rsidR="000B7EE2" w:rsidRPr="00E34565">
        <w:rPr>
          <w:rFonts w:cstheme="minorHAnsi"/>
          <w:sz w:val="24"/>
          <w:szCs w:val="24"/>
        </w:rPr>
        <w:t xml:space="preserve">before the completed vehicle is made. </w:t>
      </w:r>
      <w:r w:rsidR="00E47744" w:rsidRPr="00E34565">
        <w:rPr>
          <w:rFonts w:cstheme="minorHAnsi"/>
          <w:sz w:val="24"/>
          <w:szCs w:val="24"/>
        </w:rPr>
        <w:t xml:space="preserve">Integration work will be further aided with this simulator as the model </w:t>
      </w:r>
      <w:r w:rsidR="000F62B2" w:rsidRPr="00E34565">
        <w:rPr>
          <w:rFonts w:cstheme="minorHAnsi"/>
          <w:sz w:val="24"/>
          <w:szCs w:val="24"/>
        </w:rPr>
        <w:t xml:space="preserve">gets made more accurate to the </w:t>
      </w:r>
      <w:r w:rsidR="00221C16" w:rsidRPr="00E34565">
        <w:rPr>
          <w:rFonts w:cstheme="minorHAnsi"/>
          <w:sz w:val="24"/>
          <w:szCs w:val="24"/>
        </w:rPr>
        <w:t xml:space="preserve">physical </w:t>
      </w:r>
      <w:r w:rsidR="000F62B2" w:rsidRPr="00E34565">
        <w:rPr>
          <w:rFonts w:cstheme="minorHAnsi"/>
          <w:sz w:val="24"/>
          <w:szCs w:val="24"/>
        </w:rPr>
        <w:t xml:space="preserve">vehicle and </w:t>
      </w:r>
      <w:r w:rsidR="00D560A5" w:rsidRPr="00E34565">
        <w:rPr>
          <w:rFonts w:cstheme="minorHAnsi"/>
          <w:sz w:val="24"/>
          <w:szCs w:val="24"/>
        </w:rPr>
        <w:t xml:space="preserve">gain values get further refined. </w:t>
      </w:r>
    </w:p>
    <w:p w14:paraId="7EB53322" w14:textId="42891D56" w:rsidR="00D73376" w:rsidRPr="00E34565" w:rsidRDefault="00D560A5" w:rsidP="008859FD">
      <w:pPr>
        <w:tabs>
          <w:tab w:val="left" w:pos="720"/>
        </w:tabs>
        <w:rPr>
          <w:rFonts w:cstheme="minorHAnsi"/>
          <w:sz w:val="24"/>
          <w:szCs w:val="24"/>
        </w:rPr>
      </w:pPr>
      <w:r w:rsidRPr="00E34565">
        <w:rPr>
          <w:rFonts w:cstheme="minorHAnsi"/>
          <w:sz w:val="24"/>
          <w:szCs w:val="24"/>
        </w:rPr>
        <w:t xml:space="preserve">The code of the </w:t>
      </w:r>
      <w:r w:rsidR="00233D84" w:rsidRPr="00E34565">
        <w:rPr>
          <w:rFonts w:cstheme="minorHAnsi"/>
          <w:sz w:val="24"/>
          <w:szCs w:val="24"/>
        </w:rPr>
        <w:t xml:space="preserve">current </w:t>
      </w:r>
      <w:r w:rsidR="0016001B" w:rsidRPr="00E34565">
        <w:rPr>
          <w:rFonts w:cstheme="minorHAnsi"/>
          <w:sz w:val="24"/>
          <w:szCs w:val="24"/>
        </w:rPr>
        <w:t>simulat</w:t>
      </w:r>
      <w:r w:rsidR="008859FD" w:rsidRPr="00E34565">
        <w:rPr>
          <w:rFonts w:cstheme="minorHAnsi"/>
          <w:sz w:val="24"/>
          <w:szCs w:val="24"/>
        </w:rPr>
        <w:t>ed</w:t>
      </w:r>
      <w:r w:rsidR="0016001B" w:rsidRPr="00E34565">
        <w:rPr>
          <w:rFonts w:cstheme="minorHAnsi"/>
          <w:sz w:val="24"/>
          <w:szCs w:val="24"/>
        </w:rPr>
        <w:t xml:space="preserve"> controller </w:t>
      </w:r>
      <w:r w:rsidR="00233D84" w:rsidRPr="00E34565">
        <w:rPr>
          <w:rFonts w:cstheme="minorHAnsi"/>
          <w:sz w:val="24"/>
          <w:szCs w:val="24"/>
        </w:rPr>
        <w:t>can be found in</w:t>
      </w:r>
      <w:r w:rsidR="00642BB2" w:rsidRPr="00E34565">
        <w:rPr>
          <w:rFonts w:cstheme="minorHAnsi"/>
          <w:sz w:val="24"/>
          <w:szCs w:val="24"/>
        </w:rPr>
        <w:t xml:space="preserve"> Appendix</w:t>
      </w:r>
      <w:r w:rsidR="005E2071">
        <w:rPr>
          <w:rFonts w:cstheme="minorHAnsi"/>
          <w:sz w:val="24"/>
          <w:szCs w:val="24"/>
        </w:rPr>
        <w:t xml:space="preserve"> </w:t>
      </w:r>
      <w:r w:rsidR="00642BB2" w:rsidRPr="00E34565">
        <w:rPr>
          <w:rFonts w:cstheme="minorHAnsi"/>
          <w:sz w:val="24"/>
          <w:szCs w:val="24"/>
        </w:rPr>
        <w:t>1.1, 1.2 and 2.</w:t>
      </w:r>
    </w:p>
    <w:p w14:paraId="67286D7B" w14:textId="77777777" w:rsidR="00D73376" w:rsidRPr="00E34565" w:rsidRDefault="00D73376" w:rsidP="00D73376">
      <w:pPr>
        <w:keepNext/>
        <w:ind w:left="360" w:hanging="360"/>
        <w:jc w:val="center"/>
        <w:rPr>
          <w:rFonts w:cstheme="minorHAnsi"/>
        </w:rPr>
      </w:pPr>
      <w:r w:rsidRPr="00E34565">
        <w:rPr>
          <w:rFonts w:cstheme="minorHAnsi"/>
          <w:noProof/>
          <w:sz w:val="24"/>
          <w:szCs w:val="24"/>
        </w:rPr>
        <w:lastRenderedPageBreak/>
        <w:drawing>
          <wp:inline distT="0" distB="0" distL="0" distR="0" wp14:anchorId="7B7FDDC5" wp14:editId="1D6E8BAD">
            <wp:extent cx="5562600" cy="3013075"/>
            <wp:effectExtent l="0" t="0" r="0" b="0"/>
            <wp:docPr id="1523342999" name="Picture 152334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92868" cy="3029470"/>
                    </a:xfrm>
                    <a:prstGeom prst="rect">
                      <a:avLst/>
                    </a:prstGeom>
                    <a:noFill/>
                    <a:ln>
                      <a:noFill/>
                    </a:ln>
                  </pic:spPr>
                </pic:pic>
              </a:graphicData>
            </a:graphic>
          </wp:inline>
        </w:drawing>
      </w:r>
    </w:p>
    <w:p w14:paraId="11BBD688" w14:textId="01E0DA97" w:rsidR="00E95295" w:rsidRPr="00E34565" w:rsidRDefault="00D73376" w:rsidP="00D73376">
      <w:pPr>
        <w:pStyle w:val="Caption"/>
        <w:jc w:val="center"/>
        <w:rPr>
          <w:rFonts w:cstheme="minorHAnsi"/>
          <w:sz w:val="24"/>
          <w:szCs w:val="24"/>
        </w:rPr>
      </w:pPr>
      <w:bookmarkStart w:id="75" w:name="_Toc153110886"/>
      <w:bookmarkStart w:id="76" w:name="_Toc165151739"/>
      <w:bookmarkStart w:id="77" w:name="_Toc165151793"/>
      <w:bookmarkStart w:id="78" w:name="_Toc165154482"/>
      <w:r w:rsidRPr="00E34565">
        <w:rPr>
          <w:rFonts w:cstheme="minorHAnsi"/>
        </w:rPr>
        <w:t xml:space="preserve">Figure </w:t>
      </w:r>
      <w:r w:rsidRPr="00E34565">
        <w:rPr>
          <w:rFonts w:cstheme="minorHAnsi"/>
        </w:rPr>
        <w:fldChar w:fldCharType="begin"/>
      </w:r>
      <w:r w:rsidRPr="00E34565">
        <w:rPr>
          <w:rFonts w:cstheme="minorHAnsi"/>
        </w:rPr>
        <w:instrText xml:space="preserve"> SEQ Figure \* ARABIC </w:instrText>
      </w:r>
      <w:r w:rsidRPr="00E34565">
        <w:rPr>
          <w:rFonts w:cstheme="minorHAnsi"/>
        </w:rPr>
        <w:fldChar w:fldCharType="separate"/>
      </w:r>
      <w:r w:rsidR="004D5113">
        <w:rPr>
          <w:rFonts w:cstheme="minorHAnsi"/>
          <w:noProof/>
        </w:rPr>
        <w:t>11</w:t>
      </w:r>
      <w:r w:rsidRPr="00E34565">
        <w:rPr>
          <w:rFonts w:cstheme="minorHAnsi"/>
        </w:rPr>
        <w:fldChar w:fldCharType="end"/>
      </w:r>
      <w:r w:rsidRPr="00E34565">
        <w:rPr>
          <w:rFonts w:cstheme="minorHAnsi"/>
        </w:rPr>
        <w:t xml:space="preserve"> </w:t>
      </w:r>
      <w:r w:rsidR="00064E44" w:rsidRPr="00E34565">
        <w:rPr>
          <w:rFonts w:cstheme="minorHAnsi"/>
        </w:rPr>
        <w:t>–</w:t>
      </w:r>
      <w:r w:rsidR="001A40C0" w:rsidRPr="00E34565">
        <w:rPr>
          <w:rFonts w:cstheme="minorHAnsi"/>
        </w:rPr>
        <w:t xml:space="preserve"> </w:t>
      </w:r>
      <w:r w:rsidR="00C516E5" w:rsidRPr="00E34565">
        <w:rPr>
          <w:rFonts w:cstheme="minorHAnsi"/>
        </w:rPr>
        <w:t>Navigation and Control</w:t>
      </w:r>
      <w:r w:rsidRPr="00E34565">
        <w:rPr>
          <w:rFonts w:cstheme="minorHAnsi"/>
        </w:rPr>
        <w:t xml:space="preserve"> </w:t>
      </w:r>
      <w:bookmarkEnd w:id="75"/>
      <w:r w:rsidR="00DC1BFB" w:rsidRPr="00E34565">
        <w:rPr>
          <w:rFonts w:cstheme="minorHAnsi"/>
        </w:rPr>
        <w:t>Simulated Test</w:t>
      </w:r>
      <w:r w:rsidR="000412E8" w:rsidRPr="00E34565">
        <w:rPr>
          <w:rFonts w:cstheme="minorHAnsi"/>
        </w:rPr>
        <w:t>ing</w:t>
      </w:r>
      <w:bookmarkEnd w:id="76"/>
      <w:bookmarkEnd w:id="77"/>
      <w:bookmarkEnd w:id="78"/>
    </w:p>
    <w:p w14:paraId="56D1744E" w14:textId="02C110DE" w:rsidR="00233D84" w:rsidRPr="00E34565" w:rsidRDefault="00233D84" w:rsidP="0004396E">
      <w:pPr>
        <w:tabs>
          <w:tab w:val="left" w:pos="900"/>
        </w:tabs>
        <w:rPr>
          <w:rFonts w:cstheme="minorHAnsi"/>
          <w:sz w:val="24"/>
          <w:szCs w:val="24"/>
        </w:rPr>
      </w:pPr>
    </w:p>
    <w:p w14:paraId="7DFB7F8D" w14:textId="4E1D6974" w:rsidR="514CFEAD" w:rsidRPr="00E34565" w:rsidRDefault="4A2B5269" w:rsidP="000F2170">
      <w:pPr>
        <w:tabs>
          <w:tab w:val="left" w:pos="900"/>
        </w:tabs>
        <w:spacing w:after="0"/>
        <w:rPr>
          <w:rStyle w:val="Heading2Char"/>
          <w:rFonts w:asciiTheme="minorHAnsi" w:hAnsiTheme="minorHAnsi" w:cstheme="minorHAnsi"/>
          <w:sz w:val="28"/>
          <w:szCs w:val="28"/>
        </w:rPr>
      </w:pPr>
      <w:bookmarkStart w:id="79" w:name="_Toc165154454"/>
      <w:r w:rsidRPr="00E34565">
        <w:rPr>
          <w:rStyle w:val="Heading2Char"/>
          <w:rFonts w:asciiTheme="minorHAnsi" w:hAnsiTheme="minorHAnsi" w:cstheme="minorHAnsi"/>
          <w:sz w:val="28"/>
          <w:szCs w:val="28"/>
        </w:rPr>
        <w:t>Power Analysis</w:t>
      </w:r>
      <w:bookmarkEnd w:id="79"/>
    </w:p>
    <w:p w14:paraId="685DA112" w14:textId="4AEC73FF" w:rsidR="1CA65416" w:rsidRPr="00E34565" w:rsidRDefault="6AD3F658" w:rsidP="00775BC4">
      <w:pPr>
        <w:tabs>
          <w:tab w:val="left" w:pos="720"/>
        </w:tabs>
        <w:rPr>
          <w:rFonts w:cstheme="minorHAnsi"/>
          <w:sz w:val="24"/>
          <w:szCs w:val="24"/>
        </w:rPr>
      </w:pPr>
      <w:r w:rsidRPr="00E34565">
        <w:rPr>
          <w:rFonts w:cstheme="minorHAnsi"/>
          <w:sz w:val="24"/>
          <w:szCs w:val="24"/>
        </w:rPr>
        <w:t>In the Power analysis for the system’s components,</w:t>
      </w:r>
      <w:r w:rsidR="680CE846" w:rsidRPr="00E34565">
        <w:rPr>
          <w:rFonts w:cstheme="minorHAnsi"/>
          <w:sz w:val="24"/>
          <w:szCs w:val="24"/>
        </w:rPr>
        <w:t xml:space="preserve"> the following specifications have been identified:</w:t>
      </w:r>
    </w:p>
    <w:p w14:paraId="51A959C0" w14:textId="55B3AC19" w:rsidR="00CD3B4C" w:rsidRPr="00E34565" w:rsidRDefault="00CD3B4C" w:rsidP="00CD3B4C">
      <w:pPr>
        <w:pStyle w:val="Caption"/>
        <w:keepNext/>
        <w:jc w:val="center"/>
        <w:rPr>
          <w:rFonts w:cstheme="minorHAnsi"/>
        </w:rPr>
      </w:pPr>
    </w:p>
    <w:p w14:paraId="141C5F27" w14:textId="6492FB8E" w:rsidR="00E34565" w:rsidRDefault="00E34565" w:rsidP="00E34565">
      <w:pPr>
        <w:pStyle w:val="Caption"/>
        <w:keepNext/>
        <w:jc w:val="center"/>
      </w:pPr>
      <w:bookmarkStart w:id="80" w:name="_Toc164977698"/>
      <w:bookmarkStart w:id="81" w:name="_Toc165151747"/>
      <w:bookmarkStart w:id="82" w:name="_Toc165154508"/>
      <w:bookmarkStart w:id="83" w:name="_Toc165154684"/>
      <w:r>
        <w:t xml:space="preserve">Table </w:t>
      </w:r>
      <w:r>
        <w:fldChar w:fldCharType="begin"/>
      </w:r>
      <w:r>
        <w:instrText xml:space="preserve"> SEQ Table \* ARABIC </w:instrText>
      </w:r>
      <w:r>
        <w:fldChar w:fldCharType="separate"/>
      </w:r>
      <w:r w:rsidR="004D5113">
        <w:rPr>
          <w:noProof/>
        </w:rPr>
        <w:t>5</w:t>
      </w:r>
      <w:r>
        <w:rPr>
          <w:noProof/>
        </w:rPr>
        <w:fldChar w:fldCharType="end"/>
      </w:r>
      <w:r>
        <w:t xml:space="preserve"> </w:t>
      </w:r>
      <w:r w:rsidRPr="007820B4">
        <w:t>- List of the Electronics' Required Voltages and Currents</w:t>
      </w:r>
      <w:bookmarkEnd w:id="80"/>
      <w:bookmarkEnd w:id="81"/>
      <w:bookmarkEnd w:id="82"/>
      <w:bookmarkEnd w:id="83"/>
    </w:p>
    <w:tbl>
      <w:tblPr>
        <w:tblW w:w="4860" w:type="dxa"/>
        <w:jc w:val="center"/>
        <w:tblLook w:val="04A0" w:firstRow="1" w:lastRow="0" w:firstColumn="1" w:lastColumn="0" w:noHBand="0" w:noVBand="1"/>
      </w:tblPr>
      <w:tblGrid>
        <w:gridCol w:w="1900"/>
        <w:gridCol w:w="1480"/>
        <w:gridCol w:w="1480"/>
      </w:tblGrid>
      <w:tr w:rsidR="00445819" w:rsidRPr="00445819" w14:paraId="0A6C2F3B" w14:textId="77777777" w:rsidTr="00445819">
        <w:trPr>
          <w:trHeight w:val="330"/>
          <w:jc w:val="center"/>
        </w:trPr>
        <w:tc>
          <w:tcPr>
            <w:tcW w:w="190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65F963E7" w14:textId="07206916" w:rsidR="00445819" w:rsidRPr="00445819" w:rsidRDefault="00445819" w:rsidP="00445819">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Component</w:t>
            </w:r>
          </w:p>
        </w:tc>
        <w:tc>
          <w:tcPr>
            <w:tcW w:w="1480" w:type="dxa"/>
            <w:tcBorders>
              <w:top w:val="single" w:sz="12" w:space="0" w:color="auto"/>
              <w:left w:val="nil"/>
              <w:bottom w:val="single" w:sz="12" w:space="0" w:color="auto"/>
              <w:right w:val="single" w:sz="12" w:space="0" w:color="auto"/>
            </w:tcBorders>
            <w:shd w:val="clear" w:color="auto" w:fill="auto"/>
            <w:noWrap/>
            <w:vAlign w:val="bottom"/>
            <w:hideMark/>
          </w:tcPr>
          <w:p w14:paraId="2B7A701B" w14:textId="24E3C2E7" w:rsidR="00445819" w:rsidRPr="00445819" w:rsidRDefault="00445819" w:rsidP="00445819">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Voltage (V)</w:t>
            </w:r>
          </w:p>
        </w:tc>
        <w:tc>
          <w:tcPr>
            <w:tcW w:w="1480" w:type="dxa"/>
            <w:tcBorders>
              <w:top w:val="single" w:sz="12" w:space="0" w:color="auto"/>
              <w:left w:val="nil"/>
              <w:bottom w:val="single" w:sz="12" w:space="0" w:color="auto"/>
              <w:right w:val="single" w:sz="12" w:space="0" w:color="auto"/>
            </w:tcBorders>
            <w:shd w:val="clear" w:color="auto" w:fill="auto"/>
            <w:noWrap/>
            <w:vAlign w:val="bottom"/>
            <w:hideMark/>
          </w:tcPr>
          <w:p w14:paraId="132B97D3" w14:textId="5E6CA136" w:rsidR="00445819" w:rsidRPr="00445819" w:rsidRDefault="00445819" w:rsidP="00445819">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Current (A)</w:t>
            </w:r>
          </w:p>
        </w:tc>
      </w:tr>
      <w:tr w:rsidR="00445819" w:rsidRPr="00445819" w14:paraId="2F07DBD8" w14:textId="77777777" w:rsidTr="00445819">
        <w:trPr>
          <w:trHeight w:val="300"/>
          <w:jc w:val="center"/>
        </w:trPr>
        <w:tc>
          <w:tcPr>
            <w:tcW w:w="1900" w:type="dxa"/>
            <w:tcBorders>
              <w:top w:val="nil"/>
              <w:left w:val="single" w:sz="12" w:space="0" w:color="auto"/>
              <w:bottom w:val="single" w:sz="12" w:space="0" w:color="auto"/>
              <w:right w:val="single" w:sz="12" w:space="0" w:color="auto"/>
            </w:tcBorders>
            <w:shd w:val="clear" w:color="000000" w:fill="D9D9D9"/>
            <w:noWrap/>
            <w:vAlign w:val="bottom"/>
            <w:hideMark/>
          </w:tcPr>
          <w:p w14:paraId="735C9909" w14:textId="51774C36" w:rsidR="00445819" w:rsidRPr="00445819" w:rsidRDefault="00445819"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Brushless Motors</w:t>
            </w:r>
          </w:p>
        </w:tc>
        <w:tc>
          <w:tcPr>
            <w:tcW w:w="1480" w:type="dxa"/>
            <w:tcBorders>
              <w:top w:val="nil"/>
              <w:left w:val="nil"/>
              <w:bottom w:val="single" w:sz="12" w:space="0" w:color="auto"/>
              <w:right w:val="single" w:sz="12" w:space="0" w:color="auto"/>
            </w:tcBorders>
            <w:shd w:val="clear" w:color="000000" w:fill="D9D9D9"/>
            <w:noWrap/>
            <w:vAlign w:val="bottom"/>
            <w:hideMark/>
          </w:tcPr>
          <w:p w14:paraId="4267EDB9" w14:textId="2D62816F" w:rsidR="00445819" w:rsidRPr="00445819" w:rsidRDefault="00342051"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8 – 10.8</w:t>
            </w:r>
          </w:p>
        </w:tc>
        <w:tc>
          <w:tcPr>
            <w:tcW w:w="1480" w:type="dxa"/>
            <w:tcBorders>
              <w:top w:val="nil"/>
              <w:left w:val="nil"/>
              <w:bottom w:val="single" w:sz="12" w:space="0" w:color="auto"/>
              <w:right w:val="single" w:sz="12" w:space="0" w:color="auto"/>
            </w:tcBorders>
            <w:shd w:val="clear" w:color="000000" w:fill="D9D9D9"/>
            <w:noWrap/>
            <w:vAlign w:val="bottom"/>
            <w:hideMark/>
          </w:tcPr>
          <w:p w14:paraId="2817AB00" w14:textId="69C1B74D" w:rsidR="00445819" w:rsidRPr="00445819" w:rsidRDefault="00151FCB"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4</w:t>
            </w:r>
            <w:r w:rsidR="00D50FBD">
              <w:rPr>
                <w:rFonts w:ascii="Calibri" w:eastAsia="Times New Roman" w:hAnsi="Calibri" w:cs="Calibri"/>
                <w:color w:val="000000"/>
              </w:rPr>
              <w:t xml:space="preserve"> – 10</w:t>
            </w:r>
          </w:p>
        </w:tc>
      </w:tr>
      <w:tr w:rsidR="00445819" w:rsidRPr="00445819" w14:paraId="642F636C" w14:textId="77777777" w:rsidTr="00445819">
        <w:trPr>
          <w:trHeight w:val="300"/>
          <w:jc w:val="center"/>
        </w:trPr>
        <w:tc>
          <w:tcPr>
            <w:tcW w:w="1900" w:type="dxa"/>
            <w:tcBorders>
              <w:top w:val="nil"/>
              <w:left w:val="single" w:sz="12" w:space="0" w:color="auto"/>
              <w:bottom w:val="single" w:sz="12" w:space="0" w:color="auto"/>
              <w:right w:val="single" w:sz="12" w:space="0" w:color="auto"/>
            </w:tcBorders>
            <w:shd w:val="clear" w:color="auto" w:fill="auto"/>
            <w:noWrap/>
            <w:vAlign w:val="bottom"/>
            <w:hideMark/>
          </w:tcPr>
          <w:p w14:paraId="5B89B3D3" w14:textId="73B2BA54" w:rsidR="00445819" w:rsidRPr="00445819" w:rsidRDefault="00445819"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ESC</w:t>
            </w:r>
          </w:p>
        </w:tc>
        <w:tc>
          <w:tcPr>
            <w:tcW w:w="1480" w:type="dxa"/>
            <w:tcBorders>
              <w:top w:val="nil"/>
              <w:left w:val="nil"/>
              <w:bottom w:val="single" w:sz="12" w:space="0" w:color="auto"/>
              <w:right w:val="single" w:sz="12" w:space="0" w:color="auto"/>
            </w:tcBorders>
            <w:shd w:val="clear" w:color="auto" w:fill="auto"/>
            <w:noWrap/>
            <w:vAlign w:val="bottom"/>
            <w:hideMark/>
          </w:tcPr>
          <w:p w14:paraId="4CC494FF" w14:textId="37F66F1E" w:rsidR="00445819" w:rsidRPr="00445819" w:rsidRDefault="00342051"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8 – 10.8</w:t>
            </w:r>
          </w:p>
        </w:tc>
        <w:tc>
          <w:tcPr>
            <w:tcW w:w="1480" w:type="dxa"/>
            <w:tcBorders>
              <w:top w:val="nil"/>
              <w:left w:val="nil"/>
              <w:bottom w:val="single" w:sz="12" w:space="0" w:color="auto"/>
              <w:right w:val="single" w:sz="12" w:space="0" w:color="auto"/>
            </w:tcBorders>
            <w:shd w:val="clear" w:color="auto" w:fill="auto"/>
            <w:noWrap/>
            <w:vAlign w:val="bottom"/>
            <w:hideMark/>
          </w:tcPr>
          <w:p w14:paraId="2C94D155" w14:textId="72EA6F95" w:rsidR="00445819" w:rsidRPr="00445819" w:rsidRDefault="00151FCB"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1</w:t>
            </w:r>
            <w:r w:rsidR="00D50FBD">
              <w:rPr>
                <w:rFonts w:ascii="Calibri" w:eastAsia="Times New Roman" w:hAnsi="Calibri" w:cs="Calibri"/>
                <w:color w:val="000000"/>
              </w:rPr>
              <w:t xml:space="preserve"> – </w:t>
            </w:r>
            <w:r>
              <w:rPr>
                <w:rFonts w:ascii="Calibri" w:eastAsia="Times New Roman" w:hAnsi="Calibri" w:cs="Calibri"/>
                <w:color w:val="000000"/>
              </w:rPr>
              <w:t>3</w:t>
            </w:r>
          </w:p>
        </w:tc>
      </w:tr>
      <w:tr w:rsidR="00445819" w:rsidRPr="00445819" w14:paraId="735347E0" w14:textId="77777777" w:rsidTr="00445819">
        <w:trPr>
          <w:trHeight w:val="300"/>
          <w:jc w:val="center"/>
        </w:trPr>
        <w:tc>
          <w:tcPr>
            <w:tcW w:w="1900" w:type="dxa"/>
            <w:tcBorders>
              <w:top w:val="nil"/>
              <w:left w:val="single" w:sz="12" w:space="0" w:color="auto"/>
              <w:bottom w:val="single" w:sz="12" w:space="0" w:color="auto"/>
              <w:right w:val="single" w:sz="12" w:space="0" w:color="auto"/>
            </w:tcBorders>
            <w:shd w:val="clear" w:color="000000" w:fill="D9D9D9"/>
            <w:noWrap/>
            <w:vAlign w:val="bottom"/>
            <w:hideMark/>
          </w:tcPr>
          <w:p w14:paraId="09061342" w14:textId="632D2683" w:rsidR="00445819" w:rsidRPr="00445819" w:rsidRDefault="00445819"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Servo Motor</w:t>
            </w:r>
          </w:p>
        </w:tc>
        <w:tc>
          <w:tcPr>
            <w:tcW w:w="1480" w:type="dxa"/>
            <w:tcBorders>
              <w:top w:val="nil"/>
              <w:left w:val="nil"/>
              <w:bottom w:val="single" w:sz="12" w:space="0" w:color="auto"/>
              <w:right w:val="single" w:sz="12" w:space="0" w:color="auto"/>
            </w:tcBorders>
            <w:shd w:val="clear" w:color="000000" w:fill="D9D9D9"/>
            <w:noWrap/>
            <w:vAlign w:val="bottom"/>
            <w:hideMark/>
          </w:tcPr>
          <w:p w14:paraId="491D8977" w14:textId="184C3A2A" w:rsidR="00445819" w:rsidRPr="00445819" w:rsidRDefault="00444F38"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5</w:t>
            </w:r>
            <w:r w:rsidR="002C1783">
              <w:rPr>
                <w:rFonts w:ascii="Calibri" w:eastAsia="Times New Roman" w:hAnsi="Calibri" w:cs="Calibri"/>
                <w:color w:val="000000"/>
              </w:rPr>
              <w:t xml:space="preserve"> – 10.8</w:t>
            </w:r>
          </w:p>
        </w:tc>
        <w:tc>
          <w:tcPr>
            <w:tcW w:w="1480" w:type="dxa"/>
            <w:tcBorders>
              <w:top w:val="nil"/>
              <w:left w:val="nil"/>
              <w:bottom w:val="single" w:sz="12" w:space="0" w:color="auto"/>
              <w:right w:val="single" w:sz="12" w:space="0" w:color="auto"/>
            </w:tcBorders>
            <w:shd w:val="clear" w:color="000000" w:fill="D9D9D9"/>
            <w:noWrap/>
            <w:vAlign w:val="bottom"/>
            <w:hideMark/>
          </w:tcPr>
          <w:p w14:paraId="0D2F86CE" w14:textId="1DF4A381" w:rsidR="00445819" w:rsidRPr="00445819" w:rsidRDefault="00D50FBD"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0.5</w:t>
            </w:r>
          </w:p>
        </w:tc>
      </w:tr>
      <w:tr w:rsidR="00445819" w:rsidRPr="00445819" w14:paraId="03E7622C" w14:textId="77777777" w:rsidTr="00445819">
        <w:trPr>
          <w:trHeight w:val="300"/>
          <w:jc w:val="center"/>
        </w:trPr>
        <w:tc>
          <w:tcPr>
            <w:tcW w:w="1900" w:type="dxa"/>
            <w:tcBorders>
              <w:top w:val="nil"/>
              <w:left w:val="single" w:sz="12" w:space="0" w:color="auto"/>
              <w:bottom w:val="single" w:sz="12" w:space="0" w:color="auto"/>
              <w:right w:val="single" w:sz="12" w:space="0" w:color="auto"/>
            </w:tcBorders>
            <w:shd w:val="clear" w:color="auto" w:fill="auto"/>
            <w:noWrap/>
            <w:vAlign w:val="bottom"/>
            <w:hideMark/>
          </w:tcPr>
          <w:p w14:paraId="5CF961AC" w14:textId="3DCCBD69" w:rsidR="00445819" w:rsidRPr="00445819" w:rsidRDefault="00445819"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Ultra Sonic Sensor</w:t>
            </w:r>
          </w:p>
        </w:tc>
        <w:tc>
          <w:tcPr>
            <w:tcW w:w="1480" w:type="dxa"/>
            <w:tcBorders>
              <w:top w:val="nil"/>
              <w:left w:val="nil"/>
              <w:bottom w:val="single" w:sz="12" w:space="0" w:color="auto"/>
              <w:right w:val="single" w:sz="12" w:space="0" w:color="auto"/>
            </w:tcBorders>
            <w:shd w:val="clear" w:color="auto" w:fill="auto"/>
            <w:noWrap/>
            <w:vAlign w:val="bottom"/>
            <w:hideMark/>
          </w:tcPr>
          <w:p w14:paraId="6624E2B7" w14:textId="6404473E" w:rsidR="00445819" w:rsidRPr="00445819" w:rsidRDefault="00444F38"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5</w:t>
            </w:r>
            <w:r w:rsidR="002C1783">
              <w:rPr>
                <w:rFonts w:ascii="Calibri" w:eastAsia="Times New Roman" w:hAnsi="Calibri" w:cs="Calibri"/>
                <w:color w:val="000000"/>
              </w:rPr>
              <w:t xml:space="preserve"> – 10.8</w:t>
            </w:r>
          </w:p>
        </w:tc>
        <w:tc>
          <w:tcPr>
            <w:tcW w:w="1480" w:type="dxa"/>
            <w:tcBorders>
              <w:top w:val="nil"/>
              <w:left w:val="nil"/>
              <w:bottom w:val="single" w:sz="12" w:space="0" w:color="auto"/>
              <w:right w:val="single" w:sz="12" w:space="0" w:color="auto"/>
            </w:tcBorders>
            <w:shd w:val="clear" w:color="auto" w:fill="auto"/>
            <w:noWrap/>
            <w:vAlign w:val="bottom"/>
            <w:hideMark/>
          </w:tcPr>
          <w:p w14:paraId="301A8184" w14:textId="5CBFB3BF" w:rsidR="00445819" w:rsidRPr="00445819" w:rsidRDefault="00D50FBD"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0.5</w:t>
            </w:r>
          </w:p>
        </w:tc>
      </w:tr>
      <w:tr w:rsidR="00445819" w:rsidRPr="00445819" w14:paraId="57352079" w14:textId="77777777" w:rsidTr="00445819">
        <w:trPr>
          <w:trHeight w:val="300"/>
          <w:jc w:val="center"/>
        </w:trPr>
        <w:tc>
          <w:tcPr>
            <w:tcW w:w="1900" w:type="dxa"/>
            <w:tcBorders>
              <w:top w:val="nil"/>
              <w:left w:val="single" w:sz="12" w:space="0" w:color="auto"/>
              <w:bottom w:val="single" w:sz="12" w:space="0" w:color="auto"/>
              <w:right w:val="single" w:sz="12" w:space="0" w:color="auto"/>
            </w:tcBorders>
            <w:shd w:val="clear" w:color="000000" w:fill="D9D9D9"/>
            <w:noWrap/>
            <w:vAlign w:val="bottom"/>
            <w:hideMark/>
          </w:tcPr>
          <w:p w14:paraId="5EADF4D2" w14:textId="5179D4FB" w:rsidR="00445819" w:rsidRPr="00445819" w:rsidRDefault="00445819"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Arduino</w:t>
            </w:r>
          </w:p>
        </w:tc>
        <w:tc>
          <w:tcPr>
            <w:tcW w:w="1480" w:type="dxa"/>
            <w:tcBorders>
              <w:top w:val="nil"/>
              <w:left w:val="nil"/>
              <w:bottom w:val="single" w:sz="12" w:space="0" w:color="auto"/>
              <w:right w:val="single" w:sz="12" w:space="0" w:color="auto"/>
            </w:tcBorders>
            <w:shd w:val="clear" w:color="000000" w:fill="D9D9D9"/>
            <w:noWrap/>
            <w:vAlign w:val="bottom"/>
            <w:hideMark/>
          </w:tcPr>
          <w:p w14:paraId="5295F707" w14:textId="6553185C" w:rsidR="00445819" w:rsidRPr="00445819" w:rsidRDefault="00615D0A"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6</w:t>
            </w:r>
            <w:r w:rsidR="000D7B52">
              <w:rPr>
                <w:rFonts w:ascii="Calibri" w:eastAsia="Times New Roman" w:hAnsi="Calibri" w:cs="Calibri"/>
                <w:color w:val="000000"/>
              </w:rPr>
              <w:t xml:space="preserve"> – 10.8</w:t>
            </w:r>
          </w:p>
        </w:tc>
        <w:tc>
          <w:tcPr>
            <w:tcW w:w="1480" w:type="dxa"/>
            <w:tcBorders>
              <w:top w:val="nil"/>
              <w:left w:val="nil"/>
              <w:bottom w:val="single" w:sz="12" w:space="0" w:color="auto"/>
              <w:right w:val="single" w:sz="12" w:space="0" w:color="auto"/>
            </w:tcBorders>
            <w:shd w:val="clear" w:color="000000" w:fill="D9D9D9"/>
            <w:noWrap/>
            <w:vAlign w:val="bottom"/>
            <w:hideMark/>
          </w:tcPr>
          <w:p w14:paraId="5E32A01B" w14:textId="18A42F2A" w:rsidR="00445819" w:rsidRPr="00445819" w:rsidRDefault="00D50FBD"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0.5</w:t>
            </w:r>
          </w:p>
        </w:tc>
      </w:tr>
      <w:tr w:rsidR="00445819" w:rsidRPr="00445819" w14:paraId="0490E353" w14:textId="77777777" w:rsidTr="00445819">
        <w:trPr>
          <w:trHeight w:val="300"/>
          <w:jc w:val="center"/>
        </w:trPr>
        <w:tc>
          <w:tcPr>
            <w:tcW w:w="1900" w:type="dxa"/>
            <w:tcBorders>
              <w:top w:val="nil"/>
              <w:left w:val="single" w:sz="12" w:space="0" w:color="auto"/>
              <w:bottom w:val="single" w:sz="12" w:space="0" w:color="auto"/>
              <w:right w:val="single" w:sz="12" w:space="0" w:color="auto"/>
            </w:tcBorders>
            <w:shd w:val="clear" w:color="auto" w:fill="auto"/>
            <w:noWrap/>
            <w:vAlign w:val="bottom"/>
            <w:hideMark/>
          </w:tcPr>
          <w:p w14:paraId="2C2B94AE" w14:textId="67B694BE" w:rsidR="00445819" w:rsidRPr="00445819" w:rsidRDefault="00426A33"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Pozyx</w:t>
            </w:r>
          </w:p>
        </w:tc>
        <w:tc>
          <w:tcPr>
            <w:tcW w:w="1480" w:type="dxa"/>
            <w:tcBorders>
              <w:top w:val="nil"/>
              <w:left w:val="nil"/>
              <w:bottom w:val="single" w:sz="12" w:space="0" w:color="auto"/>
              <w:right w:val="single" w:sz="12" w:space="0" w:color="auto"/>
            </w:tcBorders>
            <w:shd w:val="clear" w:color="auto" w:fill="auto"/>
            <w:noWrap/>
            <w:vAlign w:val="bottom"/>
            <w:hideMark/>
          </w:tcPr>
          <w:p w14:paraId="1EF39F12" w14:textId="3A9500DA" w:rsidR="00445819" w:rsidRPr="00445819" w:rsidRDefault="00615D0A"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6</w:t>
            </w:r>
            <w:r w:rsidR="000D7B52">
              <w:rPr>
                <w:rFonts w:ascii="Calibri" w:eastAsia="Times New Roman" w:hAnsi="Calibri" w:cs="Calibri"/>
                <w:color w:val="000000"/>
              </w:rPr>
              <w:t xml:space="preserve"> – 10.8</w:t>
            </w:r>
          </w:p>
        </w:tc>
        <w:tc>
          <w:tcPr>
            <w:tcW w:w="1480" w:type="dxa"/>
            <w:tcBorders>
              <w:top w:val="nil"/>
              <w:left w:val="nil"/>
              <w:bottom w:val="single" w:sz="12" w:space="0" w:color="auto"/>
              <w:right w:val="single" w:sz="12" w:space="0" w:color="auto"/>
            </w:tcBorders>
            <w:shd w:val="clear" w:color="auto" w:fill="auto"/>
            <w:noWrap/>
            <w:vAlign w:val="bottom"/>
            <w:hideMark/>
          </w:tcPr>
          <w:p w14:paraId="032A3070" w14:textId="2758225C" w:rsidR="00445819" w:rsidRPr="00445819" w:rsidRDefault="00D50FBD"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0.5</w:t>
            </w:r>
          </w:p>
        </w:tc>
      </w:tr>
      <w:tr w:rsidR="00445819" w:rsidRPr="00445819" w14:paraId="566DD8B1" w14:textId="77777777" w:rsidTr="00445819">
        <w:trPr>
          <w:trHeight w:val="300"/>
          <w:jc w:val="center"/>
        </w:trPr>
        <w:tc>
          <w:tcPr>
            <w:tcW w:w="1900" w:type="dxa"/>
            <w:tcBorders>
              <w:top w:val="nil"/>
              <w:left w:val="single" w:sz="12" w:space="0" w:color="auto"/>
              <w:bottom w:val="single" w:sz="12" w:space="0" w:color="auto"/>
              <w:right w:val="single" w:sz="12" w:space="0" w:color="auto"/>
            </w:tcBorders>
            <w:shd w:val="clear" w:color="000000" w:fill="D9D9D9"/>
            <w:noWrap/>
            <w:vAlign w:val="bottom"/>
            <w:hideMark/>
          </w:tcPr>
          <w:p w14:paraId="456DA831" w14:textId="1B933330" w:rsidR="00445819" w:rsidRPr="00445819" w:rsidRDefault="00426A33"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Receiver</w:t>
            </w:r>
          </w:p>
        </w:tc>
        <w:tc>
          <w:tcPr>
            <w:tcW w:w="1480" w:type="dxa"/>
            <w:tcBorders>
              <w:top w:val="nil"/>
              <w:left w:val="nil"/>
              <w:bottom w:val="single" w:sz="12" w:space="0" w:color="auto"/>
              <w:right w:val="single" w:sz="12" w:space="0" w:color="auto"/>
            </w:tcBorders>
            <w:shd w:val="clear" w:color="000000" w:fill="D9D9D9"/>
            <w:noWrap/>
            <w:vAlign w:val="bottom"/>
            <w:hideMark/>
          </w:tcPr>
          <w:p w14:paraId="1ADA43C0" w14:textId="4F08C294" w:rsidR="00445819" w:rsidRPr="00445819" w:rsidRDefault="0046402F"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5</w:t>
            </w:r>
            <w:r w:rsidR="000D7B52">
              <w:rPr>
                <w:rFonts w:ascii="Calibri" w:eastAsia="Times New Roman" w:hAnsi="Calibri" w:cs="Calibri"/>
                <w:color w:val="000000"/>
              </w:rPr>
              <w:t xml:space="preserve"> – 10.8</w:t>
            </w:r>
          </w:p>
        </w:tc>
        <w:tc>
          <w:tcPr>
            <w:tcW w:w="1480" w:type="dxa"/>
            <w:tcBorders>
              <w:top w:val="nil"/>
              <w:left w:val="nil"/>
              <w:bottom w:val="single" w:sz="12" w:space="0" w:color="auto"/>
              <w:right w:val="single" w:sz="12" w:space="0" w:color="auto"/>
            </w:tcBorders>
            <w:shd w:val="clear" w:color="000000" w:fill="D9D9D9"/>
            <w:noWrap/>
            <w:vAlign w:val="bottom"/>
            <w:hideMark/>
          </w:tcPr>
          <w:p w14:paraId="4265CCC7" w14:textId="757AF95C" w:rsidR="00445819" w:rsidRPr="00445819" w:rsidRDefault="00D50FBD"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0.5</w:t>
            </w:r>
          </w:p>
        </w:tc>
      </w:tr>
      <w:tr w:rsidR="00445819" w:rsidRPr="00445819" w14:paraId="59944D14" w14:textId="77777777" w:rsidTr="00445819">
        <w:trPr>
          <w:trHeight w:val="300"/>
          <w:jc w:val="center"/>
        </w:trPr>
        <w:tc>
          <w:tcPr>
            <w:tcW w:w="1900" w:type="dxa"/>
            <w:tcBorders>
              <w:top w:val="nil"/>
              <w:left w:val="single" w:sz="12" w:space="0" w:color="auto"/>
              <w:bottom w:val="single" w:sz="12" w:space="0" w:color="auto"/>
              <w:right w:val="single" w:sz="12" w:space="0" w:color="auto"/>
            </w:tcBorders>
            <w:shd w:val="clear" w:color="auto" w:fill="auto"/>
            <w:noWrap/>
            <w:vAlign w:val="bottom"/>
            <w:hideMark/>
          </w:tcPr>
          <w:p w14:paraId="4F1ED571" w14:textId="6CCF6AB3" w:rsidR="00445819" w:rsidRPr="00445819" w:rsidRDefault="00426A33"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LED</w:t>
            </w:r>
          </w:p>
        </w:tc>
        <w:tc>
          <w:tcPr>
            <w:tcW w:w="1480" w:type="dxa"/>
            <w:tcBorders>
              <w:top w:val="nil"/>
              <w:left w:val="nil"/>
              <w:bottom w:val="single" w:sz="12" w:space="0" w:color="auto"/>
              <w:right w:val="single" w:sz="12" w:space="0" w:color="auto"/>
            </w:tcBorders>
            <w:shd w:val="clear" w:color="auto" w:fill="auto"/>
            <w:noWrap/>
            <w:vAlign w:val="bottom"/>
            <w:hideMark/>
          </w:tcPr>
          <w:p w14:paraId="6CEF3367" w14:textId="6C3F5910" w:rsidR="00445819" w:rsidRPr="00445819" w:rsidRDefault="00FD1831"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3.3</w:t>
            </w:r>
          </w:p>
        </w:tc>
        <w:tc>
          <w:tcPr>
            <w:tcW w:w="1480" w:type="dxa"/>
            <w:tcBorders>
              <w:top w:val="nil"/>
              <w:left w:val="nil"/>
              <w:bottom w:val="single" w:sz="12" w:space="0" w:color="auto"/>
              <w:right w:val="single" w:sz="12" w:space="0" w:color="auto"/>
            </w:tcBorders>
            <w:shd w:val="clear" w:color="auto" w:fill="auto"/>
            <w:noWrap/>
            <w:vAlign w:val="bottom"/>
            <w:hideMark/>
          </w:tcPr>
          <w:p w14:paraId="2F93F114" w14:textId="388A3D04" w:rsidR="00445819" w:rsidRPr="00445819" w:rsidRDefault="00D50FBD" w:rsidP="00445819">
            <w:pPr>
              <w:spacing w:after="0" w:line="240" w:lineRule="auto"/>
              <w:jc w:val="right"/>
              <w:rPr>
                <w:rFonts w:ascii="Calibri" w:eastAsia="Times New Roman" w:hAnsi="Calibri" w:cs="Calibri"/>
                <w:color w:val="000000"/>
              </w:rPr>
            </w:pPr>
            <w:r>
              <w:rPr>
                <w:rFonts w:ascii="Calibri" w:eastAsia="Times New Roman" w:hAnsi="Calibri" w:cs="Calibri"/>
                <w:color w:val="000000"/>
              </w:rPr>
              <w:t>0.5</w:t>
            </w:r>
          </w:p>
        </w:tc>
      </w:tr>
    </w:tbl>
    <w:p w14:paraId="55A7F1E1" w14:textId="77777777" w:rsidR="00445819" w:rsidRDefault="00445819" w:rsidP="00775BC4">
      <w:pPr>
        <w:tabs>
          <w:tab w:val="left" w:pos="720"/>
        </w:tabs>
        <w:rPr>
          <w:rFonts w:cstheme="minorHAnsi"/>
          <w:sz w:val="24"/>
          <w:szCs w:val="24"/>
        </w:rPr>
      </w:pPr>
    </w:p>
    <w:p w14:paraId="23EBD4A7" w14:textId="3AF49FEC" w:rsidR="73642F33" w:rsidRPr="00E34565" w:rsidRDefault="73642F33" w:rsidP="00775BC4">
      <w:pPr>
        <w:tabs>
          <w:tab w:val="left" w:pos="720"/>
        </w:tabs>
        <w:rPr>
          <w:rFonts w:cstheme="minorHAnsi"/>
          <w:sz w:val="24"/>
          <w:szCs w:val="24"/>
        </w:rPr>
      </w:pPr>
      <w:r w:rsidRPr="00E34565">
        <w:rPr>
          <w:rFonts w:cstheme="minorHAnsi"/>
          <w:sz w:val="24"/>
          <w:szCs w:val="24"/>
        </w:rPr>
        <w:t>For optimal operational considerations</w:t>
      </w:r>
      <w:r w:rsidR="4BE131F4" w:rsidRPr="00E34565">
        <w:rPr>
          <w:rFonts w:cstheme="minorHAnsi"/>
          <w:sz w:val="24"/>
          <w:szCs w:val="24"/>
        </w:rPr>
        <w:t>,</w:t>
      </w:r>
      <w:r w:rsidRPr="00E34565">
        <w:rPr>
          <w:rFonts w:cstheme="minorHAnsi"/>
          <w:sz w:val="24"/>
          <w:szCs w:val="24"/>
        </w:rPr>
        <w:t xml:space="preserve"> the throttle should be maintained at 25-50% to achieve hovering. The estimated flight time is </w:t>
      </w:r>
      <w:r w:rsidR="00775BC4" w:rsidRPr="00E34565">
        <w:rPr>
          <w:rFonts w:cstheme="minorHAnsi"/>
          <w:sz w:val="24"/>
          <w:szCs w:val="24"/>
        </w:rPr>
        <w:t>1</w:t>
      </w:r>
      <w:r w:rsidR="069EBF7F" w:rsidRPr="00E34565">
        <w:rPr>
          <w:rFonts w:cstheme="minorHAnsi"/>
          <w:sz w:val="24"/>
          <w:szCs w:val="24"/>
        </w:rPr>
        <w:t xml:space="preserve"> </w:t>
      </w:r>
      <w:r w:rsidR="00986D8D" w:rsidRPr="00E34565">
        <w:rPr>
          <w:rFonts w:cstheme="minorHAnsi"/>
          <w:sz w:val="24"/>
          <w:szCs w:val="24"/>
        </w:rPr>
        <w:t>minute</w:t>
      </w:r>
      <w:r w:rsidRPr="00E34565">
        <w:rPr>
          <w:rFonts w:cstheme="minorHAnsi"/>
          <w:sz w:val="24"/>
          <w:szCs w:val="24"/>
        </w:rPr>
        <w:t xml:space="preserve">, and the system </w:t>
      </w:r>
      <w:r w:rsidR="65DEF6E6" w:rsidRPr="00E34565">
        <w:rPr>
          <w:rFonts w:cstheme="minorHAnsi"/>
          <w:sz w:val="24"/>
          <w:szCs w:val="24"/>
        </w:rPr>
        <w:t>should be capable of performing 5 flights using the same battery to ensure efficiency. The analysis al</w:t>
      </w:r>
      <w:r w:rsidR="2012AD0F" w:rsidRPr="00E34565">
        <w:rPr>
          <w:rFonts w:cstheme="minorHAnsi"/>
          <w:sz w:val="24"/>
          <w:szCs w:val="24"/>
        </w:rPr>
        <w:t>so considers the e</w:t>
      </w:r>
      <w:r w:rsidR="4D552ED7" w:rsidRPr="00E34565">
        <w:rPr>
          <w:rFonts w:cstheme="minorHAnsi"/>
          <w:sz w:val="24"/>
          <w:szCs w:val="24"/>
        </w:rPr>
        <w:t>nergy lost due to resistance in wires/</w:t>
      </w:r>
      <w:r w:rsidR="00A962FB" w:rsidRPr="00E34565">
        <w:rPr>
          <w:rFonts w:cstheme="minorHAnsi"/>
          <w:sz w:val="24"/>
          <w:szCs w:val="24"/>
        </w:rPr>
        <w:t>electronics</w:t>
      </w:r>
      <w:r w:rsidR="4D552ED7" w:rsidRPr="00E34565">
        <w:rPr>
          <w:rFonts w:cstheme="minorHAnsi"/>
          <w:sz w:val="24"/>
          <w:szCs w:val="24"/>
        </w:rPr>
        <w:t xml:space="preserve"> and the idle power cons</w:t>
      </w:r>
      <w:r w:rsidR="16813385" w:rsidRPr="00E34565">
        <w:rPr>
          <w:rFonts w:cstheme="minorHAnsi"/>
          <w:sz w:val="24"/>
          <w:szCs w:val="24"/>
        </w:rPr>
        <w:t>umption.</w:t>
      </w:r>
    </w:p>
    <w:p w14:paraId="6EB6A25D" w14:textId="292704BC" w:rsidR="16813385" w:rsidRPr="00E34565" w:rsidRDefault="16813385" w:rsidP="00775BC4">
      <w:pPr>
        <w:tabs>
          <w:tab w:val="left" w:pos="720"/>
        </w:tabs>
        <w:rPr>
          <w:rFonts w:cstheme="minorHAnsi"/>
          <w:sz w:val="24"/>
          <w:szCs w:val="24"/>
        </w:rPr>
      </w:pPr>
      <w:r w:rsidRPr="00E34565">
        <w:rPr>
          <w:rFonts w:cstheme="minorHAnsi"/>
          <w:sz w:val="24"/>
          <w:szCs w:val="24"/>
        </w:rPr>
        <w:lastRenderedPageBreak/>
        <w:t xml:space="preserve">After these consideration points, the overall energy requirement for the system is calculated to be in the range of 120 to 160 Watts. This </w:t>
      </w:r>
      <w:r w:rsidR="016CFEF6" w:rsidRPr="00E34565">
        <w:rPr>
          <w:rFonts w:cstheme="minorHAnsi"/>
          <w:sz w:val="24"/>
          <w:szCs w:val="24"/>
        </w:rPr>
        <w:t>energy budget is crucial for the engineering and design of the system to ensure that all components function correctly</w:t>
      </w:r>
      <w:r w:rsidR="4EC0DA88" w:rsidRPr="00E34565">
        <w:rPr>
          <w:rFonts w:cstheme="minorHAnsi"/>
          <w:sz w:val="24"/>
          <w:szCs w:val="24"/>
        </w:rPr>
        <w:t>,</w:t>
      </w:r>
      <w:r w:rsidR="016CFEF6" w:rsidRPr="00E34565">
        <w:rPr>
          <w:rFonts w:cstheme="minorHAnsi"/>
          <w:sz w:val="24"/>
          <w:szCs w:val="24"/>
        </w:rPr>
        <w:t xml:space="preserve"> and that the device can operate </w:t>
      </w:r>
      <w:r w:rsidR="461FF22B" w:rsidRPr="00E34565">
        <w:rPr>
          <w:rFonts w:cstheme="minorHAnsi"/>
          <w:sz w:val="24"/>
          <w:szCs w:val="24"/>
        </w:rPr>
        <w:t>within the defined parameters.</w:t>
      </w:r>
    </w:p>
    <w:p w14:paraId="5FC57568" w14:textId="16CCE388" w:rsidR="3BD3811A" w:rsidRPr="00E34565" w:rsidRDefault="33BFF3D6" w:rsidP="00775BC4">
      <w:pPr>
        <w:tabs>
          <w:tab w:val="left" w:pos="720"/>
        </w:tabs>
        <w:rPr>
          <w:rFonts w:cstheme="minorHAnsi"/>
          <w:sz w:val="24"/>
          <w:szCs w:val="24"/>
        </w:rPr>
      </w:pPr>
      <w:r w:rsidRPr="00E34565">
        <w:rPr>
          <w:rFonts w:cstheme="minorHAnsi"/>
          <w:sz w:val="24"/>
          <w:szCs w:val="24"/>
        </w:rPr>
        <w:t xml:space="preserve">To regulate voltage and </w:t>
      </w:r>
      <w:r w:rsidR="6E820D04" w:rsidRPr="00E34565">
        <w:rPr>
          <w:rFonts w:cstheme="minorHAnsi"/>
          <w:sz w:val="24"/>
          <w:szCs w:val="24"/>
        </w:rPr>
        <w:t>current</w:t>
      </w:r>
      <w:r w:rsidRPr="00E34565">
        <w:rPr>
          <w:rFonts w:cstheme="minorHAnsi"/>
          <w:sz w:val="24"/>
          <w:szCs w:val="24"/>
        </w:rPr>
        <w:t xml:space="preserve"> across the </w:t>
      </w:r>
      <w:r w:rsidR="0446D400" w:rsidRPr="00E34565">
        <w:rPr>
          <w:rFonts w:cstheme="minorHAnsi"/>
          <w:sz w:val="24"/>
          <w:szCs w:val="24"/>
        </w:rPr>
        <w:t xml:space="preserve">electronics onboard the GEOFF, a Power distribution board with built in voltage regulator </w:t>
      </w:r>
      <w:r w:rsidR="416307A1" w:rsidRPr="00E34565">
        <w:rPr>
          <w:rFonts w:cstheme="minorHAnsi"/>
          <w:sz w:val="24"/>
          <w:szCs w:val="24"/>
        </w:rPr>
        <w:t>will be used. The board connects to the battery directly and supplies the</w:t>
      </w:r>
      <w:r w:rsidR="0446D400" w:rsidRPr="00E34565">
        <w:rPr>
          <w:rFonts w:cstheme="minorHAnsi"/>
          <w:sz w:val="24"/>
          <w:szCs w:val="24"/>
        </w:rPr>
        <w:t xml:space="preserve"> </w:t>
      </w:r>
      <w:r w:rsidR="416307A1" w:rsidRPr="00E34565">
        <w:rPr>
          <w:rFonts w:cstheme="minorHAnsi"/>
          <w:sz w:val="24"/>
          <w:szCs w:val="24"/>
        </w:rPr>
        <w:t>regulated voltage to the other components.</w:t>
      </w:r>
    </w:p>
    <w:p w14:paraId="5882E91D" w14:textId="0F272243" w:rsidR="44A1DCB3" w:rsidRPr="00E34565" w:rsidRDefault="2A6A1ACF" w:rsidP="00A03C7B">
      <w:pPr>
        <w:tabs>
          <w:tab w:val="left" w:pos="900"/>
        </w:tabs>
        <w:spacing w:after="0"/>
        <w:rPr>
          <w:rStyle w:val="Heading2Char"/>
          <w:rFonts w:asciiTheme="minorHAnsi" w:hAnsiTheme="minorHAnsi" w:cstheme="minorHAnsi"/>
          <w:sz w:val="28"/>
          <w:szCs w:val="28"/>
        </w:rPr>
      </w:pPr>
      <w:bookmarkStart w:id="84" w:name="_Toc165154455"/>
      <w:r w:rsidRPr="00E34565">
        <w:rPr>
          <w:rStyle w:val="Heading2Char"/>
          <w:rFonts w:asciiTheme="minorHAnsi" w:hAnsiTheme="minorHAnsi" w:cstheme="minorHAnsi"/>
          <w:sz w:val="28"/>
          <w:szCs w:val="28"/>
        </w:rPr>
        <w:t>Battery Analysis</w:t>
      </w:r>
      <w:bookmarkEnd w:id="84"/>
    </w:p>
    <w:p w14:paraId="793655B0" w14:textId="1CBF9958" w:rsidR="44A1DCB3" w:rsidRPr="00E34565" w:rsidRDefault="3683EA57" w:rsidP="00CC1921">
      <w:pPr>
        <w:rPr>
          <w:rFonts w:cstheme="minorHAnsi"/>
          <w:sz w:val="24"/>
          <w:szCs w:val="24"/>
        </w:rPr>
      </w:pPr>
      <w:r w:rsidRPr="00E34565">
        <w:rPr>
          <w:rFonts w:cstheme="minorHAnsi"/>
          <w:sz w:val="24"/>
          <w:szCs w:val="24"/>
        </w:rPr>
        <w:t>The analysis of battery configurations, specifically between 4-cell(4S) and 3-cell(3S)</w:t>
      </w:r>
      <w:r w:rsidR="7F730F48" w:rsidRPr="00E34565">
        <w:rPr>
          <w:rFonts w:cstheme="minorHAnsi"/>
          <w:sz w:val="24"/>
          <w:szCs w:val="24"/>
        </w:rPr>
        <w:t xml:space="preserve"> battery, is essential for determining the optimal power source for the GEOFF. The key factor</w:t>
      </w:r>
      <w:r w:rsidR="1D5A7CEF" w:rsidRPr="00E34565">
        <w:rPr>
          <w:rFonts w:cstheme="minorHAnsi"/>
          <w:sz w:val="24"/>
          <w:szCs w:val="24"/>
        </w:rPr>
        <w:t>s that influence this decision include the size, number of cells, weight,</w:t>
      </w:r>
      <w:r w:rsidR="385D219A" w:rsidRPr="00E34565">
        <w:rPr>
          <w:rFonts w:cstheme="minorHAnsi"/>
          <w:sz w:val="24"/>
          <w:szCs w:val="24"/>
        </w:rPr>
        <w:t xml:space="preserve"> </w:t>
      </w:r>
      <w:r w:rsidR="1D5A7CEF" w:rsidRPr="00E34565">
        <w:rPr>
          <w:rFonts w:cstheme="minorHAnsi"/>
          <w:sz w:val="24"/>
          <w:szCs w:val="24"/>
        </w:rPr>
        <w:t>dischar</w:t>
      </w:r>
      <w:r w:rsidR="38FBE0BC" w:rsidRPr="00E34565">
        <w:rPr>
          <w:rFonts w:cstheme="minorHAnsi"/>
          <w:sz w:val="24"/>
          <w:szCs w:val="24"/>
        </w:rPr>
        <w:t>g</w:t>
      </w:r>
      <w:r w:rsidR="1D5A7CEF" w:rsidRPr="00E34565">
        <w:rPr>
          <w:rFonts w:cstheme="minorHAnsi"/>
          <w:sz w:val="24"/>
          <w:szCs w:val="24"/>
        </w:rPr>
        <w:t>e rate</w:t>
      </w:r>
      <w:r w:rsidR="7C269D42" w:rsidRPr="00E34565">
        <w:rPr>
          <w:rFonts w:cstheme="minorHAnsi"/>
          <w:sz w:val="24"/>
          <w:szCs w:val="24"/>
        </w:rPr>
        <w:t xml:space="preserve">, </w:t>
      </w:r>
      <w:r w:rsidR="1D5A7CEF" w:rsidRPr="00E34565">
        <w:rPr>
          <w:rFonts w:cstheme="minorHAnsi"/>
          <w:sz w:val="24"/>
          <w:szCs w:val="24"/>
        </w:rPr>
        <w:t>capacity</w:t>
      </w:r>
      <w:r w:rsidR="7BE7FF47" w:rsidRPr="00E34565">
        <w:rPr>
          <w:rFonts w:cstheme="minorHAnsi"/>
          <w:sz w:val="24"/>
          <w:szCs w:val="24"/>
        </w:rPr>
        <w:t>,</w:t>
      </w:r>
      <w:r w:rsidR="1D5A7CEF" w:rsidRPr="00E34565">
        <w:rPr>
          <w:rFonts w:cstheme="minorHAnsi"/>
          <w:sz w:val="24"/>
          <w:szCs w:val="24"/>
        </w:rPr>
        <w:t xml:space="preserve"> and the type of material used in the </w:t>
      </w:r>
      <w:r w:rsidR="7BE7FF47" w:rsidRPr="00E34565">
        <w:rPr>
          <w:rFonts w:cstheme="minorHAnsi"/>
          <w:sz w:val="24"/>
          <w:szCs w:val="24"/>
        </w:rPr>
        <w:t>batter</w:t>
      </w:r>
      <w:r w:rsidR="692CAC9C" w:rsidRPr="00E34565">
        <w:rPr>
          <w:rFonts w:cstheme="minorHAnsi"/>
          <w:sz w:val="24"/>
          <w:szCs w:val="24"/>
        </w:rPr>
        <w:t xml:space="preserve">. </w:t>
      </w:r>
      <w:r w:rsidR="1991FDE3" w:rsidRPr="00E34565">
        <w:rPr>
          <w:rFonts w:cstheme="minorHAnsi"/>
          <w:sz w:val="24"/>
          <w:szCs w:val="24"/>
        </w:rPr>
        <w:t xml:space="preserve">The size </w:t>
      </w:r>
      <w:r w:rsidR="3E5810CD" w:rsidRPr="00E34565">
        <w:rPr>
          <w:rFonts w:cstheme="minorHAnsi"/>
          <w:sz w:val="24"/>
          <w:szCs w:val="24"/>
        </w:rPr>
        <w:t>and</w:t>
      </w:r>
      <w:r w:rsidR="1991FDE3" w:rsidRPr="00E34565">
        <w:rPr>
          <w:rFonts w:cstheme="minorHAnsi"/>
          <w:sz w:val="24"/>
          <w:szCs w:val="24"/>
        </w:rPr>
        <w:t xml:space="preserve"> weight are critical, as they directly impact the </w:t>
      </w:r>
      <w:r w:rsidR="7D6C6DB3" w:rsidRPr="00E34565">
        <w:rPr>
          <w:rFonts w:cstheme="minorHAnsi"/>
          <w:sz w:val="24"/>
          <w:szCs w:val="24"/>
        </w:rPr>
        <w:t>design and performance of the GEOFF. The number of cells,</w:t>
      </w:r>
      <w:r w:rsidR="65B86718" w:rsidRPr="00E34565">
        <w:rPr>
          <w:rFonts w:cstheme="minorHAnsi"/>
          <w:sz w:val="24"/>
          <w:szCs w:val="24"/>
        </w:rPr>
        <w:t xml:space="preserve"> </w:t>
      </w:r>
      <w:r w:rsidR="7D6C6DB3" w:rsidRPr="00E34565">
        <w:rPr>
          <w:rFonts w:cstheme="minorHAnsi"/>
          <w:sz w:val="24"/>
          <w:szCs w:val="24"/>
        </w:rPr>
        <w:t xml:space="preserve">represented by ‘S’, </w:t>
      </w:r>
      <w:r w:rsidR="7E489BE0" w:rsidRPr="00E34565">
        <w:rPr>
          <w:rFonts w:cstheme="minorHAnsi"/>
          <w:sz w:val="24"/>
          <w:szCs w:val="24"/>
        </w:rPr>
        <w:t>dictates the voltage of the battery.</w:t>
      </w:r>
      <w:r w:rsidR="2EE36FA7" w:rsidRPr="00E34565">
        <w:rPr>
          <w:rFonts w:cstheme="minorHAnsi"/>
          <w:sz w:val="24"/>
          <w:szCs w:val="24"/>
        </w:rPr>
        <w:t xml:space="preserve"> The 3S battery operates at</w:t>
      </w:r>
      <w:r w:rsidR="745DF19B" w:rsidRPr="00E34565">
        <w:rPr>
          <w:rFonts w:cstheme="minorHAnsi"/>
          <w:sz w:val="24"/>
          <w:szCs w:val="24"/>
        </w:rPr>
        <w:t xml:space="preserve"> </w:t>
      </w:r>
      <w:r w:rsidR="2EE36FA7" w:rsidRPr="00E34565">
        <w:rPr>
          <w:rFonts w:cstheme="minorHAnsi"/>
          <w:sz w:val="24"/>
          <w:szCs w:val="24"/>
        </w:rPr>
        <w:t>11.1 Volts and</w:t>
      </w:r>
      <w:r w:rsidR="745DF19B" w:rsidRPr="00E34565">
        <w:rPr>
          <w:rFonts w:cstheme="minorHAnsi"/>
          <w:sz w:val="24"/>
          <w:szCs w:val="24"/>
        </w:rPr>
        <w:t xml:space="preserve"> </w:t>
      </w:r>
      <w:r w:rsidR="2EE36FA7" w:rsidRPr="00E34565">
        <w:rPr>
          <w:rFonts w:cstheme="minorHAnsi"/>
          <w:sz w:val="24"/>
          <w:szCs w:val="24"/>
        </w:rPr>
        <w:t>4S at 14.8V.</w:t>
      </w:r>
      <w:r w:rsidR="745DF19B" w:rsidRPr="00E34565">
        <w:rPr>
          <w:rFonts w:cstheme="minorHAnsi"/>
          <w:sz w:val="24"/>
          <w:szCs w:val="24"/>
        </w:rPr>
        <w:t xml:space="preserve"> The discharge rate, represented by ‘C’ on battery, is significant a</w:t>
      </w:r>
      <w:r w:rsidR="5114C539" w:rsidRPr="00E34565">
        <w:rPr>
          <w:rFonts w:cstheme="minorHAnsi"/>
          <w:sz w:val="24"/>
          <w:szCs w:val="24"/>
        </w:rPr>
        <w:t xml:space="preserve">s it determines how quickly the battery can release its stored energy, which is vital during </w:t>
      </w:r>
      <w:r w:rsidR="004C4E8A" w:rsidRPr="00E34565">
        <w:rPr>
          <w:rFonts w:cstheme="minorHAnsi"/>
          <w:sz w:val="24"/>
          <w:szCs w:val="24"/>
        </w:rPr>
        <w:t>the</w:t>
      </w:r>
      <w:r w:rsidR="5114C539" w:rsidRPr="00E34565">
        <w:rPr>
          <w:rFonts w:cstheme="minorHAnsi"/>
          <w:sz w:val="24"/>
          <w:szCs w:val="24"/>
        </w:rPr>
        <w:t xml:space="preserve"> mission.</w:t>
      </w:r>
      <w:r w:rsidR="00301ED4" w:rsidRPr="00E34565">
        <w:rPr>
          <w:rFonts w:cstheme="minorHAnsi"/>
          <w:sz w:val="24"/>
          <w:szCs w:val="24"/>
        </w:rPr>
        <w:t xml:space="preserve"> </w:t>
      </w:r>
      <w:r w:rsidR="1AEB2493" w:rsidRPr="00E34565">
        <w:rPr>
          <w:rFonts w:cstheme="minorHAnsi"/>
          <w:sz w:val="24"/>
          <w:szCs w:val="24"/>
        </w:rPr>
        <w:t xml:space="preserve">The material commonly used in </w:t>
      </w:r>
      <w:r w:rsidR="0159663F" w:rsidRPr="00E34565">
        <w:rPr>
          <w:rFonts w:cstheme="minorHAnsi"/>
          <w:sz w:val="24"/>
          <w:szCs w:val="24"/>
        </w:rPr>
        <w:t>this</w:t>
      </w:r>
      <w:r w:rsidR="1AEB2493" w:rsidRPr="00E34565">
        <w:rPr>
          <w:rFonts w:cstheme="minorHAnsi"/>
          <w:sz w:val="24"/>
          <w:szCs w:val="24"/>
        </w:rPr>
        <w:t xml:space="preserve"> battery </w:t>
      </w:r>
      <w:r w:rsidR="38081EC4" w:rsidRPr="00E34565">
        <w:rPr>
          <w:rFonts w:cstheme="minorHAnsi"/>
          <w:sz w:val="24"/>
          <w:szCs w:val="24"/>
        </w:rPr>
        <w:t>is</w:t>
      </w:r>
      <w:r w:rsidR="1AEB2493" w:rsidRPr="00E34565">
        <w:rPr>
          <w:rFonts w:cstheme="minorHAnsi"/>
          <w:sz w:val="24"/>
          <w:szCs w:val="24"/>
        </w:rPr>
        <w:t xml:space="preserve"> Lithium Polymer, as it can store good amoun</w:t>
      </w:r>
      <w:r w:rsidR="5F7E7543" w:rsidRPr="00E34565">
        <w:rPr>
          <w:rFonts w:cstheme="minorHAnsi"/>
          <w:sz w:val="24"/>
          <w:szCs w:val="24"/>
        </w:rPr>
        <w:t>t of energy compared to its counterparts and is cheaper Lithium</w:t>
      </w:r>
      <w:r w:rsidR="5B5A34CB" w:rsidRPr="00E34565">
        <w:rPr>
          <w:rFonts w:cstheme="minorHAnsi"/>
          <w:sz w:val="24"/>
          <w:szCs w:val="24"/>
        </w:rPr>
        <w:t>-</w:t>
      </w:r>
      <w:r w:rsidR="5F7E7543" w:rsidRPr="00E34565">
        <w:rPr>
          <w:rFonts w:cstheme="minorHAnsi"/>
          <w:sz w:val="24"/>
          <w:szCs w:val="24"/>
        </w:rPr>
        <w:t>Ion battery.</w:t>
      </w:r>
      <w:r w:rsidR="29763695" w:rsidRPr="00E34565">
        <w:rPr>
          <w:rFonts w:cstheme="minorHAnsi"/>
          <w:sz w:val="24"/>
          <w:szCs w:val="24"/>
        </w:rPr>
        <w:t xml:space="preserve"> To calculate the capacity of the battery the following equations are used:</w:t>
      </w:r>
    </w:p>
    <w:p w14:paraId="47DF16EA" w14:textId="1BDA8499" w:rsidR="22F08F3B" w:rsidRPr="00E34565" w:rsidRDefault="000006FA" w:rsidP="311EC973">
      <w:pPr>
        <w:tabs>
          <w:tab w:val="left" w:pos="900"/>
        </w:tabs>
        <w:ind w:left="360" w:firstLine="720"/>
        <w:jc w:val="center"/>
        <w:rPr>
          <w:rFonts w:cstheme="minorHAnsi"/>
        </w:rPr>
      </w:pPr>
      <m:oMathPara>
        <m:oMath>
          <m:r>
            <w:rPr>
              <w:rFonts w:ascii="Cambria Math" w:hAnsi="Cambria Math"/>
            </w:rPr>
            <m:t>E=C⋅V⋅D⋅</m:t>
          </m:r>
          <m:sSub>
            <m:sSubPr>
              <m:ctrlPr>
                <w:rPr>
                  <w:rFonts w:ascii="Cambria Math" w:hAnsi="Cambria Math"/>
                </w:rPr>
              </m:ctrlPr>
            </m:sSubPr>
            <m:e>
              <m:r>
                <w:rPr>
                  <w:rFonts w:ascii="Cambria Math" w:hAnsi="Cambria Math"/>
                </w:rPr>
                <m:t>B</m:t>
              </m:r>
            </m:e>
            <m:sub>
              <m:r>
                <w:rPr>
                  <w:rFonts w:ascii="Cambria Math" w:hAnsi="Cambria Math"/>
                </w:rPr>
                <m:t>E</m:t>
              </m:r>
            </m:sub>
          </m:sSub>
        </m:oMath>
      </m:oMathPara>
    </w:p>
    <w:p w14:paraId="2CAB6ECA" w14:textId="3F86A3A9" w:rsidR="26C883B1" w:rsidRPr="00E34565" w:rsidRDefault="000006FA" w:rsidP="26C883B1">
      <w:pPr>
        <w:tabs>
          <w:tab w:val="left" w:pos="900"/>
        </w:tabs>
        <w:ind w:left="360" w:firstLine="720"/>
        <w:jc w:val="center"/>
        <w:rPr>
          <w:rFonts w:cstheme="minorHAnsi"/>
          <w:sz w:val="24"/>
          <w:szCs w:val="24"/>
        </w:rPr>
      </w:pPr>
      <m:oMathPara>
        <m:oMath>
          <m:r>
            <w:rPr>
              <w:rFonts w:ascii="Cambria Math" w:hAnsi="Cambria Math"/>
            </w:rPr>
            <m:t>E=P⋅t </m:t>
          </m:r>
        </m:oMath>
      </m:oMathPara>
    </w:p>
    <w:p w14:paraId="0F5AB4DF" w14:textId="5EF70469" w:rsidR="1AEB2493" w:rsidRPr="00E34565" w:rsidRDefault="1AEB2493" w:rsidP="00892EA9">
      <w:pPr>
        <w:ind w:firstLine="720"/>
        <w:rPr>
          <w:rFonts w:eastAsia="Times New Roman" w:cstheme="minorHAnsi"/>
          <w:sz w:val="24"/>
          <w:szCs w:val="24"/>
        </w:rPr>
      </w:pPr>
      <w:r w:rsidRPr="00E34565">
        <w:rPr>
          <w:rFonts w:eastAsia="Times New Roman" w:cstheme="minorHAnsi"/>
          <w:sz w:val="24"/>
          <w:szCs w:val="24"/>
        </w:rPr>
        <w:t>Where</w:t>
      </w:r>
      <w:r w:rsidR="00892EA9" w:rsidRPr="00E34565">
        <w:rPr>
          <w:rFonts w:eastAsia="Times New Roman" w:cstheme="minorHAnsi"/>
          <w:sz w:val="24"/>
          <w:szCs w:val="24"/>
        </w:rPr>
        <w:t>:</w:t>
      </w:r>
    </w:p>
    <w:p w14:paraId="30B87D1F" w14:textId="6920D67F" w:rsidR="1AEB2493" w:rsidRPr="00E34565" w:rsidRDefault="1AEB2493" w:rsidP="00892EA9">
      <w:pPr>
        <w:ind w:firstLine="720"/>
        <w:rPr>
          <w:rFonts w:eastAsia="Times New Roman" w:cstheme="minorHAnsi"/>
          <w:sz w:val="24"/>
          <w:szCs w:val="24"/>
        </w:rPr>
      </w:pPr>
      <w:r w:rsidRPr="00E34565">
        <w:rPr>
          <w:rFonts w:eastAsia="Times New Roman" w:cstheme="minorHAnsi"/>
          <w:sz w:val="24"/>
          <w:szCs w:val="24"/>
        </w:rPr>
        <w:t>E = Energy (Watt-hour)</w:t>
      </w:r>
    </w:p>
    <w:p w14:paraId="63BDD049" w14:textId="6F8D6078" w:rsidR="1AEB2493" w:rsidRPr="00E34565" w:rsidRDefault="1AEB2493" w:rsidP="00892EA9">
      <w:pPr>
        <w:ind w:firstLine="720"/>
        <w:rPr>
          <w:rFonts w:eastAsia="Times New Roman" w:cstheme="minorHAnsi"/>
          <w:sz w:val="24"/>
          <w:szCs w:val="24"/>
        </w:rPr>
      </w:pPr>
      <w:r w:rsidRPr="00E34565">
        <w:rPr>
          <w:rFonts w:eastAsia="Times New Roman" w:cstheme="minorHAnsi"/>
          <w:sz w:val="24"/>
          <w:szCs w:val="24"/>
        </w:rPr>
        <w:t>C = Capacity (Amp-hour)</w:t>
      </w:r>
    </w:p>
    <w:p w14:paraId="083DD0F3" w14:textId="2BD1C19F" w:rsidR="1AEB2493" w:rsidRPr="00E34565" w:rsidRDefault="1AEB2493" w:rsidP="00892EA9">
      <w:pPr>
        <w:ind w:firstLine="720"/>
        <w:rPr>
          <w:rFonts w:eastAsia="Times New Roman" w:cstheme="minorHAnsi"/>
          <w:sz w:val="24"/>
          <w:szCs w:val="24"/>
        </w:rPr>
      </w:pPr>
      <w:r w:rsidRPr="00E34565">
        <w:rPr>
          <w:rFonts w:eastAsia="Times New Roman" w:cstheme="minorHAnsi"/>
          <w:sz w:val="24"/>
          <w:szCs w:val="24"/>
        </w:rPr>
        <w:t>V = Voltage (volts)</w:t>
      </w:r>
    </w:p>
    <w:p w14:paraId="266D1266" w14:textId="39570E3A" w:rsidR="1AEB2493" w:rsidRPr="00E34565" w:rsidRDefault="1AEB2493" w:rsidP="00892EA9">
      <w:pPr>
        <w:ind w:firstLine="720"/>
        <w:rPr>
          <w:rFonts w:eastAsia="Times New Roman" w:cstheme="minorHAnsi"/>
          <w:sz w:val="24"/>
          <w:szCs w:val="24"/>
        </w:rPr>
      </w:pPr>
      <w:r w:rsidRPr="00E34565">
        <w:rPr>
          <w:rFonts w:eastAsia="Times New Roman" w:cstheme="minorHAnsi"/>
          <w:sz w:val="24"/>
          <w:szCs w:val="24"/>
        </w:rPr>
        <w:t>D = Depth of Discharge (%) = 0.8</w:t>
      </w:r>
    </w:p>
    <w:p w14:paraId="0850B313" w14:textId="4271EAD1" w:rsidR="1AEB2493" w:rsidRPr="00E34565" w:rsidRDefault="1AEB2493" w:rsidP="00892EA9">
      <w:pPr>
        <w:ind w:firstLine="720"/>
        <w:rPr>
          <w:rFonts w:eastAsia="Times New Roman" w:cstheme="minorHAnsi"/>
          <w:sz w:val="24"/>
          <w:szCs w:val="24"/>
        </w:rPr>
      </w:pPr>
      <w:r w:rsidRPr="00E34565">
        <w:rPr>
          <w:rFonts w:eastAsia="Times New Roman" w:cstheme="minorHAnsi"/>
          <w:sz w:val="24"/>
          <w:szCs w:val="24"/>
        </w:rPr>
        <w:t>B</w:t>
      </w:r>
      <w:r w:rsidRPr="00E34565">
        <w:rPr>
          <w:rFonts w:eastAsia="Times New Roman" w:cstheme="minorHAnsi"/>
          <w:sz w:val="24"/>
          <w:szCs w:val="24"/>
          <w:vertAlign w:val="subscript"/>
        </w:rPr>
        <w:t>E</w:t>
      </w:r>
      <w:r w:rsidRPr="00E34565">
        <w:rPr>
          <w:rFonts w:eastAsia="Times New Roman" w:cstheme="minorHAnsi"/>
          <w:sz w:val="24"/>
          <w:szCs w:val="24"/>
        </w:rPr>
        <w:t xml:space="preserve"> = Battery Efficiency (%) = 0.9</w:t>
      </w:r>
    </w:p>
    <w:p w14:paraId="758DE89B" w14:textId="28FDB16D" w:rsidR="1AEB2493" w:rsidRPr="00E34565" w:rsidRDefault="1AEB2493" w:rsidP="00892EA9">
      <w:pPr>
        <w:ind w:firstLine="720"/>
        <w:rPr>
          <w:rFonts w:eastAsia="Times New Roman" w:cstheme="minorHAnsi"/>
          <w:sz w:val="24"/>
          <w:szCs w:val="24"/>
        </w:rPr>
      </w:pPr>
      <w:r w:rsidRPr="00E34565">
        <w:rPr>
          <w:rFonts w:eastAsia="Times New Roman" w:cstheme="minorHAnsi"/>
          <w:sz w:val="24"/>
          <w:szCs w:val="24"/>
        </w:rPr>
        <w:t>P = Power need by the system (Watt) = 120 to 160</w:t>
      </w:r>
    </w:p>
    <w:p w14:paraId="2B4A0945" w14:textId="278C7313" w:rsidR="1AEB2493" w:rsidRPr="00E34565" w:rsidRDefault="1AEB2493" w:rsidP="00892EA9">
      <w:pPr>
        <w:ind w:firstLine="720"/>
        <w:rPr>
          <w:rFonts w:eastAsia="Times New Roman" w:cstheme="minorHAnsi"/>
          <w:sz w:val="24"/>
          <w:szCs w:val="24"/>
        </w:rPr>
      </w:pPr>
      <w:r w:rsidRPr="00E34565">
        <w:rPr>
          <w:rFonts w:eastAsia="Times New Roman" w:cstheme="minorHAnsi"/>
          <w:sz w:val="24"/>
          <w:szCs w:val="24"/>
        </w:rPr>
        <w:t xml:space="preserve">t = time (hours) = </w:t>
      </w:r>
      <w:r w:rsidR="71BCBEC9" w:rsidRPr="00E34565">
        <w:rPr>
          <w:rFonts w:eastAsia="Times New Roman" w:cstheme="minorHAnsi"/>
          <w:sz w:val="24"/>
          <w:szCs w:val="24"/>
        </w:rPr>
        <w:t>9</w:t>
      </w:r>
      <w:r w:rsidRPr="00E34565">
        <w:rPr>
          <w:rFonts w:eastAsia="Times New Roman" w:cstheme="minorHAnsi"/>
          <w:sz w:val="24"/>
          <w:szCs w:val="24"/>
        </w:rPr>
        <w:t xml:space="preserve"> minutes/ 0.</w:t>
      </w:r>
      <w:r w:rsidR="649BA2B2" w:rsidRPr="00E34565">
        <w:rPr>
          <w:rFonts w:eastAsia="Times New Roman" w:cstheme="minorHAnsi"/>
          <w:sz w:val="24"/>
          <w:szCs w:val="24"/>
        </w:rPr>
        <w:t>15</w:t>
      </w:r>
      <w:r w:rsidRPr="00E34565">
        <w:rPr>
          <w:rFonts w:eastAsia="Times New Roman" w:cstheme="minorHAnsi"/>
          <w:sz w:val="24"/>
          <w:szCs w:val="24"/>
        </w:rPr>
        <w:t xml:space="preserve"> hours</w:t>
      </w:r>
    </w:p>
    <w:p w14:paraId="28F14835" w14:textId="148C8595" w:rsidR="2418D794" w:rsidRPr="00E34565" w:rsidRDefault="1E016C07" w:rsidP="00892EA9">
      <w:pPr>
        <w:ind w:firstLine="720"/>
        <w:rPr>
          <w:rFonts w:eastAsia="Times New Roman" w:cstheme="minorHAnsi"/>
          <w:sz w:val="24"/>
          <w:szCs w:val="24"/>
        </w:rPr>
      </w:pPr>
      <w:r w:rsidRPr="00E34565">
        <w:rPr>
          <w:rFonts w:eastAsia="Times New Roman" w:cstheme="minorHAnsi"/>
          <w:sz w:val="24"/>
          <w:szCs w:val="24"/>
        </w:rPr>
        <w:t>Using these parameters, the following Capacity of Battery was achieved:</w:t>
      </w:r>
    </w:p>
    <w:p w14:paraId="59224D20" w14:textId="4C935925" w:rsidR="1AEB2493" w:rsidRPr="00E34565" w:rsidRDefault="08D03FDB" w:rsidP="02FD8A46">
      <w:pPr>
        <w:jc w:val="center"/>
        <w:rPr>
          <w:rFonts w:eastAsia="Times New Roman"/>
          <w:sz w:val="24"/>
          <w:szCs w:val="24"/>
        </w:rPr>
      </w:pPr>
      <w:r w:rsidRPr="02FD8A46">
        <w:rPr>
          <w:rFonts w:eastAsia="Times New Roman"/>
          <w:sz w:val="24"/>
          <w:szCs w:val="24"/>
        </w:rPr>
        <w:t>1690</w:t>
      </w:r>
      <w:r w:rsidR="1AEB2493" w:rsidRPr="02FD8A46">
        <w:rPr>
          <w:rFonts w:eastAsia="Times New Roman"/>
          <w:sz w:val="24"/>
          <w:szCs w:val="24"/>
        </w:rPr>
        <w:t xml:space="preserve"> mAh &lt; C &lt; </w:t>
      </w:r>
      <w:r w:rsidR="18FCC97B" w:rsidRPr="02FD8A46">
        <w:rPr>
          <w:rFonts w:eastAsia="Times New Roman"/>
          <w:sz w:val="24"/>
          <w:szCs w:val="24"/>
        </w:rPr>
        <w:t>2250</w:t>
      </w:r>
      <w:r w:rsidR="1AEB2493" w:rsidRPr="02FD8A46">
        <w:rPr>
          <w:rFonts w:eastAsia="Times New Roman"/>
          <w:sz w:val="24"/>
          <w:szCs w:val="24"/>
        </w:rPr>
        <w:t xml:space="preserve"> mAh for V = 14.8 V (4S)</w:t>
      </w:r>
    </w:p>
    <w:p w14:paraId="7A7DF2B9" w14:textId="33ECB1AC" w:rsidR="1AEB2493" w:rsidRPr="00E34565" w:rsidRDefault="5929F950" w:rsidP="02FD8A46">
      <w:pPr>
        <w:ind w:firstLine="360"/>
        <w:jc w:val="center"/>
        <w:rPr>
          <w:rFonts w:eastAsia="Times New Roman"/>
          <w:sz w:val="24"/>
          <w:szCs w:val="24"/>
        </w:rPr>
      </w:pPr>
      <w:r w:rsidRPr="02FD8A46">
        <w:rPr>
          <w:rFonts w:eastAsia="Times New Roman"/>
          <w:sz w:val="24"/>
          <w:szCs w:val="24"/>
        </w:rPr>
        <w:t>2250</w:t>
      </w:r>
      <w:r w:rsidR="1AEB2493" w:rsidRPr="02FD8A46">
        <w:rPr>
          <w:rFonts w:eastAsia="Times New Roman"/>
          <w:sz w:val="24"/>
          <w:szCs w:val="24"/>
        </w:rPr>
        <w:t xml:space="preserve"> mAh &lt; C &lt; </w:t>
      </w:r>
      <w:r w:rsidR="20FFBC04" w:rsidRPr="02FD8A46">
        <w:rPr>
          <w:rFonts w:eastAsia="Times New Roman"/>
          <w:sz w:val="24"/>
          <w:szCs w:val="24"/>
        </w:rPr>
        <w:t>3000</w:t>
      </w:r>
      <w:r w:rsidR="1AEB2493" w:rsidRPr="02FD8A46">
        <w:rPr>
          <w:rFonts w:eastAsia="Times New Roman"/>
          <w:sz w:val="24"/>
          <w:szCs w:val="24"/>
        </w:rPr>
        <w:t xml:space="preserve"> mAh for V = 11.1 V (3S)</w:t>
      </w:r>
    </w:p>
    <w:p w14:paraId="2C31617B" w14:textId="5738557D" w:rsidR="24105391" w:rsidRPr="00E34565" w:rsidRDefault="5D8A9531" w:rsidP="00892EA9">
      <w:pPr>
        <w:tabs>
          <w:tab w:val="left" w:pos="0"/>
        </w:tabs>
        <w:rPr>
          <w:rFonts w:eastAsia="Times New Roman" w:cstheme="minorHAnsi"/>
          <w:sz w:val="24"/>
          <w:szCs w:val="24"/>
        </w:rPr>
      </w:pPr>
      <w:r w:rsidRPr="00E34565">
        <w:rPr>
          <w:rFonts w:eastAsia="Times New Roman" w:cstheme="minorHAnsi"/>
          <w:sz w:val="24"/>
          <w:szCs w:val="24"/>
        </w:rPr>
        <w:lastRenderedPageBreak/>
        <w:t>The battery chosen after this analysis</w:t>
      </w:r>
      <w:r w:rsidR="7653E83E" w:rsidRPr="00E34565">
        <w:rPr>
          <w:rFonts w:eastAsia="Times New Roman" w:cstheme="minorHAnsi"/>
          <w:sz w:val="24"/>
          <w:szCs w:val="24"/>
        </w:rPr>
        <w:t xml:space="preserve"> </w:t>
      </w:r>
      <w:r w:rsidR="0BD16D91" w:rsidRPr="00E34565">
        <w:rPr>
          <w:rFonts w:eastAsia="Times New Roman" w:cstheme="minorHAnsi"/>
          <w:sz w:val="24"/>
          <w:szCs w:val="24"/>
        </w:rPr>
        <w:t xml:space="preserve">and doing a trade study </w:t>
      </w:r>
      <w:r w:rsidRPr="00E34565">
        <w:rPr>
          <w:rFonts w:eastAsia="Times New Roman" w:cstheme="minorHAnsi"/>
          <w:sz w:val="24"/>
          <w:szCs w:val="24"/>
        </w:rPr>
        <w:t xml:space="preserve">was a </w:t>
      </w:r>
      <w:r w:rsidR="02A522B0" w:rsidRPr="00E34565">
        <w:rPr>
          <w:rFonts w:eastAsia="Times New Roman" w:cstheme="minorHAnsi"/>
          <w:sz w:val="24"/>
          <w:szCs w:val="24"/>
        </w:rPr>
        <w:t>Lithium Polymer battery with 3</w:t>
      </w:r>
      <w:r w:rsidR="001F69E9" w:rsidRPr="00E34565">
        <w:rPr>
          <w:rFonts w:eastAsia="Times New Roman" w:cstheme="minorHAnsi"/>
          <w:sz w:val="24"/>
          <w:szCs w:val="24"/>
        </w:rPr>
        <w:t xml:space="preserve"> </w:t>
      </w:r>
      <w:r w:rsidR="02A522B0" w:rsidRPr="00E34565">
        <w:rPr>
          <w:rFonts w:eastAsia="Times New Roman" w:cstheme="minorHAnsi"/>
          <w:sz w:val="24"/>
          <w:szCs w:val="24"/>
        </w:rPr>
        <w:t>cell</w:t>
      </w:r>
      <w:r w:rsidR="0075297A" w:rsidRPr="00E34565">
        <w:rPr>
          <w:rFonts w:eastAsia="Times New Roman" w:cstheme="minorHAnsi"/>
          <w:sz w:val="24"/>
          <w:szCs w:val="24"/>
        </w:rPr>
        <w:t>s</w:t>
      </w:r>
      <w:r w:rsidR="02A522B0" w:rsidRPr="00E34565">
        <w:rPr>
          <w:rFonts w:eastAsia="Times New Roman" w:cstheme="minorHAnsi"/>
          <w:sz w:val="24"/>
          <w:szCs w:val="24"/>
        </w:rPr>
        <w:t xml:space="preserve"> which h</w:t>
      </w:r>
      <w:r w:rsidR="00D73930" w:rsidRPr="00E34565">
        <w:rPr>
          <w:rFonts w:eastAsia="Times New Roman" w:cstheme="minorHAnsi"/>
          <w:sz w:val="24"/>
          <w:szCs w:val="24"/>
        </w:rPr>
        <w:t>ave</w:t>
      </w:r>
      <w:r w:rsidR="02A522B0" w:rsidRPr="00E34565">
        <w:rPr>
          <w:rFonts w:eastAsia="Times New Roman" w:cstheme="minorHAnsi"/>
          <w:sz w:val="24"/>
          <w:szCs w:val="24"/>
        </w:rPr>
        <w:t xml:space="preserve"> a capacity of 2200 mAh and has a discharge rate of 80C.</w:t>
      </w:r>
      <w:r w:rsidR="4600DB02" w:rsidRPr="00E34565">
        <w:rPr>
          <w:rFonts w:eastAsia="Times New Roman" w:cstheme="minorHAnsi"/>
          <w:sz w:val="24"/>
          <w:szCs w:val="24"/>
        </w:rPr>
        <w:t xml:space="preserve"> The weight of the battery is 196 grams with dimensions of 26*34.5*107.5mm.</w:t>
      </w:r>
    </w:p>
    <w:p w14:paraId="4A6A6F15" w14:textId="5781A760" w:rsidR="24105391" w:rsidRPr="00E34565" w:rsidRDefault="5D13E2D3" w:rsidP="00A03C7B">
      <w:pPr>
        <w:tabs>
          <w:tab w:val="left" w:pos="900"/>
        </w:tabs>
        <w:spacing w:after="0"/>
        <w:rPr>
          <w:rStyle w:val="Heading2Char"/>
          <w:rFonts w:asciiTheme="minorHAnsi" w:hAnsiTheme="minorHAnsi" w:cstheme="minorHAnsi"/>
          <w:sz w:val="28"/>
          <w:szCs w:val="28"/>
        </w:rPr>
      </w:pPr>
      <w:bookmarkStart w:id="85" w:name="_Toc165154456"/>
      <w:r w:rsidRPr="00E34565">
        <w:rPr>
          <w:rStyle w:val="Heading2Char"/>
          <w:rFonts w:asciiTheme="minorHAnsi" w:hAnsiTheme="minorHAnsi" w:cstheme="minorHAnsi"/>
          <w:sz w:val="28"/>
          <w:szCs w:val="28"/>
        </w:rPr>
        <w:t>Positioning Analysis</w:t>
      </w:r>
      <w:bookmarkEnd w:id="85"/>
    </w:p>
    <w:p w14:paraId="69F1821A" w14:textId="6381B514" w:rsidR="66A24EDF" w:rsidRPr="00E34565" w:rsidRDefault="0E99C953" w:rsidP="00B7261A">
      <w:pPr>
        <w:rPr>
          <w:rFonts w:eastAsia="Times New Roman" w:cstheme="minorHAnsi"/>
          <w:color w:val="000000" w:themeColor="text1"/>
          <w:sz w:val="24"/>
          <w:szCs w:val="24"/>
        </w:rPr>
      </w:pPr>
      <w:r w:rsidRPr="00E34565">
        <w:rPr>
          <w:rFonts w:eastAsia="Times New Roman" w:cstheme="minorHAnsi"/>
          <w:color w:val="000000" w:themeColor="text1"/>
          <w:sz w:val="24"/>
          <w:szCs w:val="24"/>
        </w:rPr>
        <w:t xml:space="preserve">The </w:t>
      </w:r>
      <w:r w:rsidR="002C403C">
        <w:rPr>
          <w:rFonts w:eastAsia="Times New Roman" w:cstheme="minorHAnsi"/>
          <w:color w:val="000000" w:themeColor="text1"/>
          <w:sz w:val="24"/>
          <w:szCs w:val="24"/>
        </w:rPr>
        <w:t>Pozyx</w:t>
      </w:r>
      <w:r w:rsidRPr="00E34565">
        <w:rPr>
          <w:rFonts w:eastAsia="Times New Roman" w:cstheme="minorHAnsi"/>
          <w:color w:val="000000" w:themeColor="text1"/>
          <w:sz w:val="24"/>
          <w:szCs w:val="24"/>
        </w:rPr>
        <w:t xml:space="preserve"> shield will be used for its real time position tracking capabilities</w:t>
      </w:r>
      <w:r w:rsidR="3F9EA524" w:rsidRPr="00E34565">
        <w:rPr>
          <w:rFonts w:eastAsia="Times New Roman" w:cstheme="minorHAnsi"/>
          <w:color w:val="000000" w:themeColor="text1"/>
          <w:sz w:val="24"/>
          <w:szCs w:val="24"/>
        </w:rPr>
        <w:t xml:space="preserve">, this system will provide high precision positional data. While the system </w:t>
      </w:r>
      <w:r w:rsidR="6FF4F898" w:rsidRPr="00E34565">
        <w:rPr>
          <w:rFonts w:eastAsia="Times New Roman" w:cstheme="minorHAnsi"/>
          <w:color w:val="000000" w:themeColor="text1"/>
          <w:sz w:val="24"/>
          <w:szCs w:val="24"/>
        </w:rPr>
        <w:t>yields</w:t>
      </w:r>
      <w:r w:rsidR="3F9EA524" w:rsidRPr="00E34565">
        <w:rPr>
          <w:rFonts w:eastAsia="Times New Roman" w:cstheme="minorHAnsi"/>
          <w:color w:val="000000" w:themeColor="text1"/>
          <w:sz w:val="24"/>
          <w:szCs w:val="24"/>
        </w:rPr>
        <w:t xml:space="preserve"> accurate coordinates along the x and y</w:t>
      </w:r>
      <w:r w:rsidR="66A24EDF" w:rsidRPr="00E34565">
        <w:rPr>
          <w:rFonts w:eastAsia="Times New Roman" w:cstheme="minorHAnsi"/>
          <w:color w:val="000000" w:themeColor="text1"/>
          <w:sz w:val="24"/>
          <w:szCs w:val="24"/>
        </w:rPr>
        <w:t xml:space="preserve"> axes, it was observed that the z-axis (height) measurements were neither precise nor reliable.</w:t>
      </w:r>
      <w:r w:rsidR="62EA0C06" w:rsidRPr="00E34565">
        <w:rPr>
          <w:rFonts w:eastAsia="Times New Roman" w:cstheme="minorHAnsi"/>
          <w:color w:val="000000" w:themeColor="text1"/>
          <w:sz w:val="24"/>
          <w:szCs w:val="24"/>
        </w:rPr>
        <w:t xml:space="preserve"> </w:t>
      </w:r>
      <w:r w:rsidR="66A24EDF" w:rsidRPr="00E34565">
        <w:rPr>
          <w:rFonts w:eastAsia="Times New Roman" w:cstheme="minorHAnsi"/>
          <w:color w:val="000000" w:themeColor="text1"/>
          <w:sz w:val="24"/>
          <w:szCs w:val="24"/>
        </w:rPr>
        <w:t xml:space="preserve">To enhance the altitude determination of the GEOFF, another altitude sensor </w:t>
      </w:r>
      <w:r w:rsidR="564BB445" w:rsidRPr="00E34565">
        <w:rPr>
          <w:rFonts w:eastAsia="Times New Roman" w:cstheme="minorHAnsi"/>
          <w:color w:val="000000" w:themeColor="text1"/>
          <w:sz w:val="24"/>
          <w:szCs w:val="24"/>
        </w:rPr>
        <w:t>will be used.</w:t>
      </w:r>
      <w:r w:rsidR="599FDDAA" w:rsidRPr="00E34565">
        <w:rPr>
          <w:rFonts w:eastAsia="Times New Roman" w:cstheme="minorHAnsi"/>
          <w:color w:val="000000" w:themeColor="text1"/>
          <w:sz w:val="24"/>
          <w:szCs w:val="24"/>
        </w:rPr>
        <w:t xml:space="preserve"> The sensors under consideration are an ultrasonic sensor and an Infrared sensor.</w:t>
      </w:r>
    </w:p>
    <w:p w14:paraId="73CCBFD4" w14:textId="2C233E8B" w:rsidR="363C98F2" w:rsidRPr="00E34565" w:rsidRDefault="453BA100" w:rsidP="363C98F2">
      <w:pPr>
        <w:rPr>
          <w:rFonts w:eastAsia="Times New Roman" w:cstheme="minorHAnsi"/>
          <w:color w:val="000000" w:themeColor="text1"/>
          <w:sz w:val="24"/>
          <w:szCs w:val="24"/>
        </w:rPr>
      </w:pPr>
      <w:r w:rsidRPr="00E34565">
        <w:rPr>
          <w:rFonts w:eastAsia="Times New Roman" w:cstheme="minorHAnsi"/>
          <w:color w:val="000000" w:themeColor="text1"/>
          <w:sz w:val="24"/>
          <w:szCs w:val="24"/>
        </w:rPr>
        <w:t>An u</w:t>
      </w:r>
      <w:r w:rsidR="76200886" w:rsidRPr="00E34565">
        <w:rPr>
          <w:rFonts w:eastAsia="Times New Roman" w:cstheme="minorHAnsi"/>
          <w:color w:val="000000" w:themeColor="text1"/>
          <w:sz w:val="24"/>
          <w:szCs w:val="24"/>
        </w:rPr>
        <w:t xml:space="preserve">ltrasonic sensor operates on the principle of sonar. It emits ultrasonic pulses and measures the interval until the echo returns after striking an object. This method allows </w:t>
      </w:r>
      <w:r w:rsidR="7152C276" w:rsidRPr="00E34565">
        <w:rPr>
          <w:rFonts w:eastAsia="Times New Roman" w:cstheme="minorHAnsi"/>
          <w:color w:val="000000" w:themeColor="text1"/>
          <w:sz w:val="24"/>
          <w:szCs w:val="24"/>
        </w:rPr>
        <w:t xml:space="preserve">the sensor to </w:t>
      </w:r>
      <w:r w:rsidR="00A024A0" w:rsidRPr="00E34565">
        <w:rPr>
          <w:rFonts w:eastAsia="Times New Roman" w:cstheme="minorHAnsi"/>
          <w:color w:val="000000" w:themeColor="text1"/>
          <w:sz w:val="24"/>
          <w:szCs w:val="24"/>
        </w:rPr>
        <w:t>calculate</w:t>
      </w:r>
      <w:r w:rsidR="27FEEA4B" w:rsidRPr="00E34565">
        <w:rPr>
          <w:rFonts w:eastAsia="Times New Roman" w:cstheme="minorHAnsi"/>
          <w:color w:val="000000" w:themeColor="text1"/>
          <w:sz w:val="24"/>
          <w:szCs w:val="24"/>
        </w:rPr>
        <w:t xml:space="preserve"> </w:t>
      </w:r>
      <w:r w:rsidR="76200886" w:rsidRPr="00E34565">
        <w:rPr>
          <w:rFonts w:eastAsia="Times New Roman" w:cstheme="minorHAnsi"/>
          <w:color w:val="000000" w:themeColor="text1"/>
          <w:sz w:val="24"/>
          <w:szCs w:val="24"/>
        </w:rPr>
        <w:t>distance</w:t>
      </w:r>
      <w:r w:rsidR="3A29F624" w:rsidRPr="00E34565">
        <w:rPr>
          <w:rFonts w:eastAsia="Times New Roman" w:cstheme="minorHAnsi"/>
          <w:color w:val="000000" w:themeColor="text1"/>
          <w:sz w:val="24"/>
          <w:szCs w:val="24"/>
        </w:rPr>
        <w:t xml:space="preserve">. </w:t>
      </w:r>
      <w:r w:rsidR="6FF5C6ED" w:rsidRPr="00E34565">
        <w:rPr>
          <w:rFonts w:eastAsia="Times New Roman" w:cstheme="minorHAnsi"/>
          <w:color w:val="000000" w:themeColor="text1"/>
          <w:sz w:val="24"/>
          <w:szCs w:val="24"/>
        </w:rPr>
        <w:t>An infrared sensor operates by emitting an IR beam that reflects off the surface of objects. The sensor then measures the angle or intensity of the returned light. This variation is used to calculate the object's distance from the sensor.</w:t>
      </w:r>
    </w:p>
    <w:p w14:paraId="236965E0" w14:textId="6E732C86" w:rsidR="0395C7BD" w:rsidRPr="00E34565" w:rsidRDefault="7F88363C" w:rsidP="0395C7BD">
      <w:pPr>
        <w:rPr>
          <w:rFonts w:eastAsia="Times New Roman" w:cstheme="minorHAnsi"/>
          <w:color w:val="000000" w:themeColor="text1"/>
          <w:sz w:val="24"/>
          <w:szCs w:val="24"/>
        </w:rPr>
      </w:pPr>
      <w:r w:rsidRPr="00E34565">
        <w:rPr>
          <w:rFonts w:eastAsia="Times New Roman" w:cstheme="minorHAnsi"/>
          <w:color w:val="000000" w:themeColor="text1"/>
          <w:sz w:val="24"/>
          <w:szCs w:val="24"/>
        </w:rPr>
        <w:t>To choose between these two, a trade study was conducted as follows</w:t>
      </w:r>
      <w:r w:rsidR="006C6436" w:rsidRPr="00E34565">
        <w:rPr>
          <w:rFonts w:eastAsia="Times New Roman" w:cstheme="minorHAnsi"/>
          <w:color w:val="000000" w:themeColor="text1"/>
          <w:sz w:val="24"/>
          <w:szCs w:val="24"/>
        </w:rPr>
        <w:t>.</w:t>
      </w:r>
    </w:p>
    <w:p w14:paraId="7D2B0481" w14:textId="1FFA5849" w:rsidR="006C6436" w:rsidRPr="00E34565" w:rsidRDefault="006C6436" w:rsidP="006C6436">
      <w:pPr>
        <w:pStyle w:val="Caption"/>
        <w:keepNext/>
        <w:jc w:val="center"/>
        <w:rPr>
          <w:rFonts w:cstheme="minorHAnsi"/>
        </w:rPr>
      </w:pPr>
    </w:p>
    <w:p w14:paraId="7B51835E" w14:textId="3023D533" w:rsidR="00E34565" w:rsidRDefault="00E34565" w:rsidP="00E34565">
      <w:pPr>
        <w:pStyle w:val="Caption"/>
        <w:keepNext/>
        <w:jc w:val="center"/>
      </w:pPr>
      <w:bookmarkStart w:id="86" w:name="_Toc164977699"/>
      <w:bookmarkStart w:id="87" w:name="_Toc165151748"/>
      <w:bookmarkStart w:id="88" w:name="_Toc165154509"/>
      <w:bookmarkStart w:id="89" w:name="_Toc165154685"/>
      <w:r>
        <w:t xml:space="preserve">Table </w:t>
      </w:r>
      <w:r>
        <w:fldChar w:fldCharType="begin"/>
      </w:r>
      <w:r>
        <w:instrText xml:space="preserve"> SEQ Table \* ARABIC </w:instrText>
      </w:r>
      <w:r>
        <w:fldChar w:fldCharType="separate"/>
      </w:r>
      <w:r w:rsidR="004D5113">
        <w:rPr>
          <w:noProof/>
        </w:rPr>
        <w:t>6</w:t>
      </w:r>
      <w:r>
        <w:rPr>
          <w:noProof/>
        </w:rPr>
        <w:fldChar w:fldCharType="end"/>
      </w:r>
      <w:r>
        <w:t xml:space="preserve"> </w:t>
      </w:r>
      <w:r w:rsidRPr="00F3710E">
        <w:t>– Trade Study for Altitude Sensor</w:t>
      </w:r>
      <w:bookmarkEnd w:id="86"/>
      <w:bookmarkEnd w:id="87"/>
      <w:bookmarkEnd w:id="88"/>
      <w:bookmarkEnd w:id="89"/>
    </w:p>
    <w:tbl>
      <w:tblPr>
        <w:tblStyle w:val="TableGrid"/>
        <w:tblW w:w="8455" w:type="dxa"/>
        <w:tblInd w:w="445" w:type="dxa"/>
        <w:tblLayout w:type="fixed"/>
        <w:tblLook w:val="06A0" w:firstRow="1" w:lastRow="0" w:firstColumn="1" w:lastColumn="0" w:noHBand="1" w:noVBand="1"/>
      </w:tblPr>
      <w:tblGrid>
        <w:gridCol w:w="2933"/>
        <w:gridCol w:w="2227"/>
        <w:gridCol w:w="3295"/>
      </w:tblGrid>
      <w:tr w:rsidR="2A18A34A" w:rsidRPr="00E34565" w14:paraId="3CA7CDE1" w14:textId="77777777" w:rsidTr="02FD8A46">
        <w:trPr>
          <w:trHeight w:val="300"/>
        </w:trPr>
        <w:tc>
          <w:tcPr>
            <w:tcW w:w="2933" w:type="dxa"/>
            <w:vMerge w:val="restart"/>
            <w:vAlign w:val="center"/>
          </w:tcPr>
          <w:p w14:paraId="12E10391" w14:textId="12DB186A" w:rsidR="2A18A34A" w:rsidRPr="00E34565" w:rsidRDefault="0EA3D932" w:rsidP="006C6436">
            <w:pPr>
              <w:rPr>
                <w:rFonts w:eastAsia="Times New Roman" w:cstheme="minorHAnsi"/>
                <w:color w:val="000000" w:themeColor="text1"/>
                <w:sz w:val="24"/>
                <w:szCs w:val="24"/>
              </w:rPr>
            </w:pPr>
            <w:r w:rsidRPr="00E34565">
              <w:rPr>
                <w:rFonts w:eastAsia="Times New Roman" w:cstheme="minorHAnsi"/>
                <w:color w:val="000000" w:themeColor="text1"/>
                <w:sz w:val="24"/>
                <w:szCs w:val="24"/>
              </w:rPr>
              <w:t>Legend</w:t>
            </w:r>
          </w:p>
        </w:tc>
        <w:tc>
          <w:tcPr>
            <w:tcW w:w="5522" w:type="dxa"/>
            <w:gridSpan w:val="2"/>
            <w:shd w:val="clear" w:color="auto" w:fill="FFC000" w:themeFill="accent4"/>
          </w:tcPr>
          <w:p w14:paraId="6C69DE83" w14:textId="1322941D" w:rsidR="2A18A34A" w:rsidRPr="00E34565" w:rsidRDefault="3E928A4C" w:rsidP="006C6436">
            <w:pPr>
              <w:rPr>
                <w:rFonts w:eastAsia="Times New Roman"/>
                <w:color w:val="000000" w:themeColor="text1"/>
                <w:sz w:val="24"/>
                <w:szCs w:val="24"/>
              </w:rPr>
            </w:pPr>
            <w:r w:rsidRPr="02FD8A46">
              <w:rPr>
                <w:rFonts w:eastAsia="Times New Roman"/>
                <w:color w:val="000000" w:themeColor="text1"/>
                <w:sz w:val="24"/>
                <w:szCs w:val="24"/>
              </w:rPr>
              <w:t>Bad</w:t>
            </w:r>
          </w:p>
        </w:tc>
      </w:tr>
      <w:tr w:rsidR="2A18A34A" w:rsidRPr="00E34565" w14:paraId="66790EAE" w14:textId="77777777" w:rsidTr="02FD8A46">
        <w:trPr>
          <w:trHeight w:val="298"/>
        </w:trPr>
        <w:tc>
          <w:tcPr>
            <w:tcW w:w="2933" w:type="dxa"/>
            <w:vMerge/>
          </w:tcPr>
          <w:p w14:paraId="1E894B06" w14:textId="77777777" w:rsidR="007D2AB9" w:rsidRPr="00E34565" w:rsidRDefault="007D2AB9">
            <w:pPr>
              <w:rPr>
                <w:rFonts w:cstheme="minorHAnsi"/>
              </w:rPr>
            </w:pPr>
          </w:p>
        </w:tc>
        <w:tc>
          <w:tcPr>
            <w:tcW w:w="5522" w:type="dxa"/>
            <w:gridSpan w:val="2"/>
            <w:shd w:val="clear" w:color="auto" w:fill="0070C0"/>
            <w:vAlign w:val="center"/>
          </w:tcPr>
          <w:p w14:paraId="06A470C2" w14:textId="08C9B237" w:rsidR="2A18A34A" w:rsidRPr="00E34565" w:rsidRDefault="3E928A4C" w:rsidP="006C6436">
            <w:pPr>
              <w:rPr>
                <w:rFonts w:eastAsia="Times New Roman"/>
                <w:color w:val="000000" w:themeColor="text1"/>
                <w:sz w:val="24"/>
                <w:szCs w:val="24"/>
              </w:rPr>
            </w:pPr>
            <w:r w:rsidRPr="02FD8A46">
              <w:rPr>
                <w:rFonts w:eastAsia="Times New Roman"/>
                <w:color w:val="000000" w:themeColor="text1"/>
                <w:sz w:val="24"/>
                <w:szCs w:val="24"/>
              </w:rPr>
              <w:t>Good</w:t>
            </w:r>
          </w:p>
        </w:tc>
      </w:tr>
      <w:tr w:rsidR="006867FD" w:rsidRPr="00E34565" w14:paraId="7C0108FA" w14:textId="77777777" w:rsidTr="02FD8A46">
        <w:tblPrEx>
          <w:jc w:val="center"/>
          <w:tblInd w:w="0" w:type="dxa"/>
          <w:tblBorders>
            <w:top w:val="single" w:sz="6" w:space="0" w:color="auto"/>
            <w:left w:val="single" w:sz="6" w:space="0" w:color="auto"/>
            <w:bottom w:val="single" w:sz="6" w:space="0" w:color="auto"/>
            <w:right w:val="single" w:sz="6" w:space="0" w:color="auto"/>
          </w:tblBorders>
        </w:tblPrEx>
        <w:trPr>
          <w:trHeight w:val="431"/>
          <w:jc w:val="center"/>
        </w:trPr>
        <w:tc>
          <w:tcPr>
            <w:tcW w:w="293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60" w:type="dxa"/>
              <w:left w:w="135" w:type="dxa"/>
              <w:bottom w:w="60" w:type="dxa"/>
              <w:right w:w="135" w:type="dxa"/>
            </w:tcMar>
          </w:tcPr>
          <w:p w14:paraId="56E7739B" w14:textId="04E4A59D" w:rsidR="0A1C9D0C" w:rsidRPr="00E34565" w:rsidRDefault="0A1C9D0C" w:rsidP="006C6436">
            <w:pPr>
              <w:spacing w:line="240" w:lineRule="exact"/>
              <w:rPr>
                <w:rFonts w:eastAsia="Times New Roman" w:cstheme="minorHAnsi"/>
                <w:b/>
                <w:color w:val="000000" w:themeColor="text1"/>
                <w:sz w:val="24"/>
                <w:szCs w:val="24"/>
              </w:rPr>
            </w:pPr>
            <w:r w:rsidRPr="00E34565">
              <w:rPr>
                <w:rFonts w:eastAsia="Times New Roman" w:cstheme="minorHAnsi"/>
                <w:b/>
                <w:color w:val="000000" w:themeColor="text1"/>
                <w:sz w:val="24"/>
                <w:szCs w:val="24"/>
              </w:rPr>
              <w:t>Criteria</w:t>
            </w:r>
          </w:p>
        </w:tc>
        <w:tc>
          <w:tcPr>
            <w:tcW w:w="22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60" w:type="dxa"/>
              <w:left w:w="135" w:type="dxa"/>
              <w:bottom w:w="60" w:type="dxa"/>
              <w:right w:w="135" w:type="dxa"/>
            </w:tcMar>
          </w:tcPr>
          <w:p w14:paraId="7A70B853" w14:textId="0BABE542" w:rsidR="0A1C9D0C" w:rsidRPr="00E34565" w:rsidRDefault="0A1C9D0C" w:rsidP="006C6436">
            <w:pPr>
              <w:spacing w:line="240" w:lineRule="exact"/>
              <w:rPr>
                <w:rFonts w:eastAsia="Times New Roman" w:cstheme="minorHAnsi"/>
                <w:b/>
                <w:color w:val="000000" w:themeColor="text1"/>
                <w:sz w:val="24"/>
                <w:szCs w:val="24"/>
              </w:rPr>
            </w:pPr>
            <w:r w:rsidRPr="00E34565">
              <w:rPr>
                <w:rFonts w:eastAsia="Times New Roman" w:cstheme="minorHAnsi"/>
                <w:b/>
                <w:color w:val="000000" w:themeColor="text1"/>
                <w:sz w:val="24"/>
                <w:szCs w:val="24"/>
              </w:rPr>
              <w:t>Ultrasonic Sensor</w:t>
            </w:r>
          </w:p>
        </w:tc>
        <w:tc>
          <w:tcPr>
            <w:tcW w:w="3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60" w:type="dxa"/>
              <w:left w:w="135" w:type="dxa"/>
              <w:bottom w:w="60" w:type="dxa"/>
              <w:right w:w="135" w:type="dxa"/>
            </w:tcMar>
          </w:tcPr>
          <w:p w14:paraId="0048698C" w14:textId="1B0F0ABE" w:rsidR="0A1C9D0C" w:rsidRPr="00E34565" w:rsidRDefault="60181D8B" w:rsidP="006C6436">
            <w:pPr>
              <w:spacing w:line="240" w:lineRule="exact"/>
              <w:rPr>
                <w:rFonts w:eastAsia="Times New Roman" w:cstheme="minorHAnsi"/>
                <w:b/>
                <w:color w:val="000000" w:themeColor="text1"/>
                <w:sz w:val="24"/>
                <w:szCs w:val="24"/>
              </w:rPr>
            </w:pPr>
            <w:r w:rsidRPr="00E34565">
              <w:rPr>
                <w:rFonts w:eastAsia="Times New Roman" w:cstheme="minorHAnsi"/>
                <w:b/>
                <w:color w:val="000000" w:themeColor="text1"/>
                <w:sz w:val="24"/>
                <w:szCs w:val="24"/>
              </w:rPr>
              <w:t>Infrared</w:t>
            </w:r>
            <w:r w:rsidR="0A1C9D0C" w:rsidRPr="00E34565">
              <w:rPr>
                <w:rFonts w:eastAsia="Times New Roman" w:cstheme="minorHAnsi"/>
                <w:b/>
                <w:color w:val="000000" w:themeColor="text1"/>
                <w:sz w:val="24"/>
                <w:szCs w:val="24"/>
              </w:rPr>
              <w:t xml:space="preserve"> sensor</w:t>
            </w:r>
          </w:p>
        </w:tc>
      </w:tr>
      <w:tr w:rsidR="006867FD" w:rsidRPr="00E34565" w14:paraId="2538E807" w14:textId="77777777" w:rsidTr="02FD8A46">
        <w:tblPrEx>
          <w:jc w:val="center"/>
          <w:tblInd w:w="0" w:type="dxa"/>
          <w:tblBorders>
            <w:top w:val="single" w:sz="6" w:space="0" w:color="auto"/>
            <w:left w:val="single" w:sz="6" w:space="0" w:color="auto"/>
            <w:bottom w:val="single" w:sz="6" w:space="0" w:color="auto"/>
            <w:right w:val="single" w:sz="6" w:space="0" w:color="auto"/>
          </w:tblBorders>
        </w:tblPrEx>
        <w:trPr>
          <w:trHeight w:val="431"/>
          <w:jc w:val="center"/>
        </w:trPr>
        <w:tc>
          <w:tcPr>
            <w:tcW w:w="293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60" w:type="dxa"/>
              <w:left w:w="135" w:type="dxa"/>
              <w:bottom w:w="60" w:type="dxa"/>
              <w:right w:w="135" w:type="dxa"/>
            </w:tcMar>
          </w:tcPr>
          <w:p w14:paraId="65FCB5FE" w14:textId="43C39E4C" w:rsidR="0A1C9D0C" w:rsidRPr="00E34565" w:rsidRDefault="0A1C9D0C" w:rsidP="006C6436">
            <w:pPr>
              <w:spacing w:line="240" w:lineRule="exact"/>
              <w:rPr>
                <w:rFonts w:eastAsia="Times New Roman" w:cstheme="minorHAnsi"/>
                <w:color w:val="000000" w:themeColor="text1"/>
                <w:sz w:val="24"/>
                <w:szCs w:val="24"/>
              </w:rPr>
            </w:pPr>
            <w:r w:rsidRPr="00E34565">
              <w:rPr>
                <w:rFonts w:eastAsia="Times New Roman" w:cstheme="minorHAnsi"/>
                <w:color w:val="000000" w:themeColor="text1"/>
                <w:sz w:val="24"/>
                <w:szCs w:val="24"/>
              </w:rPr>
              <w:t>Principle</w:t>
            </w:r>
          </w:p>
        </w:tc>
        <w:tc>
          <w:tcPr>
            <w:tcW w:w="22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60" w:type="dxa"/>
              <w:left w:w="135" w:type="dxa"/>
              <w:bottom w:w="60" w:type="dxa"/>
              <w:right w:w="135" w:type="dxa"/>
            </w:tcMar>
          </w:tcPr>
          <w:p w14:paraId="64578D6F" w14:textId="22079912" w:rsidR="0A1C9D0C" w:rsidRPr="00E34565" w:rsidRDefault="0A1C9D0C" w:rsidP="006C6436">
            <w:pPr>
              <w:spacing w:line="240" w:lineRule="exact"/>
              <w:rPr>
                <w:rFonts w:eastAsia="Times New Roman" w:cstheme="minorHAnsi"/>
                <w:color w:val="000000" w:themeColor="text1"/>
                <w:sz w:val="24"/>
                <w:szCs w:val="24"/>
              </w:rPr>
            </w:pPr>
            <w:r w:rsidRPr="00E34565">
              <w:rPr>
                <w:rFonts w:eastAsia="Times New Roman" w:cstheme="minorHAnsi"/>
                <w:color w:val="000000" w:themeColor="text1"/>
                <w:sz w:val="24"/>
                <w:szCs w:val="24"/>
              </w:rPr>
              <w:t>Emit ultrasonic waves and measure bounce-back time</w:t>
            </w:r>
          </w:p>
        </w:tc>
        <w:tc>
          <w:tcPr>
            <w:tcW w:w="3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60" w:type="dxa"/>
              <w:left w:w="135" w:type="dxa"/>
              <w:bottom w:w="60" w:type="dxa"/>
              <w:right w:w="135" w:type="dxa"/>
            </w:tcMar>
          </w:tcPr>
          <w:p w14:paraId="25F31483" w14:textId="187F5848" w:rsidR="0A1C9D0C" w:rsidRPr="00E34565" w:rsidRDefault="0A1C9D0C" w:rsidP="006C6436">
            <w:pPr>
              <w:spacing w:line="240" w:lineRule="exact"/>
              <w:rPr>
                <w:rFonts w:eastAsia="Times New Roman" w:cstheme="minorHAnsi"/>
                <w:color w:val="000000" w:themeColor="text1"/>
                <w:sz w:val="24"/>
                <w:szCs w:val="24"/>
              </w:rPr>
            </w:pPr>
            <w:r w:rsidRPr="00E34565">
              <w:rPr>
                <w:rFonts w:eastAsia="Times New Roman" w:cstheme="minorHAnsi"/>
                <w:color w:val="000000" w:themeColor="text1"/>
                <w:sz w:val="24"/>
                <w:szCs w:val="24"/>
              </w:rPr>
              <w:t>User laser pulses to measure distance</w:t>
            </w:r>
          </w:p>
        </w:tc>
      </w:tr>
      <w:tr w:rsidR="006867FD" w:rsidRPr="00E34565" w14:paraId="70D4D853" w14:textId="77777777" w:rsidTr="02FD8A46">
        <w:tblPrEx>
          <w:jc w:val="center"/>
          <w:tblInd w:w="0" w:type="dxa"/>
          <w:tblBorders>
            <w:top w:val="single" w:sz="6" w:space="0" w:color="auto"/>
            <w:left w:val="single" w:sz="6" w:space="0" w:color="auto"/>
            <w:bottom w:val="single" w:sz="6" w:space="0" w:color="auto"/>
            <w:right w:val="single" w:sz="6" w:space="0" w:color="auto"/>
          </w:tblBorders>
        </w:tblPrEx>
        <w:trPr>
          <w:trHeight w:val="431"/>
          <w:jc w:val="center"/>
        </w:trPr>
        <w:tc>
          <w:tcPr>
            <w:tcW w:w="293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60" w:type="dxa"/>
              <w:left w:w="135" w:type="dxa"/>
              <w:bottom w:w="60" w:type="dxa"/>
              <w:right w:w="135" w:type="dxa"/>
            </w:tcMar>
          </w:tcPr>
          <w:p w14:paraId="072AA322" w14:textId="514AE247" w:rsidR="0A1C9D0C" w:rsidRPr="00E34565" w:rsidRDefault="0A1C9D0C" w:rsidP="006C6436">
            <w:pPr>
              <w:spacing w:line="240" w:lineRule="exact"/>
              <w:rPr>
                <w:rFonts w:eastAsia="Times New Roman" w:cstheme="minorHAnsi"/>
                <w:color w:val="000000" w:themeColor="text1"/>
                <w:sz w:val="24"/>
                <w:szCs w:val="24"/>
              </w:rPr>
            </w:pPr>
            <w:r w:rsidRPr="00E34565">
              <w:rPr>
                <w:rFonts w:eastAsia="Times New Roman" w:cstheme="minorHAnsi"/>
                <w:color w:val="000000" w:themeColor="text1"/>
                <w:sz w:val="24"/>
                <w:szCs w:val="24"/>
              </w:rPr>
              <w:t>Accuracy</w:t>
            </w:r>
          </w:p>
        </w:tc>
        <w:tc>
          <w:tcPr>
            <w:tcW w:w="22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hemeFill="accent4"/>
            <w:tcMar>
              <w:top w:w="60" w:type="dxa"/>
              <w:left w:w="135" w:type="dxa"/>
              <w:bottom w:w="60" w:type="dxa"/>
              <w:right w:w="135" w:type="dxa"/>
            </w:tcMar>
          </w:tcPr>
          <w:p w14:paraId="1C032A3A" w14:textId="584C9015" w:rsidR="0A1C9D0C" w:rsidRPr="00E34565" w:rsidRDefault="0A1C9D0C" w:rsidP="006C6436">
            <w:pPr>
              <w:spacing w:line="240" w:lineRule="exact"/>
              <w:rPr>
                <w:rFonts w:eastAsia="Times New Roman" w:cstheme="minorHAnsi"/>
                <w:color w:val="000000" w:themeColor="text1"/>
                <w:sz w:val="24"/>
                <w:szCs w:val="24"/>
              </w:rPr>
            </w:pPr>
            <w:r w:rsidRPr="00E34565">
              <w:rPr>
                <w:rFonts w:eastAsia="Times New Roman" w:cstheme="minorHAnsi"/>
                <w:color w:val="000000" w:themeColor="text1"/>
                <w:sz w:val="24"/>
                <w:szCs w:val="24"/>
              </w:rPr>
              <w:t>Accurate in close range</w:t>
            </w:r>
          </w:p>
        </w:tc>
        <w:tc>
          <w:tcPr>
            <w:tcW w:w="3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9CDE"/>
            <w:tcMar>
              <w:top w:w="60" w:type="dxa"/>
              <w:left w:w="135" w:type="dxa"/>
              <w:bottom w:w="60" w:type="dxa"/>
              <w:right w:w="135" w:type="dxa"/>
            </w:tcMar>
          </w:tcPr>
          <w:p w14:paraId="5382934F" w14:textId="6CEE5C19" w:rsidR="0A1C9D0C" w:rsidRPr="00E34565" w:rsidRDefault="0A1C9D0C" w:rsidP="006C6436">
            <w:pPr>
              <w:spacing w:line="240" w:lineRule="exact"/>
              <w:rPr>
                <w:rFonts w:eastAsia="Times New Roman" w:cstheme="minorHAnsi"/>
                <w:color w:val="000000" w:themeColor="text1"/>
                <w:sz w:val="24"/>
                <w:szCs w:val="24"/>
              </w:rPr>
            </w:pPr>
            <w:r w:rsidRPr="00E34565">
              <w:rPr>
                <w:rFonts w:eastAsia="Times New Roman" w:cstheme="minorHAnsi"/>
                <w:color w:val="000000" w:themeColor="text1"/>
                <w:sz w:val="24"/>
                <w:szCs w:val="24"/>
              </w:rPr>
              <w:t>Highly accurate over long range</w:t>
            </w:r>
          </w:p>
        </w:tc>
      </w:tr>
      <w:tr w:rsidR="006867FD" w:rsidRPr="00E34565" w14:paraId="4C662A33" w14:textId="77777777" w:rsidTr="02FD8A46">
        <w:tblPrEx>
          <w:jc w:val="center"/>
          <w:tblInd w:w="0" w:type="dxa"/>
          <w:tblBorders>
            <w:top w:val="single" w:sz="6" w:space="0" w:color="auto"/>
            <w:left w:val="single" w:sz="6" w:space="0" w:color="auto"/>
            <w:bottom w:val="single" w:sz="6" w:space="0" w:color="auto"/>
            <w:right w:val="single" w:sz="6" w:space="0" w:color="auto"/>
          </w:tblBorders>
        </w:tblPrEx>
        <w:trPr>
          <w:trHeight w:val="431"/>
          <w:jc w:val="center"/>
        </w:trPr>
        <w:tc>
          <w:tcPr>
            <w:tcW w:w="293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60" w:type="dxa"/>
              <w:left w:w="135" w:type="dxa"/>
              <w:bottom w:w="60" w:type="dxa"/>
              <w:right w:w="135" w:type="dxa"/>
            </w:tcMar>
          </w:tcPr>
          <w:p w14:paraId="4BA6E833" w14:textId="61684E7A" w:rsidR="0A1C9D0C" w:rsidRPr="00E34565" w:rsidRDefault="0A1C9D0C" w:rsidP="006C6436">
            <w:pPr>
              <w:spacing w:line="240" w:lineRule="exact"/>
              <w:rPr>
                <w:rFonts w:eastAsia="Times New Roman" w:cstheme="minorHAnsi"/>
                <w:color w:val="000000" w:themeColor="text1"/>
                <w:sz w:val="24"/>
                <w:szCs w:val="24"/>
              </w:rPr>
            </w:pPr>
            <w:r w:rsidRPr="00E34565">
              <w:rPr>
                <w:rFonts w:eastAsia="Times New Roman" w:cstheme="minorHAnsi"/>
                <w:color w:val="000000" w:themeColor="text1"/>
                <w:sz w:val="24"/>
                <w:szCs w:val="24"/>
              </w:rPr>
              <w:t>Cost</w:t>
            </w:r>
          </w:p>
        </w:tc>
        <w:tc>
          <w:tcPr>
            <w:tcW w:w="22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B0F0"/>
            <w:tcMar>
              <w:top w:w="60" w:type="dxa"/>
              <w:left w:w="135" w:type="dxa"/>
              <w:bottom w:w="60" w:type="dxa"/>
              <w:right w:w="135" w:type="dxa"/>
            </w:tcMar>
          </w:tcPr>
          <w:p w14:paraId="35DEE48D" w14:textId="3E6FEF93" w:rsidR="0A1C9D0C" w:rsidRPr="00E34565" w:rsidRDefault="0A1C9D0C" w:rsidP="006C6436">
            <w:pPr>
              <w:spacing w:line="240" w:lineRule="exact"/>
              <w:rPr>
                <w:rFonts w:eastAsia="Times New Roman" w:cstheme="minorHAnsi"/>
                <w:color w:val="000000" w:themeColor="text1"/>
                <w:sz w:val="24"/>
                <w:szCs w:val="24"/>
              </w:rPr>
            </w:pPr>
            <w:r w:rsidRPr="00E34565">
              <w:rPr>
                <w:rFonts w:eastAsia="Times New Roman" w:cstheme="minorHAnsi"/>
                <w:color w:val="000000" w:themeColor="text1"/>
                <w:sz w:val="24"/>
                <w:szCs w:val="24"/>
              </w:rPr>
              <w:t>Less expensive</w:t>
            </w:r>
          </w:p>
        </w:tc>
        <w:tc>
          <w:tcPr>
            <w:tcW w:w="3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hemeFill="accent4"/>
            <w:tcMar>
              <w:top w:w="60" w:type="dxa"/>
              <w:left w:w="135" w:type="dxa"/>
              <w:bottom w:w="60" w:type="dxa"/>
              <w:right w:w="135" w:type="dxa"/>
            </w:tcMar>
          </w:tcPr>
          <w:p w14:paraId="3880F283" w14:textId="4F55A920" w:rsidR="0A1C9D0C" w:rsidRPr="00E34565" w:rsidRDefault="0A1C9D0C" w:rsidP="006C6436">
            <w:pPr>
              <w:spacing w:line="240" w:lineRule="exact"/>
              <w:rPr>
                <w:rFonts w:eastAsia="Times New Roman" w:cstheme="minorHAnsi"/>
                <w:color w:val="000000" w:themeColor="text1"/>
                <w:sz w:val="24"/>
                <w:szCs w:val="24"/>
              </w:rPr>
            </w:pPr>
            <w:r w:rsidRPr="00E34565">
              <w:rPr>
                <w:rFonts w:eastAsia="Times New Roman" w:cstheme="minorHAnsi"/>
                <w:color w:val="000000" w:themeColor="text1"/>
                <w:sz w:val="24"/>
                <w:szCs w:val="24"/>
              </w:rPr>
              <w:t>More expensive</w:t>
            </w:r>
          </w:p>
        </w:tc>
      </w:tr>
      <w:tr w:rsidR="006867FD" w:rsidRPr="00E34565" w14:paraId="05A70773" w14:textId="77777777" w:rsidTr="02FD8A46">
        <w:tblPrEx>
          <w:jc w:val="center"/>
          <w:tblInd w:w="0" w:type="dxa"/>
          <w:tblBorders>
            <w:top w:val="single" w:sz="6" w:space="0" w:color="auto"/>
            <w:left w:val="single" w:sz="6" w:space="0" w:color="auto"/>
            <w:bottom w:val="single" w:sz="6" w:space="0" w:color="auto"/>
            <w:right w:val="single" w:sz="6" w:space="0" w:color="auto"/>
          </w:tblBorders>
        </w:tblPrEx>
        <w:trPr>
          <w:trHeight w:val="431"/>
          <w:jc w:val="center"/>
        </w:trPr>
        <w:tc>
          <w:tcPr>
            <w:tcW w:w="293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60" w:type="dxa"/>
              <w:left w:w="135" w:type="dxa"/>
              <w:bottom w:w="60" w:type="dxa"/>
              <w:right w:w="135" w:type="dxa"/>
            </w:tcMar>
          </w:tcPr>
          <w:p w14:paraId="5D8A3954" w14:textId="038FBE74" w:rsidR="0A1C9D0C" w:rsidRPr="00E34565" w:rsidRDefault="0A1C9D0C" w:rsidP="006C6436">
            <w:pPr>
              <w:spacing w:line="240" w:lineRule="exact"/>
              <w:rPr>
                <w:rFonts w:eastAsia="Times New Roman" w:cstheme="minorHAnsi"/>
                <w:color w:val="000000" w:themeColor="text1"/>
                <w:sz w:val="24"/>
                <w:szCs w:val="24"/>
              </w:rPr>
            </w:pPr>
            <w:r w:rsidRPr="00E34565">
              <w:rPr>
                <w:rFonts w:eastAsia="Times New Roman" w:cstheme="minorHAnsi"/>
                <w:color w:val="000000" w:themeColor="text1"/>
                <w:sz w:val="24"/>
                <w:szCs w:val="24"/>
              </w:rPr>
              <w:t>Environmental Limitations</w:t>
            </w:r>
          </w:p>
        </w:tc>
        <w:tc>
          <w:tcPr>
            <w:tcW w:w="22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hemeFill="accent4"/>
            <w:tcMar>
              <w:top w:w="60" w:type="dxa"/>
              <w:left w:w="135" w:type="dxa"/>
              <w:bottom w:w="60" w:type="dxa"/>
              <w:right w:w="135" w:type="dxa"/>
            </w:tcMar>
          </w:tcPr>
          <w:p w14:paraId="61FEEE27" w14:textId="1C0C7FAA" w:rsidR="0A1C9D0C" w:rsidRPr="00E34565" w:rsidRDefault="0A1C9D0C" w:rsidP="006C6436">
            <w:pPr>
              <w:spacing w:line="240" w:lineRule="exact"/>
              <w:rPr>
                <w:rFonts w:eastAsia="Times New Roman" w:cstheme="minorHAnsi"/>
                <w:color w:val="000000" w:themeColor="text1"/>
                <w:sz w:val="24"/>
                <w:szCs w:val="24"/>
              </w:rPr>
            </w:pPr>
            <w:r w:rsidRPr="00E34565">
              <w:rPr>
                <w:rFonts w:eastAsia="Times New Roman" w:cstheme="minorHAnsi"/>
                <w:color w:val="000000" w:themeColor="text1"/>
                <w:sz w:val="24"/>
                <w:szCs w:val="24"/>
              </w:rPr>
              <w:t>Performance degrades over uneven surface</w:t>
            </w:r>
          </w:p>
        </w:tc>
        <w:tc>
          <w:tcPr>
            <w:tcW w:w="3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B0F0"/>
            <w:tcMar>
              <w:top w:w="60" w:type="dxa"/>
              <w:left w:w="135" w:type="dxa"/>
              <w:bottom w:w="60" w:type="dxa"/>
              <w:right w:w="135" w:type="dxa"/>
            </w:tcMar>
          </w:tcPr>
          <w:p w14:paraId="0939691A" w14:textId="5A8CCDBB" w:rsidR="0A1C9D0C" w:rsidRPr="00E34565" w:rsidRDefault="0A1C9D0C" w:rsidP="006C6436">
            <w:pPr>
              <w:spacing w:line="240" w:lineRule="exact"/>
              <w:rPr>
                <w:rFonts w:eastAsia="Times New Roman" w:cstheme="minorHAnsi"/>
                <w:color w:val="000000" w:themeColor="text1"/>
                <w:sz w:val="24"/>
                <w:szCs w:val="24"/>
              </w:rPr>
            </w:pPr>
            <w:r w:rsidRPr="00E34565">
              <w:rPr>
                <w:rFonts w:eastAsia="Times New Roman" w:cstheme="minorHAnsi"/>
                <w:color w:val="000000" w:themeColor="text1"/>
                <w:sz w:val="24"/>
                <w:szCs w:val="24"/>
              </w:rPr>
              <w:t>More robust in various conditions</w:t>
            </w:r>
          </w:p>
        </w:tc>
      </w:tr>
      <w:tr w:rsidR="006867FD" w:rsidRPr="00E34565" w14:paraId="1ED05AAE" w14:textId="77777777" w:rsidTr="02FD8A46">
        <w:tblPrEx>
          <w:jc w:val="center"/>
          <w:tblInd w:w="0" w:type="dxa"/>
          <w:tblBorders>
            <w:top w:val="single" w:sz="6" w:space="0" w:color="auto"/>
            <w:left w:val="single" w:sz="6" w:space="0" w:color="auto"/>
            <w:bottom w:val="single" w:sz="6" w:space="0" w:color="auto"/>
            <w:right w:val="single" w:sz="6" w:space="0" w:color="auto"/>
          </w:tblBorders>
        </w:tblPrEx>
        <w:trPr>
          <w:trHeight w:val="431"/>
          <w:jc w:val="center"/>
        </w:trPr>
        <w:tc>
          <w:tcPr>
            <w:tcW w:w="293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60" w:type="dxa"/>
              <w:left w:w="135" w:type="dxa"/>
              <w:bottom w:w="60" w:type="dxa"/>
              <w:right w:w="135" w:type="dxa"/>
            </w:tcMar>
          </w:tcPr>
          <w:p w14:paraId="51EA0A80" w14:textId="388FBA0D" w:rsidR="0A1C9D0C" w:rsidRPr="00E34565" w:rsidRDefault="0A1C9D0C" w:rsidP="006C6436">
            <w:pPr>
              <w:spacing w:line="240" w:lineRule="exact"/>
              <w:rPr>
                <w:rFonts w:eastAsia="Times New Roman" w:cstheme="minorHAnsi"/>
                <w:color w:val="000000" w:themeColor="text1"/>
                <w:sz w:val="24"/>
                <w:szCs w:val="24"/>
              </w:rPr>
            </w:pPr>
            <w:r w:rsidRPr="00E34565">
              <w:rPr>
                <w:rFonts w:eastAsia="Times New Roman" w:cstheme="minorHAnsi"/>
                <w:color w:val="000000" w:themeColor="text1"/>
                <w:sz w:val="24"/>
                <w:szCs w:val="24"/>
              </w:rPr>
              <w:t>Application Suitability</w:t>
            </w:r>
          </w:p>
        </w:tc>
        <w:tc>
          <w:tcPr>
            <w:tcW w:w="22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B0F0"/>
            <w:tcMar>
              <w:top w:w="60" w:type="dxa"/>
              <w:left w:w="135" w:type="dxa"/>
              <w:bottom w:w="60" w:type="dxa"/>
              <w:right w:w="135" w:type="dxa"/>
            </w:tcMar>
          </w:tcPr>
          <w:p w14:paraId="320A43D6" w14:textId="1A480DB0" w:rsidR="0A1C9D0C" w:rsidRPr="00E34565" w:rsidRDefault="0A1C9D0C" w:rsidP="006C6436">
            <w:pPr>
              <w:spacing w:line="240" w:lineRule="exact"/>
              <w:rPr>
                <w:rFonts w:eastAsia="Times New Roman" w:cstheme="minorHAnsi"/>
                <w:color w:val="000000" w:themeColor="text1"/>
                <w:sz w:val="24"/>
                <w:szCs w:val="24"/>
              </w:rPr>
            </w:pPr>
            <w:r w:rsidRPr="00E34565">
              <w:rPr>
                <w:rFonts w:eastAsia="Times New Roman" w:cstheme="minorHAnsi"/>
                <w:color w:val="000000" w:themeColor="text1"/>
                <w:sz w:val="24"/>
                <w:szCs w:val="24"/>
              </w:rPr>
              <w:t>Suited for low altitude</w:t>
            </w:r>
          </w:p>
        </w:tc>
        <w:tc>
          <w:tcPr>
            <w:tcW w:w="3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hemeFill="accent4"/>
            <w:tcMar>
              <w:top w:w="60" w:type="dxa"/>
              <w:left w:w="135" w:type="dxa"/>
              <w:bottom w:w="60" w:type="dxa"/>
              <w:right w:w="135" w:type="dxa"/>
            </w:tcMar>
          </w:tcPr>
          <w:p w14:paraId="166EBD7B" w14:textId="45E5FC71" w:rsidR="0A1C9D0C" w:rsidRPr="00E34565" w:rsidRDefault="0A1C9D0C" w:rsidP="006C6436">
            <w:pPr>
              <w:spacing w:line="240" w:lineRule="exact"/>
              <w:rPr>
                <w:rFonts w:eastAsia="Times New Roman" w:cstheme="minorHAnsi"/>
                <w:color w:val="000000" w:themeColor="text1"/>
                <w:sz w:val="24"/>
                <w:szCs w:val="24"/>
              </w:rPr>
            </w:pPr>
            <w:r w:rsidRPr="00E34565">
              <w:rPr>
                <w:rFonts w:eastAsia="Times New Roman" w:cstheme="minorHAnsi"/>
                <w:color w:val="000000" w:themeColor="text1"/>
                <w:sz w:val="24"/>
                <w:szCs w:val="24"/>
              </w:rPr>
              <w:t>Precise altitude over wide ranges</w:t>
            </w:r>
          </w:p>
        </w:tc>
      </w:tr>
      <w:tr w:rsidR="006867FD" w:rsidRPr="00E34565" w14:paraId="28081B67" w14:textId="77777777" w:rsidTr="02FD8A46">
        <w:tblPrEx>
          <w:jc w:val="center"/>
          <w:tblInd w:w="0" w:type="dxa"/>
          <w:tblBorders>
            <w:top w:val="single" w:sz="6" w:space="0" w:color="auto"/>
            <w:left w:val="single" w:sz="6" w:space="0" w:color="auto"/>
            <w:bottom w:val="single" w:sz="6" w:space="0" w:color="auto"/>
            <w:right w:val="single" w:sz="6" w:space="0" w:color="auto"/>
          </w:tblBorders>
        </w:tblPrEx>
        <w:trPr>
          <w:trHeight w:val="733"/>
          <w:jc w:val="center"/>
        </w:trPr>
        <w:tc>
          <w:tcPr>
            <w:tcW w:w="293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60" w:type="dxa"/>
              <w:left w:w="135" w:type="dxa"/>
              <w:bottom w:w="60" w:type="dxa"/>
              <w:right w:w="135" w:type="dxa"/>
            </w:tcMar>
          </w:tcPr>
          <w:p w14:paraId="69554F1C" w14:textId="0876F530" w:rsidR="0A1C9D0C" w:rsidRPr="00E34565" w:rsidRDefault="0A1C9D0C" w:rsidP="006C6436">
            <w:pPr>
              <w:spacing w:line="240" w:lineRule="exact"/>
              <w:rPr>
                <w:rFonts w:eastAsia="Times New Roman" w:cstheme="minorHAnsi"/>
                <w:color w:val="000000" w:themeColor="text1"/>
                <w:sz w:val="24"/>
                <w:szCs w:val="24"/>
              </w:rPr>
            </w:pPr>
            <w:r w:rsidRPr="00E34565">
              <w:rPr>
                <w:rFonts w:eastAsia="Times New Roman" w:cstheme="minorHAnsi"/>
                <w:color w:val="000000" w:themeColor="text1"/>
                <w:sz w:val="24"/>
                <w:szCs w:val="24"/>
              </w:rPr>
              <w:t>Cost Vs Performance</w:t>
            </w:r>
          </w:p>
        </w:tc>
        <w:tc>
          <w:tcPr>
            <w:tcW w:w="22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B0F0"/>
            <w:tcMar>
              <w:top w:w="60" w:type="dxa"/>
              <w:left w:w="135" w:type="dxa"/>
              <w:bottom w:w="60" w:type="dxa"/>
              <w:right w:w="135" w:type="dxa"/>
            </w:tcMar>
          </w:tcPr>
          <w:p w14:paraId="0975BD78" w14:textId="6A6B03F5" w:rsidR="0A1C9D0C" w:rsidRPr="00E34565" w:rsidRDefault="0A1C9D0C" w:rsidP="006C6436">
            <w:pPr>
              <w:spacing w:line="240" w:lineRule="exact"/>
              <w:rPr>
                <w:rFonts w:eastAsia="Times New Roman" w:cstheme="minorHAnsi"/>
                <w:color w:val="000000" w:themeColor="text1"/>
                <w:sz w:val="24"/>
                <w:szCs w:val="24"/>
              </w:rPr>
            </w:pPr>
            <w:r w:rsidRPr="00E34565">
              <w:rPr>
                <w:rFonts w:eastAsia="Times New Roman" w:cstheme="minorHAnsi"/>
                <w:color w:val="000000" w:themeColor="text1"/>
                <w:sz w:val="24"/>
                <w:szCs w:val="24"/>
              </w:rPr>
              <w:t>Cost effective</w:t>
            </w:r>
          </w:p>
        </w:tc>
        <w:tc>
          <w:tcPr>
            <w:tcW w:w="3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hemeFill="accent4"/>
            <w:tcMar>
              <w:top w:w="60" w:type="dxa"/>
              <w:left w:w="135" w:type="dxa"/>
              <w:bottom w:w="60" w:type="dxa"/>
              <w:right w:w="135" w:type="dxa"/>
            </w:tcMar>
          </w:tcPr>
          <w:p w14:paraId="5E7BB417" w14:textId="5A9559B9" w:rsidR="0A1C9D0C" w:rsidRPr="00E34565" w:rsidRDefault="0A1C9D0C" w:rsidP="006C6436">
            <w:pPr>
              <w:spacing w:line="240" w:lineRule="exact"/>
              <w:rPr>
                <w:rFonts w:eastAsia="Times New Roman" w:cstheme="minorHAnsi"/>
                <w:color w:val="000000" w:themeColor="text1"/>
                <w:sz w:val="24"/>
                <w:szCs w:val="24"/>
              </w:rPr>
            </w:pPr>
            <w:r w:rsidRPr="00E34565">
              <w:rPr>
                <w:rFonts w:eastAsia="Times New Roman" w:cstheme="minorHAnsi"/>
                <w:color w:val="000000" w:themeColor="text1"/>
                <w:sz w:val="24"/>
                <w:szCs w:val="24"/>
              </w:rPr>
              <w:t>Superior Performance but more expensive</w:t>
            </w:r>
          </w:p>
        </w:tc>
      </w:tr>
    </w:tbl>
    <w:p w14:paraId="0D681E65" w14:textId="34A587FE" w:rsidR="194E5D22" w:rsidRPr="00E34565" w:rsidRDefault="194E5D22" w:rsidP="7AB37EDD">
      <w:pPr>
        <w:tabs>
          <w:tab w:val="left" w:pos="900"/>
        </w:tabs>
        <w:ind w:left="360"/>
        <w:rPr>
          <w:rFonts w:eastAsia="Times New Roman" w:cstheme="minorHAnsi"/>
          <w:sz w:val="24"/>
          <w:szCs w:val="24"/>
        </w:rPr>
      </w:pPr>
    </w:p>
    <w:p w14:paraId="7F1D6C69" w14:textId="3B4C8F47" w:rsidR="001456C3" w:rsidRPr="00E34565" w:rsidRDefault="039C20B1" w:rsidP="001456C3">
      <w:pPr>
        <w:tabs>
          <w:tab w:val="left" w:pos="900"/>
        </w:tabs>
        <w:rPr>
          <w:rFonts w:eastAsia="Times New Roman"/>
          <w:sz w:val="24"/>
          <w:szCs w:val="24"/>
        </w:rPr>
      </w:pPr>
      <w:r w:rsidRPr="2F508E36">
        <w:rPr>
          <w:rFonts w:eastAsia="Times New Roman"/>
          <w:sz w:val="24"/>
          <w:szCs w:val="24"/>
        </w:rPr>
        <w:t xml:space="preserve">Based </w:t>
      </w:r>
      <w:r w:rsidR="00B7261A" w:rsidRPr="2F508E36">
        <w:rPr>
          <w:rFonts w:eastAsia="Times New Roman"/>
          <w:sz w:val="24"/>
          <w:szCs w:val="24"/>
        </w:rPr>
        <w:t>on</w:t>
      </w:r>
      <w:r w:rsidRPr="2F508E36">
        <w:rPr>
          <w:rFonts w:eastAsia="Times New Roman"/>
          <w:sz w:val="24"/>
          <w:szCs w:val="24"/>
        </w:rPr>
        <w:t xml:space="preserve"> the trade study</w:t>
      </w:r>
      <w:r w:rsidR="683873EF" w:rsidRPr="2F508E36">
        <w:rPr>
          <w:rFonts w:eastAsia="Times New Roman"/>
          <w:sz w:val="24"/>
          <w:szCs w:val="24"/>
        </w:rPr>
        <w:t xml:space="preserve"> in</w:t>
      </w:r>
      <w:r w:rsidR="0004396E" w:rsidRPr="2F508E36">
        <w:rPr>
          <w:rFonts w:eastAsia="Times New Roman"/>
          <w:sz w:val="24"/>
          <w:szCs w:val="24"/>
        </w:rPr>
        <w:t xml:space="preserve"> table </w:t>
      </w:r>
      <w:r w:rsidR="288DEF71" w:rsidRPr="2F508E36">
        <w:rPr>
          <w:rFonts w:eastAsia="Times New Roman"/>
          <w:sz w:val="24"/>
          <w:szCs w:val="24"/>
        </w:rPr>
        <w:t>6</w:t>
      </w:r>
      <w:r w:rsidRPr="2F508E36">
        <w:rPr>
          <w:rFonts w:eastAsia="Times New Roman"/>
          <w:sz w:val="24"/>
          <w:szCs w:val="24"/>
        </w:rPr>
        <w:t xml:space="preserve">, ultrasonic sensor was </w:t>
      </w:r>
      <w:r w:rsidR="798D75D8" w:rsidRPr="2F508E36">
        <w:rPr>
          <w:rFonts w:eastAsia="Times New Roman"/>
          <w:sz w:val="24"/>
          <w:szCs w:val="24"/>
        </w:rPr>
        <w:t xml:space="preserve">a </w:t>
      </w:r>
      <w:r w:rsidRPr="2F508E36">
        <w:rPr>
          <w:rFonts w:eastAsia="Times New Roman"/>
          <w:sz w:val="24"/>
          <w:szCs w:val="24"/>
        </w:rPr>
        <w:t xml:space="preserve">better choice </w:t>
      </w:r>
      <w:r w:rsidR="59E46518" w:rsidRPr="2F508E36">
        <w:rPr>
          <w:rFonts w:eastAsia="Times New Roman"/>
          <w:sz w:val="24"/>
          <w:szCs w:val="24"/>
        </w:rPr>
        <w:t>than</w:t>
      </w:r>
      <w:r w:rsidRPr="2F508E36">
        <w:rPr>
          <w:rFonts w:eastAsia="Times New Roman"/>
          <w:sz w:val="24"/>
          <w:szCs w:val="24"/>
        </w:rPr>
        <w:t xml:space="preserve"> an infrared sensor.</w:t>
      </w:r>
      <w:r w:rsidR="3B888A4B" w:rsidRPr="2F508E36">
        <w:rPr>
          <w:rFonts w:eastAsia="Times New Roman"/>
          <w:sz w:val="24"/>
          <w:szCs w:val="24"/>
        </w:rPr>
        <w:t xml:space="preserve"> In addressing the challenges posed by the individual inaccuracies and reliability issues of </w:t>
      </w:r>
      <w:r w:rsidR="3B888A4B" w:rsidRPr="2F508E36">
        <w:rPr>
          <w:rFonts w:eastAsia="Times New Roman"/>
          <w:sz w:val="24"/>
          <w:szCs w:val="24"/>
        </w:rPr>
        <w:lastRenderedPageBreak/>
        <w:t xml:space="preserve">altitude data from the </w:t>
      </w:r>
      <w:r w:rsidR="002C403C">
        <w:rPr>
          <w:rFonts w:eastAsia="Times New Roman"/>
          <w:sz w:val="24"/>
          <w:szCs w:val="24"/>
        </w:rPr>
        <w:t>Pozyx</w:t>
      </w:r>
      <w:r w:rsidR="3B888A4B" w:rsidRPr="2F508E36">
        <w:rPr>
          <w:rFonts w:eastAsia="Times New Roman"/>
          <w:sz w:val="24"/>
          <w:szCs w:val="24"/>
        </w:rPr>
        <w:t xml:space="preserve"> and ultrasonic sensors, a solution is proposed. The approach includes the implementation of a noise filter algorithm, specifically a Kalman Filter, to minimize inaccuracies inherent in the sensor data. Furthermore, synchronizing the data acquisition frequency across both sensors is essential to ensure consistency in the readings. The anticipated outcome </w:t>
      </w:r>
      <w:r w:rsidR="7407011F" w:rsidRPr="2F508E36">
        <w:rPr>
          <w:rFonts w:eastAsia="Times New Roman"/>
          <w:sz w:val="24"/>
          <w:szCs w:val="24"/>
        </w:rPr>
        <w:t>has</w:t>
      </w:r>
      <w:r w:rsidR="3B888A4B" w:rsidRPr="2F508E36">
        <w:rPr>
          <w:rFonts w:eastAsia="Times New Roman"/>
          <w:sz w:val="24"/>
          <w:szCs w:val="24"/>
        </w:rPr>
        <w:t xml:space="preserve">: an enhancement in data reliability, which is crucial for altitude stabilization, and the empowerment of the </w:t>
      </w:r>
      <w:r w:rsidR="0ECC36C0" w:rsidRPr="2F508E36">
        <w:rPr>
          <w:rFonts w:eastAsia="Times New Roman"/>
          <w:sz w:val="24"/>
          <w:szCs w:val="24"/>
        </w:rPr>
        <w:t>GEOFF</w:t>
      </w:r>
      <w:r w:rsidR="3B888A4B" w:rsidRPr="2F508E36">
        <w:rPr>
          <w:rFonts w:eastAsia="Times New Roman"/>
          <w:sz w:val="24"/>
          <w:szCs w:val="24"/>
        </w:rPr>
        <w:t xml:space="preserve"> to maintain a consistent and precise altitude. This integrative strategy is expected to mitigate the risks associated with altitude variance, thus </w:t>
      </w:r>
      <w:r w:rsidR="4848564B" w:rsidRPr="2F508E36">
        <w:rPr>
          <w:rFonts w:eastAsia="Times New Roman"/>
          <w:sz w:val="24"/>
          <w:szCs w:val="24"/>
        </w:rPr>
        <w:t>improving</w:t>
      </w:r>
      <w:r w:rsidR="3B888A4B" w:rsidRPr="2F508E36">
        <w:rPr>
          <w:rFonts w:eastAsia="Times New Roman"/>
          <w:sz w:val="24"/>
          <w:szCs w:val="24"/>
        </w:rPr>
        <w:t xml:space="preserve"> the operational stability and performance of the </w:t>
      </w:r>
      <w:r w:rsidR="697B9E7F" w:rsidRPr="2F508E36">
        <w:rPr>
          <w:rFonts w:eastAsia="Times New Roman"/>
          <w:sz w:val="24"/>
          <w:szCs w:val="24"/>
        </w:rPr>
        <w:t>GEOFF</w:t>
      </w:r>
      <w:r w:rsidR="3B888A4B" w:rsidRPr="2F508E36">
        <w:rPr>
          <w:rFonts w:eastAsia="Times New Roman"/>
          <w:sz w:val="24"/>
          <w:szCs w:val="24"/>
        </w:rPr>
        <w:t xml:space="preserve"> system</w:t>
      </w:r>
      <w:r w:rsidR="001456C3" w:rsidRPr="2F508E36">
        <w:rPr>
          <w:rFonts w:eastAsia="Times New Roman"/>
          <w:sz w:val="24"/>
          <w:szCs w:val="24"/>
        </w:rPr>
        <w:t>.</w:t>
      </w:r>
    </w:p>
    <w:p w14:paraId="11078CAB" w14:textId="5DBDB00D" w:rsidR="0075700F" w:rsidRDefault="004B4FEE" w:rsidP="0075700F">
      <w:pPr>
        <w:pStyle w:val="Heading1"/>
        <w:rPr>
          <w:b/>
          <w:bCs/>
        </w:rPr>
      </w:pPr>
      <w:bookmarkStart w:id="90" w:name="_Toc165154457"/>
      <w:r>
        <w:rPr>
          <w:b/>
          <w:bCs/>
        </w:rPr>
        <w:t>Design</w:t>
      </w:r>
      <w:r w:rsidR="008D6C2E">
        <w:rPr>
          <w:b/>
          <w:bCs/>
        </w:rPr>
        <w:t xml:space="preserve"> Challenges</w:t>
      </w:r>
      <w:r w:rsidR="004A4EA5">
        <w:rPr>
          <w:b/>
          <w:bCs/>
        </w:rPr>
        <w:t>,</w:t>
      </w:r>
      <w:r w:rsidR="003B1303">
        <w:rPr>
          <w:b/>
          <w:bCs/>
        </w:rPr>
        <w:t xml:space="preserve"> Risks, and Mitigations</w:t>
      </w:r>
      <w:bookmarkEnd w:id="90"/>
    </w:p>
    <w:p w14:paraId="79E6BEFE" w14:textId="77777777" w:rsidR="00D62DEF" w:rsidRDefault="00D62DEF" w:rsidP="00D62DEF">
      <w:pPr>
        <w:pStyle w:val="Heading2"/>
      </w:pPr>
      <w:bookmarkStart w:id="91" w:name="_Toc165154458"/>
      <w:r>
        <w:t>Flight Safety Checkout Milestone</w:t>
      </w:r>
      <w:bookmarkEnd w:id="91"/>
    </w:p>
    <w:p w14:paraId="51C55A73" w14:textId="38D0D50E" w:rsidR="009C35EB" w:rsidRDefault="0004466F" w:rsidP="00D62DEF">
      <w:pPr>
        <w:rPr>
          <w:sz w:val="24"/>
          <w:szCs w:val="24"/>
        </w:rPr>
      </w:pPr>
      <w:r>
        <w:rPr>
          <w:sz w:val="24"/>
          <w:szCs w:val="24"/>
        </w:rPr>
        <w:t xml:space="preserve">The flight safety checkout </w:t>
      </w:r>
      <w:r w:rsidR="009C35EB">
        <w:rPr>
          <w:sz w:val="24"/>
          <w:szCs w:val="24"/>
        </w:rPr>
        <w:t xml:space="preserve">(FSC) </w:t>
      </w:r>
      <w:r>
        <w:rPr>
          <w:sz w:val="24"/>
          <w:szCs w:val="24"/>
        </w:rPr>
        <w:t>was the first</w:t>
      </w:r>
      <w:r w:rsidR="00DF4E88">
        <w:rPr>
          <w:sz w:val="24"/>
          <w:szCs w:val="24"/>
        </w:rPr>
        <w:t xml:space="preserve"> milestone that the team was planned to reac</w:t>
      </w:r>
      <w:r w:rsidR="001A0AC1">
        <w:rPr>
          <w:sz w:val="24"/>
          <w:szCs w:val="24"/>
        </w:rPr>
        <w:t>h and r</w:t>
      </w:r>
      <w:r w:rsidR="00BB46E3">
        <w:rPr>
          <w:sz w:val="24"/>
          <w:szCs w:val="24"/>
        </w:rPr>
        <w:t>oughly half of the spring semester was spent working towards thi</w:t>
      </w:r>
      <w:r w:rsidR="00BD3193">
        <w:rPr>
          <w:sz w:val="24"/>
          <w:szCs w:val="24"/>
        </w:rPr>
        <w:t xml:space="preserve">s. </w:t>
      </w:r>
      <w:r w:rsidR="009C35EB">
        <w:rPr>
          <w:sz w:val="24"/>
          <w:szCs w:val="24"/>
        </w:rPr>
        <w:t xml:space="preserve">The FSC milestone was to </w:t>
      </w:r>
      <w:r w:rsidR="009C35EB" w:rsidRPr="009C35EB">
        <w:rPr>
          <w:sz w:val="24"/>
          <w:szCs w:val="24"/>
        </w:rPr>
        <w:t xml:space="preserve">ensure that the drone is considered “airworthy” and </w:t>
      </w:r>
      <w:r w:rsidR="007514E6">
        <w:rPr>
          <w:sz w:val="24"/>
          <w:szCs w:val="24"/>
        </w:rPr>
        <w:t>would</w:t>
      </w:r>
      <w:r w:rsidR="009C35EB" w:rsidRPr="009C35EB">
        <w:rPr>
          <w:sz w:val="24"/>
          <w:szCs w:val="24"/>
        </w:rPr>
        <w:t xml:space="preserve"> be check</w:t>
      </w:r>
      <w:r w:rsidR="007514E6">
        <w:rPr>
          <w:sz w:val="24"/>
          <w:szCs w:val="24"/>
        </w:rPr>
        <w:t>ed for</w:t>
      </w:r>
      <w:r w:rsidR="009C35EB" w:rsidRPr="009C35EB">
        <w:rPr>
          <w:sz w:val="24"/>
          <w:szCs w:val="24"/>
        </w:rPr>
        <w:t xml:space="preserve"> the mechanical components, wiring, center of gravity placement, structural integrity, and seeing if the drone correctly responds to operator inputs. This milestone </w:t>
      </w:r>
      <w:r w:rsidR="007514E6">
        <w:rPr>
          <w:sz w:val="24"/>
          <w:szCs w:val="24"/>
        </w:rPr>
        <w:t xml:space="preserve">was </w:t>
      </w:r>
      <w:r w:rsidR="009C35EB" w:rsidRPr="009C35EB">
        <w:rPr>
          <w:sz w:val="24"/>
          <w:szCs w:val="24"/>
        </w:rPr>
        <w:t xml:space="preserve">considered a success if </w:t>
      </w:r>
      <w:r w:rsidR="006716A5">
        <w:rPr>
          <w:sz w:val="24"/>
          <w:szCs w:val="24"/>
        </w:rPr>
        <w:t>one of t</w:t>
      </w:r>
      <w:r w:rsidR="00ED2CEF">
        <w:rPr>
          <w:sz w:val="24"/>
          <w:szCs w:val="24"/>
        </w:rPr>
        <w:t xml:space="preserve">he three professors </w:t>
      </w:r>
      <w:r w:rsidR="002978EE">
        <w:rPr>
          <w:sz w:val="24"/>
          <w:szCs w:val="24"/>
        </w:rPr>
        <w:t>felt</w:t>
      </w:r>
      <w:r w:rsidR="009C35EB" w:rsidRPr="009C35EB">
        <w:rPr>
          <w:sz w:val="24"/>
          <w:szCs w:val="24"/>
        </w:rPr>
        <w:t xml:space="preserve"> that the drone passed all the safety criteria to their standards.</w:t>
      </w:r>
      <w:r w:rsidR="009C35EB">
        <w:rPr>
          <w:sz w:val="24"/>
          <w:szCs w:val="24"/>
        </w:rPr>
        <w:t xml:space="preserve"> </w:t>
      </w:r>
    </w:p>
    <w:p w14:paraId="79C50645" w14:textId="1818AB9F" w:rsidR="007E3C09" w:rsidRPr="00ED2C9B" w:rsidRDefault="00BD3193" w:rsidP="00D62DEF">
      <w:pPr>
        <w:rPr>
          <w:sz w:val="24"/>
          <w:szCs w:val="24"/>
        </w:rPr>
      </w:pPr>
      <w:r>
        <w:rPr>
          <w:sz w:val="24"/>
          <w:szCs w:val="24"/>
        </w:rPr>
        <w:t xml:space="preserve">No major challenges were encountered through the process of preparing </w:t>
      </w:r>
      <w:r w:rsidR="00C40460">
        <w:rPr>
          <w:sz w:val="24"/>
          <w:szCs w:val="24"/>
        </w:rPr>
        <w:t xml:space="preserve">GEOFF to be able to safely begin </w:t>
      </w:r>
      <w:r w:rsidR="00695FAB">
        <w:rPr>
          <w:sz w:val="24"/>
          <w:szCs w:val="24"/>
        </w:rPr>
        <w:t>flight testing</w:t>
      </w:r>
      <w:r w:rsidR="002E5B71">
        <w:rPr>
          <w:sz w:val="24"/>
          <w:szCs w:val="24"/>
        </w:rPr>
        <w:t xml:space="preserve">, but there were </w:t>
      </w:r>
      <w:r w:rsidR="007E3C09">
        <w:rPr>
          <w:sz w:val="24"/>
          <w:szCs w:val="24"/>
        </w:rPr>
        <w:t>a few steps that took longer than others</w:t>
      </w:r>
      <w:r w:rsidR="002E5B71">
        <w:rPr>
          <w:sz w:val="24"/>
          <w:szCs w:val="24"/>
        </w:rPr>
        <w:t>.</w:t>
      </w:r>
      <w:r w:rsidR="003664CE">
        <w:rPr>
          <w:sz w:val="24"/>
          <w:szCs w:val="24"/>
        </w:rPr>
        <w:t xml:space="preserve"> </w:t>
      </w:r>
      <w:r w:rsidR="007E3C09">
        <w:rPr>
          <w:sz w:val="24"/>
          <w:szCs w:val="24"/>
        </w:rPr>
        <w:t xml:space="preserve">One of these steps </w:t>
      </w:r>
      <w:r w:rsidR="007E3C09" w:rsidRPr="007E3C09">
        <w:rPr>
          <w:sz w:val="24"/>
          <w:szCs w:val="24"/>
        </w:rPr>
        <w:t>was creating the controller for throttle and maneuvering the drone. The trouble started with mapping the throttle to an appropriate number range for the Arduino to understand the pulse width modulation (PWM) output for the motors. Then, tuning the logic for controlling the speed of each motor during roll, pitch, and yaw became tedious. Sometimes a motor would stop spinning, other times the motors would try to correct the drone in the wrong direction, but most of the time the motors did not react enough to the user or automatic correction inputs.</w:t>
      </w:r>
      <w:r w:rsidR="003C656E">
        <w:rPr>
          <w:sz w:val="24"/>
          <w:szCs w:val="24"/>
        </w:rPr>
        <w:t xml:space="preserve"> Through trial and error</w:t>
      </w:r>
      <w:r w:rsidR="000D76F8">
        <w:rPr>
          <w:sz w:val="24"/>
          <w:szCs w:val="24"/>
        </w:rPr>
        <w:t>, GEOFF was able to pass the flight safety checkout</w:t>
      </w:r>
      <w:r w:rsidR="00BB6DAF">
        <w:rPr>
          <w:sz w:val="24"/>
          <w:szCs w:val="24"/>
        </w:rPr>
        <w:t>, but Built Illiterate officially became three weeks behind</w:t>
      </w:r>
      <w:r w:rsidR="00994829">
        <w:rPr>
          <w:sz w:val="24"/>
          <w:szCs w:val="24"/>
        </w:rPr>
        <w:t xml:space="preserve"> the initial schedule.</w:t>
      </w:r>
    </w:p>
    <w:p w14:paraId="01BBF059" w14:textId="77777777" w:rsidR="00DD320F" w:rsidRPr="00614756" w:rsidRDefault="00DD320F" w:rsidP="00DD320F">
      <w:pPr>
        <w:pStyle w:val="Heading2"/>
      </w:pPr>
      <w:bookmarkStart w:id="92" w:name="_Toc165154459"/>
      <w:r>
        <w:t>Manual Flight Milestone</w:t>
      </w:r>
      <w:bookmarkEnd w:id="92"/>
    </w:p>
    <w:p w14:paraId="3EB5D0A2" w14:textId="77777777" w:rsidR="004337DD" w:rsidRPr="00ED2C9B" w:rsidRDefault="004337DD" w:rsidP="004337DD">
      <w:pPr>
        <w:rPr>
          <w:sz w:val="24"/>
          <w:szCs w:val="24"/>
        </w:rPr>
      </w:pPr>
      <w:r w:rsidRPr="00ED2C9B">
        <w:rPr>
          <w:sz w:val="24"/>
          <w:szCs w:val="24"/>
        </w:rPr>
        <w:t xml:space="preserve">The primary roadblock to achieving the manual flight demonstration was realizing that the issue with the drone not flying correctly was the low pass filter and not the gain values. The group was stuck for 12 days on tuning the gain values before realizing that the true issue was the implementation of the low pass filter in the code. This segment of the controller simply needed commented out, and the drone was able to be manually controlled. </w:t>
      </w:r>
    </w:p>
    <w:p w14:paraId="21D8B5E4" w14:textId="77777777" w:rsidR="00B82EEA" w:rsidRPr="00B82EEA" w:rsidRDefault="00DE2DC2" w:rsidP="00B82EEA">
      <w:pPr>
        <w:rPr>
          <w:sz w:val="24"/>
          <w:szCs w:val="24"/>
        </w:rPr>
      </w:pPr>
      <w:r w:rsidRPr="00AB23F8">
        <w:rPr>
          <w:sz w:val="24"/>
          <w:szCs w:val="24"/>
        </w:rPr>
        <w:t xml:space="preserve">The manual flight (MF) milestone was the </w:t>
      </w:r>
      <w:r w:rsidR="00AB23F8">
        <w:rPr>
          <w:sz w:val="24"/>
          <w:szCs w:val="24"/>
        </w:rPr>
        <w:t>second milestone that Bulit Ill</w:t>
      </w:r>
      <w:r w:rsidR="0088250E">
        <w:rPr>
          <w:sz w:val="24"/>
          <w:szCs w:val="24"/>
        </w:rPr>
        <w:t xml:space="preserve">iterate had set and is where most of the issues arose from. </w:t>
      </w:r>
      <w:r w:rsidR="00D22428">
        <w:rPr>
          <w:sz w:val="24"/>
          <w:szCs w:val="24"/>
        </w:rPr>
        <w:t>T</w:t>
      </w:r>
      <w:r w:rsidR="008231DE">
        <w:rPr>
          <w:sz w:val="24"/>
          <w:szCs w:val="24"/>
        </w:rPr>
        <w:t>he purpose of this milestone was</w:t>
      </w:r>
      <w:r w:rsidR="00B26D45">
        <w:rPr>
          <w:sz w:val="24"/>
          <w:szCs w:val="24"/>
        </w:rPr>
        <w:t xml:space="preserve"> to</w:t>
      </w:r>
      <w:r w:rsidR="008231DE">
        <w:rPr>
          <w:sz w:val="24"/>
          <w:szCs w:val="24"/>
        </w:rPr>
        <w:t xml:space="preserve"> ensure that </w:t>
      </w:r>
      <w:r w:rsidR="003D1697">
        <w:rPr>
          <w:sz w:val="24"/>
          <w:szCs w:val="24"/>
        </w:rPr>
        <w:t xml:space="preserve">GEOFF was able to be controlled </w:t>
      </w:r>
      <w:r w:rsidR="00FF3E3D">
        <w:rPr>
          <w:sz w:val="24"/>
          <w:szCs w:val="24"/>
        </w:rPr>
        <w:t xml:space="preserve">using the handheld flight controller provided to the team at the beginning of the fall semester. A successful MF </w:t>
      </w:r>
      <w:r w:rsidR="00C53677">
        <w:rPr>
          <w:sz w:val="24"/>
          <w:szCs w:val="24"/>
        </w:rPr>
        <w:t>was achieved through considering qualitative feedback from the pilot</w:t>
      </w:r>
      <w:r w:rsidR="009328A2">
        <w:rPr>
          <w:sz w:val="24"/>
          <w:szCs w:val="24"/>
        </w:rPr>
        <w:t>, not using any form of calculation</w:t>
      </w:r>
      <w:r w:rsidR="00404262">
        <w:rPr>
          <w:sz w:val="24"/>
          <w:szCs w:val="24"/>
        </w:rPr>
        <w:t xml:space="preserve">s. The qualitative feedback was </w:t>
      </w:r>
      <w:r w:rsidR="00404262">
        <w:rPr>
          <w:sz w:val="24"/>
          <w:szCs w:val="24"/>
        </w:rPr>
        <w:lastRenderedPageBreak/>
        <w:t xml:space="preserve">mapped to </w:t>
      </w:r>
      <w:r w:rsidR="00B82EEA" w:rsidRPr="00B82EEA">
        <w:rPr>
          <w:sz w:val="24"/>
          <w:szCs w:val="24"/>
        </w:rPr>
        <w:t>the Cooper-Harper handling qualities scale, which is an assessment conducted by the pilot of the vehicle on how well they feel the vehicle can be controlled.</w:t>
      </w:r>
    </w:p>
    <w:p w14:paraId="11C6C299" w14:textId="77777777" w:rsidR="00B82EEA" w:rsidRPr="00B82EEA" w:rsidRDefault="00B82EEA" w:rsidP="00B82EEA">
      <w:pPr>
        <w:jc w:val="center"/>
        <w:rPr>
          <w:sz w:val="24"/>
          <w:szCs w:val="24"/>
        </w:rPr>
      </w:pPr>
      <w:r w:rsidRPr="00B82EEA">
        <w:rPr>
          <w:noProof/>
          <w:sz w:val="24"/>
          <w:szCs w:val="24"/>
        </w:rPr>
        <w:drawing>
          <wp:inline distT="0" distB="0" distL="0" distR="0" wp14:anchorId="6234D7A0" wp14:editId="2040FE2D">
            <wp:extent cx="3380430" cy="2368107"/>
            <wp:effectExtent l="0" t="0" r="0" b="0"/>
            <wp:docPr id="2047075523" name="Picture 1" descr="The Cooper-Harper rating scale. Cooper and Harper (1969) -adapt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oper-Harper rating scale. Cooper and Harper (1969) -adapted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3250" cy="2384093"/>
                    </a:xfrm>
                    <a:prstGeom prst="rect">
                      <a:avLst/>
                    </a:prstGeom>
                    <a:noFill/>
                    <a:ln>
                      <a:noFill/>
                    </a:ln>
                  </pic:spPr>
                </pic:pic>
              </a:graphicData>
            </a:graphic>
          </wp:inline>
        </w:drawing>
      </w:r>
    </w:p>
    <w:p w14:paraId="6E4E6703" w14:textId="30403805" w:rsidR="00BB05DC" w:rsidRPr="00BB05DC" w:rsidRDefault="00B82EEA" w:rsidP="00BB05DC">
      <w:pPr>
        <w:pStyle w:val="Caption"/>
        <w:jc w:val="center"/>
      </w:pPr>
      <w:bookmarkStart w:id="93" w:name="_Ref163591891"/>
      <w:bookmarkStart w:id="94" w:name="_Toc165151741"/>
      <w:bookmarkStart w:id="95" w:name="_Toc165151795"/>
      <w:bookmarkStart w:id="96" w:name="_Toc165154483"/>
      <w:r w:rsidRPr="00B82EEA">
        <w:t xml:space="preserve">Figure </w:t>
      </w:r>
      <w:r w:rsidRPr="00B82EEA">
        <w:fldChar w:fldCharType="begin"/>
      </w:r>
      <w:r w:rsidRPr="00B82EEA">
        <w:instrText xml:space="preserve"> SEQ Figure \* ARABIC </w:instrText>
      </w:r>
      <w:r w:rsidRPr="00B82EEA">
        <w:fldChar w:fldCharType="separate"/>
      </w:r>
      <w:r w:rsidR="004D5113">
        <w:rPr>
          <w:noProof/>
        </w:rPr>
        <w:t>12</w:t>
      </w:r>
      <w:r w:rsidRPr="00B82EEA">
        <w:fldChar w:fldCharType="end"/>
      </w:r>
      <w:bookmarkEnd w:id="93"/>
      <w:r w:rsidRPr="00B82EEA">
        <w:t>: Cooper-Harper handling qualities rating scale</w:t>
      </w:r>
      <w:bookmarkEnd w:id="94"/>
      <w:bookmarkEnd w:id="95"/>
      <w:bookmarkEnd w:id="96"/>
    </w:p>
    <w:p w14:paraId="79BA60AF" w14:textId="36B132F4" w:rsidR="00671545" w:rsidRDefault="00B82EEA" w:rsidP="00B82EEA">
      <w:pPr>
        <w:rPr>
          <w:sz w:val="24"/>
          <w:szCs w:val="24"/>
        </w:rPr>
      </w:pPr>
      <w:r w:rsidRPr="00B82EEA">
        <w:rPr>
          <w:sz w:val="24"/>
          <w:szCs w:val="24"/>
        </w:rPr>
        <w:fldChar w:fldCharType="begin"/>
      </w:r>
      <w:r w:rsidRPr="00B82EEA">
        <w:rPr>
          <w:sz w:val="24"/>
          <w:szCs w:val="24"/>
        </w:rPr>
        <w:instrText xml:space="preserve"> REF _Ref163591891  \* MERGEFORMAT </w:instrText>
      </w:r>
      <w:r w:rsidRPr="00B82EEA">
        <w:rPr>
          <w:sz w:val="24"/>
          <w:szCs w:val="24"/>
        </w:rPr>
        <w:fldChar w:fldCharType="separate"/>
      </w:r>
      <w:r w:rsidR="004D5113" w:rsidRPr="004D5113">
        <w:rPr>
          <w:sz w:val="24"/>
          <w:szCs w:val="24"/>
        </w:rPr>
        <w:t>Figure 12</w:t>
      </w:r>
      <w:r w:rsidRPr="00B82EEA">
        <w:rPr>
          <w:sz w:val="24"/>
          <w:szCs w:val="24"/>
        </w:rPr>
        <w:fldChar w:fldCharType="end"/>
      </w:r>
      <w:r w:rsidRPr="00B82EEA">
        <w:rPr>
          <w:sz w:val="24"/>
          <w:szCs w:val="24"/>
        </w:rPr>
        <w:t xml:space="preserve"> shows the metrics used for determining the pilot rating of the flight, where a 10 is not at all controllable and a 1 represents a vehicle with near-perfect handling. In our case, we were looking for a 6 at the highest setting. This would mean that our drone would be able to be controlled but could just use some gain value tuning during the process of working towards the Dynamic Path Planning Milestone. Our initial flights put the drone at a 10 since it was extremely difficult to even get it off the ground. Once issues were resolved, the team pilot felt that the drone had a handling quality of 4, marking the manual flights as an official </w:t>
      </w:r>
      <w:r w:rsidR="007A2D49">
        <w:rPr>
          <w:sz w:val="24"/>
          <w:szCs w:val="24"/>
        </w:rPr>
        <w:t xml:space="preserve">team </w:t>
      </w:r>
      <w:r w:rsidRPr="00B82EEA">
        <w:rPr>
          <w:sz w:val="24"/>
          <w:szCs w:val="24"/>
        </w:rPr>
        <w:t>success.</w:t>
      </w:r>
    </w:p>
    <w:p w14:paraId="10E134D2" w14:textId="7173CEF0" w:rsidR="006E702B" w:rsidRDefault="00206FAB" w:rsidP="00B82EEA">
      <w:pPr>
        <w:rPr>
          <w:sz w:val="24"/>
          <w:szCs w:val="24"/>
        </w:rPr>
      </w:pPr>
      <w:r>
        <w:rPr>
          <w:sz w:val="24"/>
          <w:szCs w:val="24"/>
        </w:rPr>
        <w:t xml:space="preserve">During the </w:t>
      </w:r>
      <w:r w:rsidR="009A7125">
        <w:rPr>
          <w:sz w:val="24"/>
          <w:szCs w:val="24"/>
        </w:rPr>
        <w:t>time leading up to the test, there were several problems that arose</w:t>
      </w:r>
      <w:r w:rsidR="00D702B2">
        <w:rPr>
          <w:sz w:val="24"/>
          <w:szCs w:val="24"/>
        </w:rPr>
        <w:t xml:space="preserve">. The first of which </w:t>
      </w:r>
      <w:r w:rsidR="0065546E">
        <w:rPr>
          <w:sz w:val="24"/>
          <w:szCs w:val="24"/>
        </w:rPr>
        <w:t>was the rigidity of the legs on the drone. A</w:t>
      </w:r>
      <w:r w:rsidR="00E41C27">
        <w:rPr>
          <w:sz w:val="24"/>
          <w:szCs w:val="24"/>
        </w:rPr>
        <w:t>s tests with awkward landings continued to happen, they began to permanently deform</w:t>
      </w:r>
      <w:r w:rsidR="00FB2A43">
        <w:rPr>
          <w:sz w:val="24"/>
          <w:szCs w:val="24"/>
        </w:rPr>
        <w:t>. This resulted in the drone starting off slanted sidewise, and</w:t>
      </w:r>
      <w:r w:rsidR="00D4351C">
        <w:rPr>
          <w:sz w:val="24"/>
          <w:szCs w:val="24"/>
        </w:rPr>
        <w:t xml:space="preserve"> it would try to correct itself before it could even get off the ground</w:t>
      </w:r>
      <w:r w:rsidR="00CC2F8A">
        <w:rPr>
          <w:sz w:val="24"/>
          <w:szCs w:val="24"/>
        </w:rPr>
        <w:t xml:space="preserve">, making it harder to tune the gain values needed for stable flight. </w:t>
      </w:r>
      <w:r w:rsidR="005C7C44">
        <w:rPr>
          <w:sz w:val="24"/>
          <w:szCs w:val="24"/>
        </w:rPr>
        <w:t xml:space="preserve">To correct this </w:t>
      </w:r>
      <w:r w:rsidR="0002616A">
        <w:rPr>
          <w:sz w:val="24"/>
          <w:szCs w:val="24"/>
        </w:rPr>
        <w:t>behavior, new legs were designed. They are more structurally</w:t>
      </w:r>
      <w:r w:rsidR="00021B93">
        <w:rPr>
          <w:sz w:val="24"/>
          <w:szCs w:val="24"/>
        </w:rPr>
        <w:t xml:space="preserve"> sound at the expense of increasing weight, but it was deemed as a necessary change by the team. </w:t>
      </w:r>
      <w:r w:rsidR="00D9333A">
        <w:rPr>
          <w:sz w:val="24"/>
          <w:szCs w:val="24"/>
        </w:rPr>
        <w:t xml:space="preserve">In addition to this, Loctite was added to all screws </w:t>
      </w:r>
      <w:r w:rsidR="005E5908">
        <w:rPr>
          <w:sz w:val="24"/>
          <w:szCs w:val="24"/>
        </w:rPr>
        <w:t>on the frame</w:t>
      </w:r>
      <w:r w:rsidR="00C8081E">
        <w:rPr>
          <w:sz w:val="24"/>
          <w:szCs w:val="24"/>
        </w:rPr>
        <w:t xml:space="preserve"> to quasi-permanently</w:t>
      </w:r>
      <w:r w:rsidR="00295343">
        <w:rPr>
          <w:sz w:val="24"/>
          <w:szCs w:val="24"/>
        </w:rPr>
        <w:t xml:space="preserve"> keep them screwed in</w:t>
      </w:r>
      <w:r w:rsidR="005E5908">
        <w:rPr>
          <w:sz w:val="24"/>
          <w:szCs w:val="24"/>
        </w:rPr>
        <w:t xml:space="preserve"> because some started to loosen themselves during</w:t>
      </w:r>
      <w:r w:rsidR="00C8081E">
        <w:rPr>
          <w:sz w:val="24"/>
          <w:szCs w:val="24"/>
        </w:rPr>
        <w:t xml:space="preserve"> testing</w:t>
      </w:r>
      <w:r w:rsidR="000D22EF">
        <w:rPr>
          <w:sz w:val="24"/>
          <w:szCs w:val="24"/>
        </w:rPr>
        <w:t>.</w:t>
      </w:r>
    </w:p>
    <w:p w14:paraId="6B5B35A7" w14:textId="32FFFFEB" w:rsidR="00B60FED" w:rsidRPr="00B60FED" w:rsidRDefault="00541F03" w:rsidP="00B60FED">
      <w:pPr>
        <w:rPr>
          <w:sz w:val="24"/>
          <w:szCs w:val="24"/>
        </w:rPr>
      </w:pPr>
      <w:r>
        <w:rPr>
          <w:sz w:val="24"/>
          <w:szCs w:val="24"/>
        </w:rPr>
        <w:t>Another major issue</w:t>
      </w:r>
      <w:r w:rsidR="003F5F27">
        <w:rPr>
          <w:sz w:val="24"/>
          <w:szCs w:val="24"/>
        </w:rPr>
        <w:t xml:space="preserve"> that held the team back was</w:t>
      </w:r>
      <w:r w:rsidR="00D86706">
        <w:rPr>
          <w:sz w:val="24"/>
          <w:szCs w:val="24"/>
        </w:rPr>
        <w:t xml:space="preserve"> </w:t>
      </w:r>
      <w:r w:rsidR="00A469DC">
        <w:rPr>
          <w:sz w:val="24"/>
          <w:szCs w:val="24"/>
        </w:rPr>
        <w:t>something that was not recognized as a problem until</w:t>
      </w:r>
      <w:r w:rsidR="00D5062B">
        <w:rPr>
          <w:sz w:val="24"/>
          <w:szCs w:val="24"/>
        </w:rPr>
        <w:t xml:space="preserve"> shortly before the successful </w:t>
      </w:r>
      <w:r w:rsidR="00ED06C3">
        <w:rPr>
          <w:sz w:val="24"/>
          <w:szCs w:val="24"/>
        </w:rPr>
        <w:t>MF of GEOFF.</w:t>
      </w:r>
      <w:r w:rsidR="00B60FED">
        <w:rPr>
          <w:sz w:val="24"/>
          <w:szCs w:val="24"/>
        </w:rPr>
        <w:t xml:space="preserve"> It was initially thought the </w:t>
      </w:r>
      <w:r w:rsidR="00F02876">
        <w:rPr>
          <w:sz w:val="24"/>
          <w:szCs w:val="24"/>
        </w:rPr>
        <w:t>gain values of the drone were far off and the difficulty to compare those to the working</w:t>
      </w:r>
      <w:r w:rsidR="00255162">
        <w:rPr>
          <w:sz w:val="24"/>
          <w:szCs w:val="24"/>
        </w:rPr>
        <w:t xml:space="preserve"> simulation drone became apparent. </w:t>
      </w:r>
      <w:r w:rsidR="002D4335">
        <w:rPr>
          <w:sz w:val="24"/>
          <w:szCs w:val="24"/>
        </w:rPr>
        <w:t xml:space="preserve">After much frustration, </w:t>
      </w:r>
      <w:r w:rsidR="007834AD">
        <w:rPr>
          <w:sz w:val="24"/>
          <w:szCs w:val="24"/>
        </w:rPr>
        <w:t>Built Illiterate took a look at other potential solutions</w:t>
      </w:r>
      <w:r w:rsidR="00CD5F1A">
        <w:rPr>
          <w:sz w:val="24"/>
          <w:szCs w:val="24"/>
        </w:rPr>
        <w:t xml:space="preserve"> and discovered that the poor feedback</w:t>
      </w:r>
      <w:r w:rsidR="00B60FED" w:rsidRPr="00B60FED">
        <w:rPr>
          <w:sz w:val="24"/>
          <w:szCs w:val="24"/>
        </w:rPr>
        <w:t xml:space="preserve"> was due to the drone having a low pass filter, which was delaying the inputs from the IMU. It took 12 days to figure out that the low pass filter was causing the issue – not the gain values. </w:t>
      </w:r>
      <w:r w:rsidR="00D9333A">
        <w:rPr>
          <w:sz w:val="24"/>
          <w:szCs w:val="24"/>
        </w:rPr>
        <w:t>Since they</w:t>
      </w:r>
      <w:r w:rsidR="00B60FED" w:rsidRPr="00B60FED">
        <w:rPr>
          <w:sz w:val="24"/>
          <w:szCs w:val="24"/>
        </w:rPr>
        <w:t xml:space="preserve"> were collectively believed by the group to be </w:t>
      </w:r>
      <w:r w:rsidR="00B60FED" w:rsidRPr="00B60FED">
        <w:rPr>
          <w:sz w:val="24"/>
          <w:szCs w:val="24"/>
        </w:rPr>
        <w:lastRenderedPageBreak/>
        <w:t>the problem, searching for a different answer was not a thought.</w:t>
      </w:r>
      <w:r w:rsidR="00B60FED">
        <w:rPr>
          <w:sz w:val="24"/>
          <w:szCs w:val="24"/>
        </w:rPr>
        <w:t xml:space="preserve"> </w:t>
      </w:r>
      <w:r w:rsidR="00B60FED" w:rsidRPr="00B60FED">
        <w:rPr>
          <w:sz w:val="24"/>
          <w:szCs w:val="24"/>
        </w:rPr>
        <w:t>This segment of the controller simply needed commented out, and the drone was able to be manually controlled.</w:t>
      </w:r>
    </w:p>
    <w:p w14:paraId="74C9291B" w14:textId="252648C5" w:rsidR="00541F03" w:rsidRPr="00AB23F8" w:rsidRDefault="00541F03" w:rsidP="00B82EEA">
      <w:pPr>
        <w:rPr>
          <w:sz w:val="24"/>
          <w:szCs w:val="24"/>
        </w:rPr>
      </w:pPr>
    </w:p>
    <w:p w14:paraId="38EEE06B" w14:textId="3681D1FE" w:rsidR="00C95985" w:rsidRDefault="00C95985" w:rsidP="00C95985">
      <w:pPr>
        <w:pStyle w:val="Heading1"/>
        <w:rPr>
          <w:b/>
          <w:bCs/>
        </w:rPr>
      </w:pPr>
      <w:bookmarkStart w:id="97" w:name="_Toc165154460"/>
      <w:r>
        <w:rPr>
          <w:b/>
          <w:bCs/>
        </w:rPr>
        <w:t xml:space="preserve">Testing </w:t>
      </w:r>
      <w:r w:rsidR="00611D42">
        <w:rPr>
          <w:b/>
          <w:bCs/>
        </w:rPr>
        <w:t>Strategy</w:t>
      </w:r>
      <w:bookmarkEnd w:id="97"/>
    </w:p>
    <w:p w14:paraId="015C27D7" w14:textId="0A2C93ED" w:rsidR="00ED2C9B" w:rsidRPr="00E34565" w:rsidRDefault="00ED2C9B" w:rsidP="00ED2C9B">
      <w:pPr>
        <w:rPr>
          <w:rFonts w:cstheme="minorHAnsi"/>
          <w:sz w:val="24"/>
          <w:szCs w:val="24"/>
        </w:rPr>
      </w:pPr>
      <w:r w:rsidRPr="00E34565">
        <w:rPr>
          <w:rFonts w:cstheme="minorHAnsi"/>
          <w:sz w:val="24"/>
          <w:szCs w:val="24"/>
        </w:rPr>
        <w:t>The scoring formula has guided several principles of the strategy behind project GEOFF</w:t>
      </w:r>
      <w:r w:rsidR="009C5D78">
        <w:rPr>
          <w:rFonts w:cstheme="minorHAnsi"/>
          <w:sz w:val="24"/>
          <w:szCs w:val="24"/>
        </w:rPr>
        <w:t>.</w:t>
      </w:r>
      <w:r w:rsidRPr="00E34565">
        <w:rPr>
          <w:rFonts w:cstheme="minorHAnsi"/>
          <w:sz w:val="24"/>
          <w:szCs w:val="24"/>
        </w:rPr>
        <w:t xml:space="preserve"> Most notably</w:t>
      </w:r>
      <w:r w:rsidR="009C5D78">
        <w:rPr>
          <w:rFonts w:cstheme="minorHAnsi"/>
          <w:sz w:val="24"/>
          <w:szCs w:val="24"/>
        </w:rPr>
        <w:t>,</w:t>
      </w:r>
      <w:r w:rsidRPr="00E34565">
        <w:rPr>
          <w:rFonts w:cstheme="minorHAnsi"/>
          <w:sz w:val="24"/>
          <w:szCs w:val="24"/>
        </w:rPr>
        <w:t xml:space="preserve"> the weight and cost terms of the score equation is an area where much consideration should be placed. It is critically important to strike a balance between cost and weight. Based </w:t>
      </w:r>
      <w:r w:rsidR="000B3794">
        <w:rPr>
          <w:rFonts w:cstheme="minorHAnsi"/>
          <w:sz w:val="24"/>
          <w:szCs w:val="24"/>
        </w:rPr>
        <w:t>on</w:t>
      </w:r>
      <w:r w:rsidRPr="00E34565">
        <w:rPr>
          <w:rFonts w:cstheme="minorHAnsi"/>
          <w:sz w:val="24"/>
          <w:szCs w:val="24"/>
        </w:rPr>
        <w:t xml:space="preserve"> the formulas in </w:t>
      </w:r>
      <w:r w:rsidR="0051327C">
        <w:rPr>
          <w:rFonts w:cstheme="minorHAnsi"/>
          <w:sz w:val="24"/>
          <w:szCs w:val="24"/>
        </w:rPr>
        <w:fldChar w:fldCharType="begin"/>
      </w:r>
      <w:r w:rsidR="0051327C">
        <w:rPr>
          <w:rFonts w:cstheme="minorHAnsi"/>
          <w:sz w:val="24"/>
          <w:szCs w:val="24"/>
        </w:rPr>
        <w:instrText xml:space="preserve"> REF _Ref165148138 \h </w:instrText>
      </w:r>
      <w:r w:rsidR="0051327C">
        <w:rPr>
          <w:rFonts w:cstheme="minorHAnsi"/>
          <w:sz w:val="24"/>
          <w:szCs w:val="24"/>
        </w:rPr>
      </w:r>
      <w:r w:rsidR="0051327C">
        <w:rPr>
          <w:rFonts w:cstheme="minorHAnsi"/>
          <w:sz w:val="24"/>
          <w:szCs w:val="24"/>
        </w:rPr>
        <w:fldChar w:fldCharType="separate"/>
      </w:r>
      <w:r w:rsidR="004D5113" w:rsidRPr="00E34565">
        <w:rPr>
          <w:rFonts w:cstheme="minorHAnsi"/>
        </w:rPr>
        <w:t xml:space="preserve">Figure </w:t>
      </w:r>
      <w:r w:rsidR="004D5113">
        <w:rPr>
          <w:rFonts w:cstheme="minorHAnsi"/>
          <w:noProof/>
        </w:rPr>
        <w:t>1</w:t>
      </w:r>
      <w:r w:rsidR="0051327C">
        <w:rPr>
          <w:rFonts w:cstheme="minorHAnsi"/>
          <w:sz w:val="24"/>
          <w:szCs w:val="24"/>
        </w:rPr>
        <w:fldChar w:fldCharType="end"/>
      </w:r>
      <w:r w:rsidR="0051327C">
        <w:rPr>
          <w:rFonts w:cstheme="minorHAnsi"/>
          <w:sz w:val="24"/>
          <w:szCs w:val="24"/>
        </w:rPr>
        <w:t xml:space="preserve">, </w:t>
      </w:r>
      <w:r w:rsidRPr="00E34565">
        <w:rPr>
          <w:rFonts w:cstheme="minorHAnsi"/>
          <w:sz w:val="24"/>
          <w:szCs w:val="24"/>
        </w:rPr>
        <w:t xml:space="preserve">reducing cost is of slightly higher value than weight since reducing cost has a higher impact on increasing score overall. Reducing the initial cost </w:t>
      </w:r>
      <w:r w:rsidR="005E6A3A">
        <w:rPr>
          <w:rFonts w:cstheme="minorHAnsi"/>
          <w:sz w:val="24"/>
          <w:szCs w:val="24"/>
        </w:rPr>
        <w:t>would</w:t>
      </w:r>
      <w:r w:rsidRPr="00E34565">
        <w:rPr>
          <w:rFonts w:cstheme="minorHAnsi"/>
          <w:sz w:val="24"/>
          <w:szCs w:val="24"/>
        </w:rPr>
        <w:t xml:space="preserve"> also be critical to ensuring a lower overall project cost as components get damaged and need replaced during testing. That said</w:t>
      </w:r>
      <w:r w:rsidR="00203A0A">
        <w:rPr>
          <w:rFonts w:cstheme="minorHAnsi"/>
          <w:sz w:val="24"/>
          <w:szCs w:val="24"/>
        </w:rPr>
        <w:t>,</w:t>
      </w:r>
      <w:r w:rsidRPr="00E34565">
        <w:rPr>
          <w:rFonts w:cstheme="minorHAnsi"/>
          <w:sz w:val="24"/>
          <w:szCs w:val="24"/>
        </w:rPr>
        <w:t xml:space="preserve"> it is still important to focus on reducing design weight since that is effectively a fixed multiplier on score based off the design of GEOFF whereas cost will only rise over time.</w:t>
      </w:r>
      <w:r w:rsidR="00327929">
        <w:rPr>
          <w:rFonts w:cstheme="minorHAnsi"/>
          <w:sz w:val="24"/>
          <w:szCs w:val="24"/>
        </w:rPr>
        <w:t xml:space="preserve"> </w:t>
      </w:r>
    </w:p>
    <w:p w14:paraId="4771105D" w14:textId="4696883A" w:rsidR="00ED2C9B" w:rsidRPr="00E34565" w:rsidRDefault="00ED2C9B" w:rsidP="00ED2C9B">
      <w:pPr>
        <w:rPr>
          <w:rFonts w:cstheme="minorHAnsi"/>
          <w:sz w:val="24"/>
          <w:szCs w:val="24"/>
        </w:rPr>
      </w:pPr>
      <w:r w:rsidRPr="00E34565">
        <w:rPr>
          <w:rFonts w:cstheme="minorHAnsi"/>
          <w:sz w:val="24"/>
          <w:szCs w:val="24"/>
        </w:rPr>
        <w:t xml:space="preserve">Other critical focuses of the development of project GEOFF </w:t>
      </w:r>
      <w:r w:rsidR="00993777">
        <w:rPr>
          <w:rFonts w:cstheme="minorHAnsi"/>
          <w:sz w:val="24"/>
          <w:szCs w:val="24"/>
        </w:rPr>
        <w:t>were</w:t>
      </w:r>
      <w:r w:rsidRPr="00E34565">
        <w:rPr>
          <w:rFonts w:cstheme="minorHAnsi"/>
          <w:sz w:val="24"/>
          <w:szCs w:val="24"/>
        </w:rPr>
        <w:t xml:space="preserve"> the autonomous takeoff regime and the dropper mechanism. Autonomous takeoff </w:t>
      </w:r>
      <w:r w:rsidR="00993777">
        <w:rPr>
          <w:rFonts w:cstheme="minorHAnsi"/>
          <w:sz w:val="24"/>
          <w:szCs w:val="24"/>
        </w:rPr>
        <w:t>was</w:t>
      </w:r>
      <w:r w:rsidRPr="00E34565">
        <w:rPr>
          <w:rFonts w:cstheme="minorHAnsi"/>
          <w:sz w:val="24"/>
          <w:szCs w:val="24"/>
        </w:rPr>
        <w:t xml:space="preserve"> required to score any points during and same applied to the dropper mechanism functioning. The accuracy of the dropper is less critical, even at 4 meters away from the drop</w:t>
      </w:r>
      <w:r w:rsidR="005F1B30">
        <w:rPr>
          <w:rFonts w:cstheme="minorHAnsi"/>
          <w:sz w:val="24"/>
          <w:szCs w:val="24"/>
        </w:rPr>
        <w:t>,</w:t>
      </w:r>
      <w:r w:rsidRPr="00E34565">
        <w:rPr>
          <w:rFonts w:cstheme="minorHAnsi"/>
          <w:sz w:val="24"/>
          <w:szCs w:val="24"/>
        </w:rPr>
        <w:t xml:space="preserve"> the score will still be 0.25. </w:t>
      </w:r>
    </w:p>
    <w:p w14:paraId="578D8E89" w14:textId="27E288B3" w:rsidR="00ED2C9B" w:rsidRPr="00E34565" w:rsidRDefault="00ED2C9B" w:rsidP="00ED2C9B">
      <w:pPr>
        <w:rPr>
          <w:rFonts w:cstheme="minorHAnsi"/>
          <w:sz w:val="24"/>
          <w:szCs w:val="24"/>
        </w:rPr>
      </w:pPr>
      <w:r w:rsidRPr="00E34565">
        <w:rPr>
          <w:rFonts w:cstheme="minorHAnsi"/>
          <w:sz w:val="24"/>
          <w:szCs w:val="24"/>
        </w:rPr>
        <w:t xml:space="preserve">Having robust and simple manual control will also be critical to this competition. While the goal </w:t>
      </w:r>
      <w:r w:rsidR="005F1B30">
        <w:rPr>
          <w:rFonts w:cstheme="minorHAnsi"/>
          <w:sz w:val="24"/>
          <w:szCs w:val="24"/>
        </w:rPr>
        <w:t>was</w:t>
      </w:r>
      <w:r w:rsidRPr="00E34565">
        <w:rPr>
          <w:rFonts w:cstheme="minorHAnsi"/>
          <w:sz w:val="24"/>
          <w:szCs w:val="24"/>
        </w:rPr>
        <w:t xml:space="preserve"> to have full autonomous capabilities</w:t>
      </w:r>
      <w:r w:rsidR="00AE399A">
        <w:rPr>
          <w:rFonts w:cstheme="minorHAnsi"/>
          <w:sz w:val="24"/>
          <w:szCs w:val="24"/>
        </w:rPr>
        <w:t xml:space="preserve"> at the start of the spring semes</w:t>
      </w:r>
      <w:r w:rsidR="000E4A16">
        <w:rPr>
          <w:rFonts w:cstheme="minorHAnsi"/>
          <w:sz w:val="24"/>
          <w:szCs w:val="24"/>
        </w:rPr>
        <w:t>ter</w:t>
      </w:r>
      <w:r w:rsidRPr="00E34565">
        <w:rPr>
          <w:rFonts w:cstheme="minorHAnsi"/>
          <w:sz w:val="24"/>
          <w:szCs w:val="24"/>
        </w:rPr>
        <w:t xml:space="preserve">, </w:t>
      </w:r>
      <w:r w:rsidR="00304DCE">
        <w:rPr>
          <w:rFonts w:cstheme="minorHAnsi"/>
          <w:sz w:val="24"/>
          <w:szCs w:val="24"/>
        </w:rPr>
        <w:t>timelines</w:t>
      </w:r>
      <w:r w:rsidR="000E4A16">
        <w:rPr>
          <w:rFonts w:cstheme="minorHAnsi"/>
          <w:sz w:val="24"/>
          <w:szCs w:val="24"/>
        </w:rPr>
        <w:t xml:space="preserve"> were pushed </w:t>
      </w:r>
      <w:r w:rsidR="009443B2">
        <w:rPr>
          <w:rFonts w:cstheme="minorHAnsi"/>
          <w:sz w:val="24"/>
          <w:szCs w:val="24"/>
        </w:rPr>
        <w:t>back,</w:t>
      </w:r>
      <w:r w:rsidR="000E4A16">
        <w:rPr>
          <w:rFonts w:cstheme="minorHAnsi"/>
          <w:sz w:val="24"/>
          <w:szCs w:val="24"/>
        </w:rPr>
        <w:t xml:space="preserve"> and autonomous takeoff became the </w:t>
      </w:r>
      <w:r w:rsidR="00C674DD">
        <w:rPr>
          <w:rFonts w:cstheme="minorHAnsi"/>
          <w:sz w:val="24"/>
          <w:szCs w:val="24"/>
        </w:rPr>
        <w:t>end goal. A</w:t>
      </w:r>
      <w:r w:rsidRPr="00E34565">
        <w:rPr>
          <w:rFonts w:cstheme="minorHAnsi"/>
          <w:sz w:val="24"/>
          <w:szCs w:val="24"/>
        </w:rPr>
        <w:t>fter takeoff</w:t>
      </w:r>
      <w:r w:rsidR="00C674DD">
        <w:rPr>
          <w:rFonts w:cstheme="minorHAnsi"/>
          <w:sz w:val="24"/>
          <w:szCs w:val="24"/>
        </w:rPr>
        <w:t>,</w:t>
      </w:r>
      <w:r w:rsidRPr="00E34565">
        <w:rPr>
          <w:rFonts w:cstheme="minorHAnsi"/>
          <w:sz w:val="24"/>
          <w:szCs w:val="24"/>
        </w:rPr>
        <w:t xml:space="preserve"> manual flight will not completely mitigate the score, </w:t>
      </w:r>
      <w:r w:rsidR="00C674DD">
        <w:rPr>
          <w:rFonts w:cstheme="minorHAnsi"/>
          <w:sz w:val="24"/>
          <w:szCs w:val="24"/>
        </w:rPr>
        <w:t xml:space="preserve">but rather </w:t>
      </w:r>
      <w:r w:rsidRPr="00E34565">
        <w:rPr>
          <w:rFonts w:cstheme="minorHAnsi"/>
          <w:sz w:val="24"/>
          <w:szCs w:val="24"/>
        </w:rPr>
        <w:t>only reduce it. Having a manual controller that allows the pilot to accurately maneuver the vehicle to the target, meet the hover requirements, and deploy the payload near the beacon</w:t>
      </w:r>
      <w:r w:rsidR="00964298">
        <w:rPr>
          <w:rFonts w:cstheme="minorHAnsi"/>
          <w:sz w:val="24"/>
          <w:szCs w:val="24"/>
        </w:rPr>
        <w:t xml:space="preserve"> </w:t>
      </w:r>
      <w:r w:rsidR="003A4C94">
        <w:rPr>
          <w:rFonts w:cstheme="minorHAnsi"/>
          <w:sz w:val="24"/>
          <w:szCs w:val="24"/>
        </w:rPr>
        <w:t>would</w:t>
      </w:r>
      <w:r w:rsidR="00964298">
        <w:rPr>
          <w:rFonts w:cstheme="minorHAnsi"/>
          <w:sz w:val="24"/>
          <w:szCs w:val="24"/>
        </w:rPr>
        <w:t xml:space="preserve"> ensure that</w:t>
      </w:r>
      <w:r w:rsidR="003A4C94">
        <w:rPr>
          <w:rFonts w:cstheme="minorHAnsi"/>
          <w:sz w:val="24"/>
          <w:szCs w:val="24"/>
        </w:rPr>
        <w:t xml:space="preserve"> Built Illiterate</w:t>
      </w:r>
      <w:r w:rsidR="00964298">
        <w:rPr>
          <w:rFonts w:cstheme="minorHAnsi"/>
          <w:sz w:val="24"/>
          <w:szCs w:val="24"/>
        </w:rPr>
        <w:t xml:space="preserve"> receive</w:t>
      </w:r>
      <w:r w:rsidR="003A4C94">
        <w:rPr>
          <w:rFonts w:cstheme="minorHAnsi"/>
          <w:sz w:val="24"/>
          <w:szCs w:val="24"/>
        </w:rPr>
        <w:t>d the greatest score possible</w:t>
      </w:r>
      <w:r w:rsidRPr="00E34565">
        <w:rPr>
          <w:rFonts w:cstheme="minorHAnsi"/>
          <w:sz w:val="24"/>
          <w:szCs w:val="24"/>
        </w:rPr>
        <w:t>.</w:t>
      </w:r>
      <w:r w:rsidR="003A4C94">
        <w:rPr>
          <w:rFonts w:cstheme="minorHAnsi"/>
          <w:sz w:val="24"/>
          <w:szCs w:val="24"/>
        </w:rPr>
        <w:t xml:space="preserve"> Due to the lack </w:t>
      </w:r>
      <w:r w:rsidR="00E07661">
        <w:rPr>
          <w:rFonts w:cstheme="minorHAnsi"/>
          <w:sz w:val="24"/>
          <w:szCs w:val="24"/>
        </w:rPr>
        <w:t xml:space="preserve">autonomy </w:t>
      </w:r>
      <w:r w:rsidR="003A4C94">
        <w:rPr>
          <w:rFonts w:cstheme="minorHAnsi"/>
          <w:sz w:val="24"/>
          <w:szCs w:val="24"/>
        </w:rPr>
        <w:t xml:space="preserve">within the drone, </w:t>
      </w:r>
      <w:r w:rsidR="00770620">
        <w:rPr>
          <w:rFonts w:cstheme="minorHAnsi"/>
          <w:sz w:val="24"/>
          <w:szCs w:val="24"/>
        </w:rPr>
        <w:t xml:space="preserve">more switches were able to be utilized for handling, safety, and </w:t>
      </w:r>
      <w:r w:rsidR="00E07661">
        <w:rPr>
          <w:rFonts w:cstheme="minorHAnsi"/>
          <w:sz w:val="24"/>
          <w:szCs w:val="24"/>
        </w:rPr>
        <w:t>mechanical</w:t>
      </w:r>
      <w:r w:rsidRPr="00E34565">
        <w:rPr>
          <w:rFonts w:cstheme="minorHAnsi"/>
          <w:sz w:val="24"/>
          <w:szCs w:val="24"/>
        </w:rPr>
        <w:t xml:space="preserve"> </w:t>
      </w:r>
      <w:r w:rsidR="00E07661">
        <w:rPr>
          <w:rFonts w:cstheme="minorHAnsi"/>
          <w:sz w:val="24"/>
          <w:szCs w:val="24"/>
        </w:rPr>
        <w:t>features.</w:t>
      </w:r>
    </w:p>
    <w:p w14:paraId="6CA1FF66" w14:textId="38A312EB" w:rsidR="00ED2C9B" w:rsidRDefault="00ED2C9B" w:rsidP="00ED2C9B">
      <w:pPr>
        <w:rPr>
          <w:rFonts w:cstheme="minorHAnsi"/>
          <w:sz w:val="24"/>
          <w:szCs w:val="24"/>
        </w:rPr>
      </w:pPr>
      <w:r w:rsidRPr="00E34565">
        <w:rPr>
          <w:rFonts w:cstheme="minorHAnsi"/>
          <w:sz w:val="24"/>
          <w:szCs w:val="24"/>
        </w:rPr>
        <w:t xml:space="preserve">Recovery </w:t>
      </w:r>
      <w:r w:rsidR="00E07661">
        <w:rPr>
          <w:rFonts w:cstheme="minorHAnsi"/>
          <w:sz w:val="24"/>
          <w:szCs w:val="24"/>
        </w:rPr>
        <w:t>was</w:t>
      </w:r>
      <w:r w:rsidRPr="00E34565">
        <w:rPr>
          <w:rFonts w:cstheme="minorHAnsi"/>
          <w:sz w:val="24"/>
          <w:szCs w:val="24"/>
        </w:rPr>
        <w:t xml:space="preserve"> a very low priority in the autonomy strategy since an unrecovered mission only results in getting half the score of an equivalent mission with successful recovery.</w:t>
      </w:r>
      <w:r w:rsidR="00304DCE">
        <w:rPr>
          <w:rFonts w:cstheme="minorHAnsi"/>
          <w:sz w:val="24"/>
          <w:szCs w:val="24"/>
        </w:rPr>
        <w:t xml:space="preserve"> For this reason, and only having MF capabilities, </w:t>
      </w:r>
      <w:r w:rsidR="009443B2">
        <w:rPr>
          <w:rFonts w:cstheme="minorHAnsi"/>
          <w:sz w:val="24"/>
          <w:szCs w:val="24"/>
        </w:rPr>
        <w:t>it was assumed that the drone would be able to return within close range to the starting location.</w:t>
      </w:r>
    </w:p>
    <w:p w14:paraId="3F1F1CDC" w14:textId="4AB41153" w:rsidR="00AD4FDE" w:rsidRPr="003E652B" w:rsidRDefault="0085799B" w:rsidP="006D6B7D">
      <w:pPr>
        <w:rPr>
          <w:rFonts w:cstheme="minorHAnsi"/>
          <w:sz w:val="28"/>
          <w:szCs w:val="28"/>
          <w:u w:val="single"/>
        </w:rPr>
      </w:pPr>
      <w:r>
        <w:rPr>
          <w:rFonts w:cstheme="minorHAnsi"/>
          <w:sz w:val="24"/>
          <w:szCs w:val="24"/>
        </w:rPr>
        <w:t xml:space="preserve">To prepare for tests and flights altogether, the team </w:t>
      </w:r>
      <w:r w:rsidR="00D122E1">
        <w:rPr>
          <w:rFonts w:cstheme="minorHAnsi"/>
          <w:sz w:val="24"/>
          <w:szCs w:val="24"/>
        </w:rPr>
        <w:t xml:space="preserve">tested different aspects of GEOFF during the build process to limit the amount of </w:t>
      </w:r>
      <w:r w:rsidR="00460550">
        <w:rPr>
          <w:rFonts w:cstheme="minorHAnsi"/>
          <w:sz w:val="24"/>
          <w:szCs w:val="24"/>
        </w:rPr>
        <w:t xml:space="preserve">hardware that might need to be removed for being faulty. </w:t>
      </w:r>
      <w:r w:rsidR="002C172D">
        <w:rPr>
          <w:rFonts w:cstheme="minorHAnsi"/>
          <w:sz w:val="24"/>
          <w:szCs w:val="24"/>
        </w:rPr>
        <w:t xml:space="preserve">With the drone fully built, the team moved to mapping the controller values to match a similar result as the flight simulation code. </w:t>
      </w:r>
      <w:r w:rsidR="00BA6369">
        <w:rPr>
          <w:rFonts w:cstheme="minorHAnsi"/>
          <w:sz w:val="24"/>
          <w:szCs w:val="24"/>
        </w:rPr>
        <w:t xml:space="preserve">From there, a PD (and eventually PID) control system was implemented to </w:t>
      </w:r>
      <w:r w:rsidR="0021776B">
        <w:rPr>
          <w:rFonts w:cstheme="minorHAnsi"/>
          <w:sz w:val="24"/>
          <w:szCs w:val="24"/>
        </w:rPr>
        <w:t>allow the drone to correct</w:t>
      </w:r>
      <w:r w:rsidR="008D4B80">
        <w:rPr>
          <w:rFonts w:cstheme="minorHAnsi"/>
          <w:sz w:val="24"/>
          <w:szCs w:val="24"/>
        </w:rPr>
        <w:t xml:space="preserve">ly respond to </w:t>
      </w:r>
      <w:r w:rsidR="0021776B">
        <w:rPr>
          <w:rFonts w:cstheme="minorHAnsi"/>
          <w:sz w:val="24"/>
          <w:szCs w:val="24"/>
        </w:rPr>
        <w:t xml:space="preserve">pilot inputs. </w:t>
      </w:r>
      <w:r w:rsidR="008D4B80">
        <w:rPr>
          <w:rFonts w:cstheme="minorHAnsi"/>
          <w:sz w:val="24"/>
          <w:szCs w:val="24"/>
        </w:rPr>
        <w:t xml:space="preserve">Finally, an altitude controller was </w:t>
      </w:r>
      <w:r w:rsidR="001A0756">
        <w:rPr>
          <w:rFonts w:cstheme="minorHAnsi"/>
          <w:sz w:val="24"/>
          <w:szCs w:val="24"/>
        </w:rPr>
        <w:t>being worked on</w:t>
      </w:r>
      <w:r w:rsidR="006F1B3F">
        <w:rPr>
          <w:rFonts w:cstheme="minorHAnsi"/>
          <w:sz w:val="24"/>
          <w:szCs w:val="24"/>
        </w:rPr>
        <w:t>, but the result was many crashes</w:t>
      </w:r>
      <w:r w:rsidR="00783115">
        <w:rPr>
          <w:rFonts w:cstheme="minorHAnsi"/>
          <w:sz w:val="24"/>
          <w:szCs w:val="24"/>
        </w:rPr>
        <w:t xml:space="preserve"> leading to many crashes that delayed testing. Ultimately, an autonomous takeoff was not able to be</w:t>
      </w:r>
      <w:r w:rsidR="00A579F3">
        <w:rPr>
          <w:rFonts w:cstheme="minorHAnsi"/>
          <w:sz w:val="24"/>
          <w:szCs w:val="24"/>
        </w:rPr>
        <w:t xml:space="preserve"> successfully </w:t>
      </w:r>
      <w:r w:rsidR="001A0756">
        <w:rPr>
          <w:rFonts w:cstheme="minorHAnsi"/>
          <w:sz w:val="24"/>
          <w:szCs w:val="24"/>
        </w:rPr>
        <w:t>created and</w:t>
      </w:r>
      <w:r w:rsidR="00A579F3">
        <w:rPr>
          <w:rFonts w:cstheme="minorHAnsi"/>
          <w:sz w:val="24"/>
          <w:szCs w:val="24"/>
        </w:rPr>
        <w:t xml:space="preserve"> all competition flights were done so manually to gain the most points possible.</w:t>
      </w:r>
    </w:p>
    <w:p w14:paraId="2793B322" w14:textId="5748344A" w:rsidR="003227EE" w:rsidRDefault="00C95985" w:rsidP="000101CA">
      <w:pPr>
        <w:pStyle w:val="Heading1"/>
        <w:rPr>
          <w:b/>
          <w:bCs/>
        </w:rPr>
      </w:pPr>
      <w:bookmarkStart w:id="98" w:name="_Toc165154461"/>
      <w:r>
        <w:rPr>
          <w:b/>
          <w:bCs/>
        </w:rPr>
        <w:lastRenderedPageBreak/>
        <w:t>Final Flight Test Results</w:t>
      </w:r>
      <w:bookmarkEnd w:id="98"/>
    </w:p>
    <w:p w14:paraId="7BADD9DD" w14:textId="26790713" w:rsidR="003E652B" w:rsidRDefault="008D365F" w:rsidP="006D6B7D">
      <w:r>
        <w:t xml:space="preserve">On </w:t>
      </w:r>
      <w:r w:rsidR="00652408">
        <w:t xml:space="preserve">the day of the </w:t>
      </w:r>
      <w:r w:rsidR="00CC3785">
        <w:t xml:space="preserve">final flight competition, </w:t>
      </w:r>
      <w:r w:rsidR="00F331EB">
        <w:t xml:space="preserve">the drone performed </w:t>
      </w:r>
      <w:r w:rsidR="006A4262">
        <w:t xml:space="preserve">5 </w:t>
      </w:r>
      <w:r w:rsidR="005D2E11">
        <w:t xml:space="preserve">flights, </w:t>
      </w:r>
      <w:r w:rsidR="004B066D">
        <w:t xml:space="preserve">4 of which were deemed successful to the group. </w:t>
      </w:r>
      <w:r w:rsidR="003C6CB6">
        <w:t>For</w:t>
      </w:r>
      <w:r w:rsidR="004B066D">
        <w:t xml:space="preserve"> a flight to be deemed successful to the group, the drone was </w:t>
      </w:r>
      <w:r w:rsidR="0014216E">
        <w:t>required to take off</w:t>
      </w:r>
      <w:r w:rsidR="00A80F1B">
        <w:t xml:space="preserve"> manually</w:t>
      </w:r>
      <w:r w:rsidR="0014216E">
        <w:t xml:space="preserve">, </w:t>
      </w:r>
      <w:r w:rsidR="003A039B">
        <w:t>drop the payload within 1 meter of a target, and land safely.</w:t>
      </w:r>
      <w:r w:rsidR="004B066D">
        <w:t xml:space="preserve"> </w:t>
      </w:r>
      <w:r w:rsidR="003C6CB6">
        <w:t>The group scored points in the competition</w:t>
      </w:r>
      <w:r w:rsidR="00D563D1">
        <w:t xml:space="preserve"> due to the successful flights, and therefore won first place among the other groups who attended the competition. </w:t>
      </w:r>
    </w:p>
    <w:p w14:paraId="0AC8673A" w14:textId="058C5715" w:rsidR="003E652B" w:rsidRDefault="00273BC4" w:rsidP="006D6B7D">
      <w:pPr>
        <w:rPr>
          <w:sz w:val="24"/>
          <w:szCs w:val="24"/>
        </w:rPr>
      </w:pPr>
      <w:r>
        <w:rPr>
          <w:sz w:val="24"/>
          <w:szCs w:val="24"/>
        </w:rPr>
        <w:t xml:space="preserve">Out of the three teams meant to compete in the challenge, only two were able to </w:t>
      </w:r>
      <w:r w:rsidR="000F115D">
        <w:rPr>
          <w:sz w:val="24"/>
          <w:szCs w:val="24"/>
        </w:rPr>
        <w:t xml:space="preserve">enter the competition. Through the flip of a coin, team Built Illiterate chose to go second to </w:t>
      </w:r>
      <w:r w:rsidR="0093113F">
        <w:rPr>
          <w:sz w:val="24"/>
          <w:szCs w:val="24"/>
        </w:rPr>
        <w:t xml:space="preserve">be able to have extra time repairing the drone that had broken the previous evening. </w:t>
      </w:r>
      <w:r w:rsidR="00C17A1D">
        <w:rPr>
          <w:sz w:val="24"/>
          <w:szCs w:val="24"/>
        </w:rPr>
        <w:t>There was an extraordinary last-minute</w:t>
      </w:r>
      <w:r w:rsidR="004748CA">
        <w:rPr>
          <w:sz w:val="24"/>
          <w:szCs w:val="24"/>
        </w:rPr>
        <w:t xml:space="preserve"> effort by the team went into preparing it for the competition, </w:t>
      </w:r>
      <w:r w:rsidR="00F43E2C">
        <w:rPr>
          <w:sz w:val="24"/>
          <w:szCs w:val="24"/>
        </w:rPr>
        <w:t>so the more time</w:t>
      </w:r>
      <w:r w:rsidR="0083566A">
        <w:rPr>
          <w:sz w:val="24"/>
          <w:szCs w:val="24"/>
        </w:rPr>
        <w:t xml:space="preserve"> available</w:t>
      </w:r>
      <w:r w:rsidR="00F43E2C">
        <w:rPr>
          <w:sz w:val="24"/>
          <w:szCs w:val="24"/>
        </w:rPr>
        <w:t xml:space="preserve"> to double check all systems </w:t>
      </w:r>
      <w:r w:rsidR="00787847">
        <w:rPr>
          <w:sz w:val="24"/>
          <w:szCs w:val="24"/>
        </w:rPr>
        <w:t>operated</w:t>
      </w:r>
      <w:r w:rsidR="00F43E2C">
        <w:rPr>
          <w:sz w:val="24"/>
          <w:szCs w:val="24"/>
        </w:rPr>
        <w:t xml:space="preserve"> properly</w:t>
      </w:r>
      <w:r w:rsidR="0098137E">
        <w:rPr>
          <w:sz w:val="24"/>
          <w:szCs w:val="24"/>
        </w:rPr>
        <w:t xml:space="preserve"> before flying</w:t>
      </w:r>
      <w:r w:rsidR="00F43E2C">
        <w:rPr>
          <w:sz w:val="24"/>
          <w:szCs w:val="24"/>
        </w:rPr>
        <w:t>, the better.</w:t>
      </w:r>
    </w:p>
    <w:p w14:paraId="4C3DDD3A" w14:textId="01329C3B" w:rsidR="00932999" w:rsidRDefault="00932999" w:rsidP="006D6B7D">
      <w:pPr>
        <w:rPr>
          <w:sz w:val="24"/>
          <w:szCs w:val="24"/>
        </w:rPr>
      </w:pPr>
      <w:r>
        <w:rPr>
          <w:sz w:val="24"/>
          <w:szCs w:val="24"/>
        </w:rPr>
        <w:t xml:space="preserve">The first flight by the team came at the tail end of the </w:t>
      </w:r>
      <w:r w:rsidR="00C17A1D">
        <w:rPr>
          <w:sz w:val="24"/>
          <w:szCs w:val="24"/>
        </w:rPr>
        <w:t>allotted</w:t>
      </w:r>
      <w:r>
        <w:rPr>
          <w:sz w:val="24"/>
          <w:szCs w:val="24"/>
        </w:rPr>
        <w:t xml:space="preserve"> 10-minute window</w:t>
      </w:r>
      <w:r w:rsidR="007E55AB">
        <w:rPr>
          <w:sz w:val="24"/>
          <w:szCs w:val="24"/>
        </w:rPr>
        <w:t xml:space="preserve"> and was used to flight test our systems. </w:t>
      </w:r>
      <w:r w:rsidR="00AE5BB9">
        <w:rPr>
          <w:sz w:val="24"/>
          <w:szCs w:val="24"/>
        </w:rPr>
        <w:t>When attempting the first official flight</w:t>
      </w:r>
      <w:r w:rsidR="008606A3">
        <w:rPr>
          <w:sz w:val="24"/>
          <w:szCs w:val="24"/>
        </w:rPr>
        <w:t xml:space="preserve">, the pilot </w:t>
      </w:r>
      <w:r w:rsidR="00D328D3">
        <w:rPr>
          <w:sz w:val="24"/>
          <w:szCs w:val="24"/>
        </w:rPr>
        <w:t>accidentally took GEOFF outside the confines of the testing zone</w:t>
      </w:r>
      <w:r w:rsidR="007D7FF6">
        <w:rPr>
          <w:sz w:val="24"/>
          <w:szCs w:val="24"/>
        </w:rPr>
        <w:t xml:space="preserve"> when attempting to takeoff</w:t>
      </w:r>
      <w:r w:rsidR="007305CA">
        <w:rPr>
          <w:sz w:val="24"/>
          <w:szCs w:val="24"/>
        </w:rPr>
        <w:t xml:space="preserve">, resulting in 0 for the </w:t>
      </w:r>
      <w:r w:rsidR="007D7FF6">
        <w:rPr>
          <w:sz w:val="24"/>
          <w:szCs w:val="24"/>
        </w:rPr>
        <w:t xml:space="preserve">first </w:t>
      </w:r>
      <w:r w:rsidR="007305CA">
        <w:rPr>
          <w:sz w:val="24"/>
          <w:szCs w:val="24"/>
        </w:rPr>
        <w:t xml:space="preserve">attempt. </w:t>
      </w:r>
      <w:r w:rsidR="006E6BE2">
        <w:rPr>
          <w:sz w:val="24"/>
          <w:szCs w:val="24"/>
        </w:rPr>
        <w:t>When trying to achieve autonomous takeoff during testing, gain values</w:t>
      </w:r>
      <w:r w:rsidR="00AA6F73">
        <w:rPr>
          <w:sz w:val="24"/>
          <w:szCs w:val="24"/>
        </w:rPr>
        <w:t xml:space="preserve"> were changed and created a</w:t>
      </w:r>
      <w:r w:rsidR="00BD4805">
        <w:rPr>
          <w:sz w:val="24"/>
          <w:szCs w:val="24"/>
        </w:rPr>
        <w:t>n</w:t>
      </w:r>
      <w:r w:rsidR="00AA6F73">
        <w:rPr>
          <w:sz w:val="24"/>
          <w:szCs w:val="24"/>
        </w:rPr>
        <w:t xml:space="preserve"> </w:t>
      </w:r>
      <w:r w:rsidR="00BD4805">
        <w:rPr>
          <w:sz w:val="24"/>
          <w:szCs w:val="24"/>
        </w:rPr>
        <w:t xml:space="preserve">uncontrollable drone. </w:t>
      </w:r>
      <w:r w:rsidR="007D7FF6">
        <w:rPr>
          <w:sz w:val="24"/>
          <w:szCs w:val="24"/>
        </w:rPr>
        <w:t xml:space="preserve">After rechecking hardware and reverting to </w:t>
      </w:r>
      <w:r w:rsidR="006B6FA8">
        <w:rPr>
          <w:sz w:val="24"/>
          <w:szCs w:val="24"/>
        </w:rPr>
        <w:t>prior</w:t>
      </w:r>
      <w:r w:rsidR="007D7FF6">
        <w:rPr>
          <w:sz w:val="24"/>
          <w:szCs w:val="24"/>
        </w:rPr>
        <w:t xml:space="preserve"> </w:t>
      </w:r>
      <w:r w:rsidR="006B6FA8">
        <w:rPr>
          <w:sz w:val="24"/>
          <w:szCs w:val="24"/>
        </w:rPr>
        <w:t>versions of the</w:t>
      </w:r>
      <w:r w:rsidR="007D7FF6">
        <w:rPr>
          <w:sz w:val="24"/>
          <w:szCs w:val="24"/>
        </w:rPr>
        <w:t xml:space="preserve"> code, </w:t>
      </w:r>
      <w:r w:rsidR="000C27B6">
        <w:rPr>
          <w:sz w:val="24"/>
          <w:szCs w:val="24"/>
        </w:rPr>
        <w:t>the team</w:t>
      </w:r>
      <w:r w:rsidR="007D7FF6">
        <w:rPr>
          <w:sz w:val="24"/>
          <w:szCs w:val="24"/>
        </w:rPr>
        <w:t xml:space="preserve"> managed to have </w:t>
      </w:r>
      <w:r w:rsidR="00D81AF0">
        <w:rPr>
          <w:sz w:val="24"/>
          <w:szCs w:val="24"/>
        </w:rPr>
        <w:t>four straight successful flights. These included hovering</w:t>
      </w:r>
      <w:r w:rsidR="001F30D9">
        <w:rPr>
          <w:sz w:val="24"/>
          <w:szCs w:val="24"/>
        </w:rPr>
        <w:t>, dropping the payload within 1m of the MOB, and returning within 1m of the landing position.</w:t>
      </w:r>
    </w:p>
    <w:p w14:paraId="24217AE0" w14:textId="4C4362FF" w:rsidR="00BD4805" w:rsidRPr="003E652B" w:rsidRDefault="00BD4805" w:rsidP="006D6B7D">
      <w:pPr>
        <w:rPr>
          <w:sz w:val="24"/>
          <w:szCs w:val="24"/>
        </w:rPr>
      </w:pPr>
      <w:r>
        <w:rPr>
          <w:sz w:val="24"/>
          <w:szCs w:val="24"/>
        </w:rPr>
        <w:t xml:space="preserve">By the end of the competition, </w:t>
      </w:r>
      <w:r w:rsidR="000C27B6">
        <w:rPr>
          <w:sz w:val="24"/>
          <w:szCs w:val="24"/>
        </w:rPr>
        <w:t xml:space="preserve">Built Illiterate was the only </w:t>
      </w:r>
      <w:r w:rsidR="00D04A36">
        <w:rPr>
          <w:sz w:val="24"/>
          <w:szCs w:val="24"/>
        </w:rPr>
        <w:t xml:space="preserve">team </w:t>
      </w:r>
      <w:r w:rsidR="000C27B6">
        <w:rPr>
          <w:sz w:val="24"/>
          <w:szCs w:val="24"/>
        </w:rPr>
        <w:t xml:space="preserve">that was able to </w:t>
      </w:r>
      <w:r w:rsidR="00963833">
        <w:rPr>
          <w:sz w:val="24"/>
          <w:szCs w:val="24"/>
        </w:rPr>
        <w:t xml:space="preserve">fly and by default had been awarded first place. </w:t>
      </w:r>
      <w:r w:rsidR="00C408DE">
        <w:rPr>
          <w:sz w:val="24"/>
          <w:szCs w:val="24"/>
        </w:rPr>
        <w:t xml:space="preserve">No team </w:t>
      </w:r>
      <w:r w:rsidR="001C0927">
        <w:rPr>
          <w:sz w:val="24"/>
          <w:szCs w:val="24"/>
        </w:rPr>
        <w:t xml:space="preserve">had achieved any level of autonomy, and therefore no points should have been awarded </w:t>
      </w:r>
      <w:r w:rsidR="00852834">
        <w:rPr>
          <w:sz w:val="24"/>
          <w:szCs w:val="24"/>
        </w:rPr>
        <w:t>according to the formula.</w:t>
      </w:r>
      <w:r w:rsidR="00852834" w:rsidRPr="00852834">
        <w:rPr>
          <w:sz w:val="24"/>
          <w:szCs w:val="24"/>
        </w:rPr>
        <w:t xml:space="preserve"> </w:t>
      </w:r>
      <w:r w:rsidR="00852834">
        <w:rPr>
          <w:sz w:val="24"/>
          <w:szCs w:val="24"/>
        </w:rPr>
        <w:t xml:space="preserve">However, in what was believed to be an attempt to allow points to be earned, the scoring formula was altered mid-competition. Within the summation, </w:t>
      </w:r>
      <w:r w:rsidR="00FE3BC5">
        <w:rPr>
          <w:sz w:val="24"/>
          <w:szCs w:val="24"/>
        </w:rPr>
        <w:t xml:space="preserve">those point values were now added together on each attempt, not multiplied. This small change allowed </w:t>
      </w:r>
      <w:r w:rsidR="00CC7D0F">
        <w:rPr>
          <w:sz w:val="24"/>
          <w:szCs w:val="24"/>
        </w:rPr>
        <w:t xml:space="preserve">Built Illiterate to </w:t>
      </w:r>
      <w:r w:rsidR="00CC7D0F">
        <w:rPr>
          <w:sz w:val="24"/>
          <w:szCs w:val="24"/>
        </w:rPr>
        <w:sym w:font="Symbol" w:char="F0BB"/>
      </w:r>
      <w:r w:rsidR="00966D2C">
        <w:rPr>
          <w:sz w:val="24"/>
          <w:szCs w:val="24"/>
        </w:rPr>
        <w:t>0.6 points over the course of the competition.</w:t>
      </w:r>
    </w:p>
    <w:p w14:paraId="4CCC4E49" w14:textId="7E97651D" w:rsidR="00611D42" w:rsidRDefault="00611D42" w:rsidP="00760125">
      <w:pPr>
        <w:pStyle w:val="Heading1"/>
        <w:rPr>
          <w:b/>
          <w:bCs/>
        </w:rPr>
      </w:pPr>
      <w:bookmarkStart w:id="99" w:name="_Toc165154462"/>
      <w:r>
        <w:rPr>
          <w:b/>
          <w:bCs/>
        </w:rPr>
        <w:t>As-built Schedule and Budget</w:t>
      </w:r>
      <w:bookmarkEnd w:id="99"/>
    </w:p>
    <w:p w14:paraId="5BBED709" w14:textId="462D31D8" w:rsidR="00356F69" w:rsidRDefault="00356F69" w:rsidP="00356F69">
      <w:r w:rsidRPr="00E34565">
        <w:rPr>
          <w:rFonts w:cstheme="minorHAnsi"/>
        </w:rPr>
        <w:t xml:space="preserve">Listed in </w:t>
      </w:r>
      <w:r>
        <w:rPr>
          <w:rFonts w:cstheme="minorHAnsi"/>
        </w:rPr>
        <w:fldChar w:fldCharType="begin"/>
      </w:r>
      <w:r>
        <w:rPr>
          <w:rFonts w:cstheme="minorHAnsi"/>
        </w:rPr>
        <w:instrText xml:space="preserve"> REF _Ref165151984 \h </w:instrText>
      </w:r>
      <w:r>
        <w:rPr>
          <w:rFonts w:cstheme="minorHAnsi"/>
        </w:rPr>
      </w:r>
      <w:r>
        <w:rPr>
          <w:rFonts w:cstheme="minorHAnsi"/>
        </w:rPr>
        <w:fldChar w:fldCharType="separate"/>
      </w:r>
      <w:r w:rsidR="004D5113" w:rsidRPr="00E34565">
        <w:rPr>
          <w:rFonts w:cstheme="minorHAnsi"/>
        </w:rPr>
        <w:t xml:space="preserve">Table </w:t>
      </w:r>
      <w:r w:rsidR="004D5113">
        <w:rPr>
          <w:rFonts w:cstheme="minorHAnsi"/>
          <w:noProof/>
        </w:rPr>
        <w:t>7</w:t>
      </w:r>
      <w:r>
        <w:rPr>
          <w:rFonts w:cstheme="minorHAnsi"/>
        </w:rPr>
        <w:fldChar w:fldCharType="end"/>
      </w:r>
      <w:r>
        <w:rPr>
          <w:rFonts w:cstheme="minorHAnsi"/>
        </w:rPr>
        <w:t xml:space="preserve"> </w:t>
      </w:r>
      <w:r w:rsidRPr="00E34565">
        <w:rPr>
          <w:rFonts w:cstheme="minorHAnsi"/>
        </w:rPr>
        <w:t xml:space="preserve">below are the estimated costs of all of the components that are planned to be used on the vehicle. Maintaining a low budget </w:t>
      </w:r>
      <w:r w:rsidR="00646FF9">
        <w:rPr>
          <w:rFonts w:cstheme="minorHAnsi"/>
        </w:rPr>
        <w:t>was</w:t>
      </w:r>
      <w:r w:rsidRPr="00E34565">
        <w:rPr>
          <w:rFonts w:cstheme="minorHAnsi"/>
        </w:rPr>
        <w:t xml:space="preserve"> critical to balancing any lower scores caused by a high vehicle weight. The </w:t>
      </w:r>
      <w:r w:rsidR="00646FF9">
        <w:rPr>
          <w:rFonts w:cstheme="minorHAnsi"/>
        </w:rPr>
        <w:t>final cost spent on project GEOFF was $292.97</w:t>
      </w:r>
      <w:r w:rsidRPr="00E34565">
        <w:rPr>
          <w:rFonts w:cstheme="minorHAnsi"/>
        </w:rPr>
        <w:t>. The budget includes any extra components that were deemed to have a high importance and that could cause significant delays if one were to go bad without a replacement.</w:t>
      </w:r>
    </w:p>
    <w:p w14:paraId="434C638A" w14:textId="707F766C" w:rsidR="00356F69" w:rsidRPr="00E34565" w:rsidRDefault="00356F69" w:rsidP="00356F69">
      <w:pPr>
        <w:pStyle w:val="Caption"/>
        <w:keepNext/>
        <w:jc w:val="center"/>
        <w:rPr>
          <w:rFonts w:cstheme="minorHAnsi"/>
        </w:rPr>
      </w:pPr>
      <w:bookmarkStart w:id="100" w:name="_Toc164977696"/>
      <w:bookmarkStart w:id="101" w:name="_Toc165151745"/>
      <w:bookmarkStart w:id="102" w:name="_Ref165151977"/>
      <w:bookmarkStart w:id="103" w:name="_Ref165151984"/>
      <w:bookmarkStart w:id="104" w:name="_Toc165154510"/>
      <w:bookmarkStart w:id="105" w:name="_Toc165154686"/>
      <w:r w:rsidRPr="00E34565">
        <w:rPr>
          <w:rFonts w:cstheme="minorHAnsi"/>
        </w:rPr>
        <w:t xml:space="preserve">Table </w:t>
      </w:r>
      <w:r w:rsidRPr="00E34565">
        <w:rPr>
          <w:rFonts w:cstheme="minorHAnsi"/>
        </w:rPr>
        <w:fldChar w:fldCharType="begin"/>
      </w:r>
      <w:r w:rsidRPr="00E34565">
        <w:rPr>
          <w:rFonts w:cstheme="minorHAnsi"/>
        </w:rPr>
        <w:instrText xml:space="preserve"> SEQ Table \* ARABIC </w:instrText>
      </w:r>
      <w:r w:rsidRPr="00E34565">
        <w:rPr>
          <w:rFonts w:cstheme="minorHAnsi"/>
        </w:rPr>
        <w:fldChar w:fldCharType="separate"/>
      </w:r>
      <w:r w:rsidR="004D5113">
        <w:rPr>
          <w:rFonts w:cstheme="minorHAnsi"/>
          <w:noProof/>
        </w:rPr>
        <w:t>7</w:t>
      </w:r>
      <w:r w:rsidRPr="00E34565">
        <w:rPr>
          <w:rFonts w:cstheme="minorHAnsi"/>
        </w:rPr>
        <w:fldChar w:fldCharType="end"/>
      </w:r>
      <w:bookmarkEnd w:id="103"/>
      <w:r w:rsidRPr="00E34565">
        <w:rPr>
          <w:rFonts w:cstheme="minorHAnsi"/>
        </w:rPr>
        <w:t xml:space="preserve"> - Component cost breakdown</w:t>
      </w:r>
      <w:bookmarkEnd w:id="100"/>
      <w:bookmarkEnd w:id="101"/>
      <w:bookmarkEnd w:id="102"/>
      <w:bookmarkEnd w:id="104"/>
      <w:bookmarkEnd w:id="105"/>
    </w:p>
    <w:tbl>
      <w:tblPr>
        <w:tblW w:w="9220" w:type="dxa"/>
        <w:tblLook w:val="04A0" w:firstRow="1" w:lastRow="0" w:firstColumn="1" w:lastColumn="0" w:noHBand="0" w:noVBand="1"/>
      </w:tblPr>
      <w:tblGrid>
        <w:gridCol w:w="4300"/>
        <w:gridCol w:w="1920"/>
        <w:gridCol w:w="1500"/>
        <w:gridCol w:w="1500"/>
      </w:tblGrid>
      <w:tr w:rsidR="00356F69" w:rsidRPr="00C22004" w14:paraId="49A3942B" w14:textId="77777777" w:rsidTr="00147ED2">
        <w:trPr>
          <w:trHeight w:val="300"/>
        </w:trPr>
        <w:tc>
          <w:tcPr>
            <w:tcW w:w="430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649374DB" w14:textId="77777777" w:rsidR="00356F69" w:rsidRPr="001C5094" w:rsidRDefault="00356F69" w:rsidP="00147ED2">
            <w:pPr>
              <w:spacing w:after="0" w:line="240" w:lineRule="auto"/>
              <w:jc w:val="center"/>
              <w:rPr>
                <w:rFonts w:eastAsia="Times New Roman" w:cstheme="minorHAnsi"/>
                <w:b/>
                <w:bCs/>
                <w:color w:val="000000"/>
              </w:rPr>
            </w:pPr>
            <w:r w:rsidRPr="001C5094">
              <w:rPr>
                <w:rFonts w:eastAsia="Times New Roman" w:cstheme="minorHAnsi"/>
                <w:b/>
                <w:bCs/>
                <w:color w:val="000000"/>
              </w:rPr>
              <w:t>Part</w:t>
            </w:r>
          </w:p>
        </w:tc>
        <w:tc>
          <w:tcPr>
            <w:tcW w:w="1920" w:type="dxa"/>
            <w:tcBorders>
              <w:top w:val="single" w:sz="12" w:space="0" w:color="auto"/>
              <w:left w:val="nil"/>
              <w:bottom w:val="single" w:sz="12" w:space="0" w:color="auto"/>
              <w:right w:val="single" w:sz="12" w:space="0" w:color="auto"/>
            </w:tcBorders>
            <w:shd w:val="clear" w:color="auto" w:fill="auto"/>
            <w:noWrap/>
            <w:vAlign w:val="bottom"/>
            <w:hideMark/>
          </w:tcPr>
          <w:p w14:paraId="07F6D997" w14:textId="77777777" w:rsidR="00356F69" w:rsidRPr="001C5094" w:rsidRDefault="00356F69" w:rsidP="00147ED2">
            <w:pPr>
              <w:spacing w:after="0" w:line="240" w:lineRule="auto"/>
              <w:jc w:val="center"/>
              <w:rPr>
                <w:rFonts w:eastAsia="Times New Roman" w:cstheme="minorHAnsi"/>
                <w:b/>
                <w:bCs/>
                <w:color w:val="000000"/>
              </w:rPr>
            </w:pPr>
            <w:r w:rsidRPr="001C5094">
              <w:rPr>
                <w:rFonts w:eastAsia="Times New Roman" w:cstheme="minorHAnsi"/>
                <w:b/>
                <w:bCs/>
                <w:color w:val="000000"/>
              </w:rPr>
              <w:t>Price Per Item</w:t>
            </w:r>
          </w:p>
        </w:tc>
        <w:tc>
          <w:tcPr>
            <w:tcW w:w="1500" w:type="dxa"/>
            <w:tcBorders>
              <w:top w:val="single" w:sz="12" w:space="0" w:color="auto"/>
              <w:left w:val="nil"/>
              <w:bottom w:val="single" w:sz="12" w:space="0" w:color="auto"/>
              <w:right w:val="single" w:sz="12" w:space="0" w:color="auto"/>
            </w:tcBorders>
            <w:shd w:val="clear" w:color="auto" w:fill="auto"/>
            <w:noWrap/>
            <w:vAlign w:val="bottom"/>
            <w:hideMark/>
          </w:tcPr>
          <w:p w14:paraId="24063C24" w14:textId="77777777" w:rsidR="00356F69" w:rsidRPr="001C5094" w:rsidRDefault="00356F69" w:rsidP="00147ED2">
            <w:pPr>
              <w:spacing w:after="0" w:line="240" w:lineRule="auto"/>
              <w:jc w:val="center"/>
              <w:rPr>
                <w:rFonts w:eastAsia="Times New Roman" w:cstheme="minorHAnsi"/>
                <w:b/>
                <w:bCs/>
                <w:color w:val="000000"/>
              </w:rPr>
            </w:pPr>
            <w:r w:rsidRPr="001C5094">
              <w:rPr>
                <w:rFonts w:eastAsia="Times New Roman" w:cstheme="minorHAnsi"/>
                <w:b/>
                <w:bCs/>
                <w:color w:val="000000"/>
              </w:rPr>
              <w:t>Quantity</w:t>
            </w:r>
          </w:p>
        </w:tc>
        <w:tc>
          <w:tcPr>
            <w:tcW w:w="1500" w:type="dxa"/>
            <w:tcBorders>
              <w:top w:val="single" w:sz="12" w:space="0" w:color="auto"/>
              <w:left w:val="nil"/>
              <w:bottom w:val="single" w:sz="12" w:space="0" w:color="auto"/>
              <w:right w:val="single" w:sz="12" w:space="0" w:color="auto"/>
            </w:tcBorders>
            <w:shd w:val="clear" w:color="auto" w:fill="auto"/>
            <w:noWrap/>
            <w:vAlign w:val="bottom"/>
            <w:hideMark/>
          </w:tcPr>
          <w:p w14:paraId="1E3DF318" w14:textId="77777777" w:rsidR="00356F69" w:rsidRPr="001C5094" w:rsidRDefault="00356F69" w:rsidP="00147ED2">
            <w:pPr>
              <w:spacing w:after="0" w:line="240" w:lineRule="auto"/>
              <w:jc w:val="center"/>
              <w:rPr>
                <w:rFonts w:eastAsia="Times New Roman" w:cstheme="minorHAnsi"/>
                <w:b/>
                <w:bCs/>
                <w:color w:val="000000"/>
              </w:rPr>
            </w:pPr>
            <w:r w:rsidRPr="001C5094">
              <w:rPr>
                <w:rFonts w:eastAsia="Times New Roman" w:cstheme="minorHAnsi"/>
                <w:b/>
                <w:bCs/>
                <w:color w:val="000000"/>
              </w:rPr>
              <w:t>Price ($)</w:t>
            </w:r>
          </w:p>
        </w:tc>
      </w:tr>
      <w:tr w:rsidR="00356F69" w:rsidRPr="00C22004" w14:paraId="15115815" w14:textId="77777777" w:rsidTr="00147ED2">
        <w:trPr>
          <w:trHeight w:val="300"/>
        </w:trPr>
        <w:tc>
          <w:tcPr>
            <w:tcW w:w="4300" w:type="dxa"/>
            <w:tcBorders>
              <w:top w:val="nil"/>
              <w:left w:val="single" w:sz="12" w:space="0" w:color="auto"/>
              <w:bottom w:val="single" w:sz="12" w:space="0" w:color="auto"/>
              <w:right w:val="single" w:sz="12" w:space="0" w:color="auto"/>
            </w:tcBorders>
            <w:shd w:val="clear" w:color="auto" w:fill="FFFFFF" w:themeFill="background1"/>
            <w:noWrap/>
            <w:vAlign w:val="bottom"/>
            <w:hideMark/>
          </w:tcPr>
          <w:p w14:paraId="23781528" w14:textId="77777777" w:rsidR="00356F69" w:rsidRPr="00C22004" w:rsidRDefault="00356F69" w:rsidP="00147ED2">
            <w:pPr>
              <w:spacing w:after="0" w:line="240" w:lineRule="auto"/>
              <w:rPr>
                <w:rFonts w:eastAsia="Times New Roman" w:cstheme="minorHAnsi"/>
                <w:color w:val="000000"/>
              </w:rPr>
            </w:pPr>
            <w:r w:rsidRPr="00C22004">
              <w:rPr>
                <w:rFonts w:eastAsia="Times New Roman" w:cstheme="minorHAnsi"/>
                <w:color w:val="000000"/>
              </w:rPr>
              <w:t xml:space="preserve">EMAX (knockoff) </w:t>
            </w:r>
            <w:r>
              <w:rPr>
                <w:rFonts w:eastAsia="Times New Roman" w:cstheme="minorHAnsi"/>
                <w:color w:val="000000"/>
              </w:rPr>
              <w:t>RS</w:t>
            </w:r>
            <w:r w:rsidRPr="00C22004">
              <w:rPr>
                <w:rFonts w:eastAsia="Times New Roman" w:cstheme="minorHAnsi"/>
                <w:color w:val="000000"/>
              </w:rPr>
              <w:t>2205</w:t>
            </w:r>
            <w:r>
              <w:rPr>
                <w:rFonts w:eastAsia="Times New Roman" w:cstheme="minorHAnsi"/>
                <w:color w:val="000000"/>
              </w:rPr>
              <w:t xml:space="preserve"> </w:t>
            </w:r>
            <w:r w:rsidRPr="00C22004">
              <w:rPr>
                <w:rFonts w:eastAsia="Times New Roman" w:cstheme="minorHAnsi"/>
                <w:color w:val="000000"/>
              </w:rPr>
              <w:t>2300K</w:t>
            </w:r>
            <w:r>
              <w:rPr>
                <w:rFonts w:eastAsia="Times New Roman" w:cstheme="minorHAnsi"/>
                <w:color w:val="000000"/>
              </w:rPr>
              <w:t>v (</w:t>
            </w:r>
            <w:r w:rsidRPr="00C22004">
              <w:rPr>
                <w:rFonts w:eastAsia="Times New Roman" w:cstheme="minorHAnsi"/>
                <w:color w:val="000000"/>
              </w:rPr>
              <w:t>4pcs</w:t>
            </w:r>
            <w:r>
              <w:rPr>
                <w:rFonts w:eastAsia="Times New Roman" w:cstheme="minorHAnsi"/>
                <w:color w:val="000000"/>
              </w:rPr>
              <w:t>)</w:t>
            </w:r>
          </w:p>
        </w:tc>
        <w:tc>
          <w:tcPr>
            <w:tcW w:w="1920" w:type="dxa"/>
            <w:tcBorders>
              <w:top w:val="nil"/>
              <w:left w:val="nil"/>
              <w:bottom w:val="single" w:sz="12" w:space="0" w:color="auto"/>
              <w:right w:val="single" w:sz="12" w:space="0" w:color="auto"/>
            </w:tcBorders>
            <w:shd w:val="clear" w:color="auto" w:fill="FFFFFF" w:themeFill="background1"/>
            <w:noWrap/>
            <w:vAlign w:val="bottom"/>
            <w:hideMark/>
          </w:tcPr>
          <w:p w14:paraId="50D069B6"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$37.00</w:t>
            </w:r>
          </w:p>
        </w:tc>
        <w:tc>
          <w:tcPr>
            <w:tcW w:w="1500" w:type="dxa"/>
            <w:tcBorders>
              <w:top w:val="nil"/>
              <w:left w:val="nil"/>
              <w:bottom w:val="single" w:sz="12" w:space="0" w:color="auto"/>
              <w:right w:val="single" w:sz="12" w:space="0" w:color="auto"/>
            </w:tcBorders>
            <w:shd w:val="clear" w:color="auto" w:fill="FFFFFF" w:themeFill="background1"/>
            <w:noWrap/>
            <w:vAlign w:val="bottom"/>
            <w:hideMark/>
          </w:tcPr>
          <w:p w14:paraId="66743E36"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1</w:t>
            </w:r>
          </w:p>
        </w:tc>
        <w:tc>
          <w:tcPr>
            <w:tcW w:w="1500" w:type="dxa"/>
            <w:tcBorders>
              <w:top w:val="nil"/>
              <w:left w:val="nil"/>
              <w:bottom w:val="single" w:sz="12" w:space="0" w:color="auto"/>
              <w:right w:val="single" w:sz="12" w:space="0" w:color="auto"/>
            </w:tcBorders>
            <w:shd w:val="clear" w:color="auto" w:fill="FFFFFF" w:themeFill="background1"/>
            <w:noWrap/>
            <w:vAlign w:val="bottom"/>
            <w:hideMark/>
          </w:tcPr>
          <w:p w14:paraId="14838851"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$37.00</w:t>
            </w:r>
          </w:p>
        </w:tc>
      </w:tr>
      <w:tr w:rsidR="00356F69" w:rsidRPr="00C22004" w14:paraId="76BEA56C" w14:textId="77777777" w:rsidTr="00147ED2">
        <w:trPr>
          <w:trHeight w:val="300"/>
        </w:trPr>
        <w:tc>
          <w:tcPr>
            <w:tcW w:w="4300" w:type="dxa"/>
            <w:tcBorders>
              <w:top w:val="nil"/>
              <w:left w:val="single" w:sz="12" w:space="0" w:color="auto"/>
              <w:bottom w:val="single" w:sz="12" w:space="0" w:color="auto"/>
              <w:right w:val="single" w:sz="12" w:space="0" w:color="auto"/>
            </w:tcBorders>
            <w:shd w:val="clear" w:color="000000" w:fill="D9D9D9"/>
            <w:noWrap/>
            <w:vAlign w:val="bottom"/>
          </w:tcPr>
          <w:p w14:paraId="556CCA23" w14:textId="77777777" w:rsidR="00356F69" w:rsidRPr="00C22004" w:rsidRDefault="00356F69" w:rsidP="00147ED2">
            <w:pPr>
              <w:spacing w:after="0" w:line="240" w:lineRule="auto"/>
              <w:rPr>
                <w:rFonts w:eastAsia="Times New Roman" w:cstheme="minorHAnsi"/>
                <w:color w:val="000000"/>
              </w:rPr>
            </w:pPr>
            <w:r>
              <w:rPr>
                <w:rFonts w:eastAsia="Times New Roman" w:cstheme="minorHAnsi"/>
                <w:color w:val="000000"/>
              </w:rPr>
              <w:t xml:space="preserve">iFlight XING 2205 2300Kv </w:t>
            </w:r>
          </w:p>
        </w:tc>
        <w:tc>
          <w:tcPr>
            <w:tcW w:w="1920" w:type="dxa"/>
            <w:tcBorders>
              <w:top w:val="nil"/>
              <w:left w:val="nil"/>
              <w:bottom w:val="single" w:sz="12" w:space="0" w:color="auto"/>
              <w:right w:val="single" w:sz="12" w:space="0" w:color="auto"/>
            </w:tcBorders>
            <w:shd w:val="clear" w:color="000000" w:fill="D9D9D9"/>
            <w:noWrap/>
            <w:vAlign w:val="bottom"/>
          </w:tcPr>
          <w:p w14:paraId="49937682" w14:textId="77777777" w:rsidR="00356F69" w:rsidRPr="00C22004" w:rsidRDefault="00356F69" w:rsidP="00147ED2">
            <w:pPr>
              <w:spacing w:after="0" w:line="240" w:lineRule="auto"/>
              <w:jc w:val="center"/>
              <w:rPr>
                <w:rFonts w:eastAsia="Times New Roman" w:cstheme="minorHAnsi"/>
                <w:color w:val="000000"/>
              </w:rPr>
            </w:pPr>
            <w:r>
              <w:rPr>
                <w:rFonts w:eastAsia="Times New Roman" w:cstheme="minorHAnsi"/>
                <w:color w:val="000000"/>
              </w:rPr>
              <w:t>$17.99</w:t>
            </w:r>
          </w:p>
        </w:tc>
        <w:tc>
          <w:tcPr>
            <w:tcW w:w="1500" w:type="dxa"/>
            <w:tcBorders>
              <w:top w:val="nil"/>
              <w:left w:val="nil"/>
              <w:bottom w:val="single" w:sz="12" w:space="0" w:color="auto"/>
              <w:right w:val="single" w:sz="12" w:space="0" w:color="auto"/>
            </w:tcBorders>
            <w:shd w:val="clear" w:color="000000" w:fill="D9D9D9"/>
            <w:noWrap/>
            <w:vAlign w:val="bottom"/>
          </w:tcPr>
          <w:p w14:paraId="3936323E" w14:textId="77777777" w:rsidR="00356F69" w:rsidRPr="00C22004" w:rsidRDefault="00356F69" w:rsidP="00147ED2">
            <w:pPr>
              <w:spacing w:after="0" w:line="240" w:lineRule="auto"/>
              <w:jc w:val="center"/>
              <w:rPr>
                <w:rFonts w:eastAsia="Times New Roman" w:cstheme="minorHAnsi"/>
                <w:color w:val="000000"/>
              </w:rPr>
            </w:pPr>
            <w:r>
              <w:rPr>
                <w:rFonts w:eastAsia="Times New Roman" w:cstheme="minorHAnsi"/>
                <w:color w:val="000000"/>
              </w:rPr>
              <w:t>4</w:t>
            </w:r>
          </w:p>
        </w:tc>
        <w:tc>
          <w:tcPr>
            <w:tcW w:w="1500" w:type="dxa"/>
            <w:tcBorders>
              <w:top w:val="nil"/>
              <w:left w:val="nil"/>
              <w:bottom w:val="single" w:sz="12" w:space="0" w:color="auto"/>
              <w:right w:val="single" w:sz="12" w:space="0" w:color="auto"/>
            </w:tcBorders>
            <w:shd w:val="clear" w:color="000000" w:fill="D9D9D9"/>
            <w:noWrap/>
            <w:vAlign w:val="bottom"/>
          </w:tcPr>
          <w:p w14:paraId="6F324645" w14:textId="77777777" w:rsidR="00356F69" w:rsidRPr="00C22004" w:rsidRDefault="00356F69" w:rsidP="00147ED2">
            <w:pPr>
              <w:spacing w:after="0" w:line="240" w:lineRule="auto"/>
              <w:jc w:val="center"/>
              <w:rPr>
                <w:rFonts w:eastAsia="Times New Roman" w:cstheme="minorHAnsi"/>
                <w:color w:val="000000"/>
              </w:rPr>
            </w:pPr>
            <w:r>
              <w:rPr>
                <w:rFonts w:eastAsia="Times New Roman" w:cstheme="minorHAnsi"/>
                <w:color w:val="000000"/>
              </w:rPr>
              <w:t>$71.96</w:t>
            </w:r>
          </w:p>
        </w:tc>
      </w:tr>
      <w:tr w:rsidR="00356F69" w:rsidRPr="00C22004" w14:paraId="5D862D96" w14:textId="77777777" w:rsidTr="00147ED2">
        <w:trPr>
          <w:trHeight w:val="300"/>
        </w:trPr>
        <w:tc>
          <w:tcPr>
            <w:tcW w:w="4300" w:type="dxa"/>
            <w:tcBorders>
              <w:top w:val="nil"/>
              <w:left w:val="single" w:sz="12" w:space="0" w:color="auto"/>
              <w:bottom w:val="single" w:sz="12" w:space="0" w:color="auto"/>
              <w:right w:val="single" w:sz="12" w:space="0" w:color="auto"/>
            </w:tcBorders>
            <w:shd w:val="clear" w:color="auto" w:fill="auto"/>
            <w:noWrap/>
            <w:vAlign w:val="bottom"/>
            <w:hideMark/>
          </w:tcPr>
          <w:p w14:paraId="0ADD10DB" w14:textId="77777777" w:rsidR="00356F69" w:rsidRPr="00C22004" w:rsidRDefault="00356F69" w:rsidP="00147ED2">
            <w:pPr>
              <w:spacing w:after="0" w:line="240" w:lineRule="auto"/>
              <w:rPr>
                <w:rFonts w:eastAsia="Times New Roman" w:cstheme="minorHAnsi"/>
                <w:color w:val="000000"/>
              </w:rPr>
            </w:pPr>
            <w:r w:rsidRPr="00C22004">
              <w:rPr>
                <w:rFonts w:eastAsia="Times New Roman" w:cstheme="minorHAnsi"/>
                <w:color w:val="000000"/>
              </w:rPr>
              <w:t>Spedix ES30 HV 3-6S 30A ESC</w:t>
            </w:r>
          </w:p>
        </w:tc>
        <w:tc>
          <w:tcPr>
            <w:tcW w:w="1920" w:type="dxa"/>
            <w:tcBorders>
              <w:top w:val="nil"/>
              <w:left w:val="nil"/>
              <w:bottom w:val="single" w:sz="12" w:space="0" w:color="auto"/>
              <w:right w:val="single" w:sz="12" w:space="0" w:color="auto"/>
            </w:tcBorders>
            <w:shd w:val="clear" w:color="auto" w:fill="auto"/>
            <w:noWrap/>
            <w:vAlign w:val="bottom"/>
            <w:hideMark/>
          </w:tcPr>
          <w:p w14:paraId="5DDC5555"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$11.95</w:t>
            </w:r>
          </w:p>
        </w:tc>
        <w:tc>
          <w:tcPr>
            <w:tcW w:w="1500" w:type="dxa"/>
            <w:tcBorders>
              <w:top w:val="nil"/>
              <w:left w:val="nil"/>
              <w:bottom w:val="single" w:sz="12" w:space="0" w:color="auto"/>
              <w:right w:val="single" w:sz="12" w:space="0" w:color="auto"/>
            </w:tcBorders>
            <w:shd w:val="clear" w:color="auto" w:fill="auto"/>
            <w:noWrap/>
            <w:vAlign w:val="bottom"/>
            <w:hideMark/>
          </w:tcPr>
          <w:p w14:paraId="68C28B6C"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5</w:t>
            </w:r>
          </w:p>
        </w:tc>
        <w:tc>
          <w:tcPr>
            <w:tcW w:w="1500" w:type="dxa"/>
            <w:tcBorders>
              <w:top w:val="nil"/>
              <w:left w:val="nil"/>
              <w:bottom w:val="single" w:sz="12" w:space="0" w:color="auto"/>
              <w:right w:val="single" w:sz="12" w:space="0" w:color="auto"/>
            </w:tcBorders>
            <w:shd w:val="clear" w:color="auto" w:fill="auto"/>
            <w:noWrap/>
            <w:vAlign w:val="bottom"/>
            <w:hideMark/>
          </w:tcPr>
          <w:p w14:paraId="0A6B9D82"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$59.75</w:t>
            </w:r>
          </w:p>
        </w:tc>
      </w:tr>
      <w:tr w:rsidR="00356F69" w:rsidRPr="00C22004" w14:paraId="427D420F" w14:textId="77777777" w:rsidTr="00147ED2">
        <w:trPr>
          <w:trHeight w:val="300"/>
        </w:trPr>
        <w:tc>
          <w:tcPr>
            <w:tcW w:w="4300" w:type="dxa"/>
            <w:tcBorders>
              <w:top w:val="nil"/>
              <w:left w:val="single" w:sz="12" w:space="0" w:color="auto"/>
              <w:bottom w:val="single" w:sz="12" w:space="0" w:color="auto"/>
              <w:right w:val="single" w:sz="12" w:space="0" w:color="auto"/>
            </w:tcBorders>
            <w:shd w:val="clear" w:color="000000" w:fill="D9D9D9"/>
            <w:noWrap/>
            <w:vAlign w:val="bottom"/>
            <w:hideMark/>
          </w:tcPr>
          <w:p w14:paraId="7F8FB785" w14:textId="77777777" w:rsidR="00356F69" w:rsidRPr="00C22004" w:rsidRDefault="00356F69" w:rsidP="00147ED2">
            <w:pPr>
              <w:spacing w:after="0" w:line="240" w:lineRule="auto"/>
              <w:rPr>
                <w:rFonts w:eastAsia="Times New Roman" w:cstheme="minorHAnsi"/>
                <w:color w:val="000000"/>
              </w:rPr>
            </w:pPr>
            <w:r>
              <w:rPr>
                <w:rFonts w:eastAsia="Times New Roman" w:cstheme="minorHAnsi"/>
                <w:color w:val="000000"/>
              </w:rPr>
              <w:lastRenderedPageBreak/>
              <w:t xml:space="preserve">RaceDayQuad </w:t>
            </w:r>
            <w:r w:rsidRPr="00C22004">
              <w:rPr>
                <w:rFonts w:eastAsia="Times New Roman" w:cstheme="minorHAnsi"/>
                <w:color w:val="000000"/>
              </w:rPr>
              <w:t>Lipo battery 3s 2200mah</w:t>
            </w:r>
          </w:p>
        </w:tc>
        <w:tc>
          <w:tcPr>
            <w:tcW w:w="1920" w:type="dxa"/>
            <w:tcBorders>
              <w:top w:val="nil"/>
              <w:left w:val="nil"/>
              <w:bottom w:val="single" w:sz="12" w:space="0" w:color="auto"/>
              <w:right w:val="single" w:sz="12" w:space="0" w:color="auto"/>
            </w:tcBorders>
            <w:shd w:val="clear" w:color="000000" w:fill="D9D9D9"/>
            <w:noWrap/>
            <w:vAlign w:val="bottom"/>
            <w:hideMark/>
          </w:tcPr>
          <w:p w14:paraId="478055F6"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$27.00</w:t>
            </w:r>
          </w:p>
        </w:tc>
        <w:tc>
          <w:tcPr>
            <w:tcW w:w="1500" w:type="dxa"/>
            <w:tcBorders>
              <w:top w:val="nil"/>
              <w:left w:val="nil"/>
              <w:bottom w:val="single" w:sz="12" w:space="0" w:color="auto"/>
              <w:right w:val="single" w:sz="12" w:space="0" w:color="auto"/>
            </w:tcBorders>
            <w:shd w:val="clear" w:color="000000" w:fill="D9D9D9"/>
            <w:noWrap/>
            <w:vAlign w:val="bottom"/>
            <w:hideMark/>
          </w:tcPr>
          <w:p w14:paraId="216EA6E5"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1</w:t>
            </w:r>
          </w:p>
        </w:tc>
        <w:tc>
          <w:tcPr>
            <w:tcW w:w="1500" w:type="dxa"/>
            <w:tcBorders>
              <w:top w:val="nil"/>
              <w:left w:val="nil"/>
              <w:bottom w:val="single" w:sz="12" w:space="0" w:color="auto"/>
              <w:right w:val="single" w:sz="12" w:space="0" w:color="auto"/>
            </w:tcBorders>
            <w:shd w:val="clear" w:color="000000" w:fill="D9D9D9"/>
            <w:noWrap/>
            <w:vAlign w:val="bottom"/>
            <w:hideMark/>
          </w:tcPr>
          <w:p w14:paraId="2D056194"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$27.00</w:t>
            </w:r>
          </w:p>
        </w:tc>
      </w:tr>
      <w:tr w:rsidR="00356F69" w:rsidRPr="00C22004" w14:paraId="487B69AE" w14:textId="77777777" w:rsidTr="00147ED2">
        <w:trPr>
          <w:trHeight w:val="300"/>
        </w:trPr>
        <w:tc>
          <w:tcPr>
            <w:tcW w:w="4300" w:type="dxa"/>
            <w:tcBorders>
              <w:top w:val="nil"/>
              <w:left w:val="single" w:sz="12" w:space="0" w:color="auto"/>
              <w:bottom w:val="single" w:sz="12" w:space="0" w:color="auto"/>
              <w:right w:val="single" w:sz="12" w:space="0" w:color="auto"/>
            </w:tcBorders>
            <w:shd w:val="clear" w:color="auto" w:fill="auto"/>
            <w:noWrap/>
            <w:vAlign w:val="bottom"/>
            <w:hideMark/>
          </w:tcPr>
          <w:p w14:paraId="5A5C0460" w14:textId="77777777" w:rsidR="00356F69" w:rsidRPr="00C22004" w:rsidRDefault="00356F69" w:rsidP="00147ED2">
            <w:pPr>
              <w:spacing w:after="0" w:line="240" w:lineRule="auto"/>
              <w:rPr>
                <w:rFonts w:eastAsia="Times New Roman" w:cstheme="minorHAnsi"/>
                <w:color w:val="000000"/>
              </w:rPr>
            </w:pPr>
            <w:r w:rsidRPr="00C22004">
              <w:rPr>
                <w:rFonts w:eastAsia="Times New Roman" w:cstheme="minorHAnsi"/>
                <w:color w:val="000000"/>
              </w:rPr>
              <w:t>GalaxyElec PDB-XT60 BEC 5V&amp;12V</w:t>
            </w:r>
          </w:p>
        </w:tc>
        <w:tc>
          <w:tcPr>
            <w:tcW w:w="1920" w:type="dxa"/>
            <w:tcBorders>
              <w:top w:val="nil"/>
              <w:left w:val="nil"/>
              <w:bottom w:val="single" w:sz="12" w:space="0" w:color="auto"/>
              <w:right w:val="single" w:sz="12" w:space="0" w:color="auto"/>
            </w:tcBorders>
            <w:shd w:val="clear" w:color="auto" w:fill="auto"/>
            <w:noWrap/>
            <w:vAlign w:val="bottom"/>
            <w:hideMark/>
          </w:tcPr>
          <w:p w14:paraId="1720C94B"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$12.00</w:t>
            </w:r>
          </w:p>
        </w:tc>
        <w:tc>
          <w:tcPr>
            <w:tcW w:w="1500" w:type="dxa"/>
            <w:tcBorders>
              <w:top w:val="nil"/>
              <w:left w:val="nil"/>
              <w:bottom w:val="single" w:sz="12" w:space="0" w:color="auto"/>
              <w:right w:val="single" w:sz="12" w:space="0" w:color="auto"/>
            </w:tcBorders>
            <w:shd w:val="clear" w:color="auto" w:fill="auto"/>
            <w:noWrap/>
            <w:vAlign w:val="bottom"/>
            <w:hideMark/>
          </w:tcPr>
          <w:p w14:paraId="5FD703BB"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1</w:t>
            </w:r>
          </w:p>
        </w:tc>
        <w:tc>
          <w:tcPr>
            <w:tcW w:w="1500" w:type="dxa"/>
            <w:tcBorders>
              <w:top w:val="nil"/>
              <w:left w:val="nil"/>
              <w:bottom w:val="single" w:sz="12" w:space="0" w:color="auto"/>
              <w:right w:val="single" w:sz="12" w:space="0" w:color="auto"/>
            </w:tcBorders>
            <w:shd w:val="clear" w:color="auto" w:fill="auto"/>
            <w:noWrap/>
            <w:vAlign w:val="bottom"/>
            <w:hideMark/>
          </w:tcPr>
          <w:p w14:paraId="56B713B2"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$12.00</w:t>
            </w:r>
          </w:p>
        </w:tc>
      </w:tr>
      <w:tr w:rsidR="00356F69" w:rsidRPr="00C22004" w14:paraId="5E59BD33" w14:textId="77777777" w:rsidTr="00147ED2">
        <w:trPr>
          <w:trHeight w:val="300"/>
        </w:trPr>
        <w:tc>
          <w:tcPr>
            <w:tcW w:w="4300" w:type="dxa"/>
            <w:tcBorders>
              <w:top w:val="nil"/>
              <w:left w:val="single" w:sz="12" w:space="0" w:color="auto"/>
              <w:bottom w:val="single" w:sz="12" w:space="0" w:color="auto"/>
              <w:right w:val="single" w:sz="12" w:space="0" w:color="auto"/>
            </w:tcBorders>
            <w:shd w:val="clear" w:color="000000" w:fill="D9D9D9"/>
            <w:noWrap/>
            <w:vAlign w:val="bottom"/>
            <w:hideMark/>
          </w:tcPr>
          <w:p w14:paraId="41922622" w14:textId="77777777" w:rsidR="00356F69" w:rsidRPr="00C22004" w:rsidRDefault="00356F69" w:rsidP="00147ED2">
            <w:pPr>
              <w:spacing w:after="0" w:line="240" w:lineRule="auto"/>
              <w:rPr>
                <w:rFonts w:eastAsia="Times New Roman" w:cstheme="minorHAnsi"/>
                <w:color w:val="000000"/>
              </w:rPr>
            </w:pPr>
            <w:r w:rsidRPr="00C22004">
              <w:rPr>
                <w:rFonts w:eastAsia="Times New Roman" w:cstheme="minorHAnsi"/>
                <w:color w:val="000000"/>
              </w:rPr>
              <w:t>Gemfan Flash 6042 Tri-Blade 6" Prop 4 Pack</w:t>
            </w:r>
          </w:p>
        </w:tc>
        <w:tc>
          <w:tcPr>
            <w:tcW w:w="1920" w:type="dxa"/>
            <w:tcBorders>
              <w:top w:val="nil"/>
              <w:left w:val="nil"/>
              <w:bottom w:val="single" w:sz="12" w:space="0" w:color="auto"/>
              <w:right w:val="single" w:sz="12" w:space="0" w:color="auto"/>
            </w:tcBorders>
            <w:shd w:val="clear" w:color="000000" w:fill="D9D9D9"/>
            <w:noWrap/>
            <w:vAlign w:val="bottom"/>
            <w:hideMark/>
          </w:tcPr>
          <w:p w14:paraId="1ECDABBD"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$3.99</w:t>
            </w:r>
          </w:p>
        </w:tc>
        <w:tc>
          <w:tcPr>
            <w:tcW w:w="1500" w:type="dxa"/>
            <w:tcBorders>
              <w:top w:val="nil"/>
              <w:left w:val="nil"/>
              <w:bottom w:val="single" w:sz="12" w:space="0" w:color="auto"/>
              <w:right w:val="single" w:sz="12" w:space="0" w:color="auto"/>
            </w:tcBorders>
            <w:shd w:val="clear" w:color="000000" w:fill="D9D9D9"/>
            <w:noWrap/>
            <w:vAlign w:val="bottom"/>
            <w:hideMark/>
          </w:tcPr>
          <w:p w14:paraId="53422CC7"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4</w:t>
            </w:r>
          </w:p>
        </w:tc>
        <w:tc>
          <w:tcPr>
            <w:tcW w:w="1500" w:type="dxa"/>
            <w:tcBorders>
              <w:top w:val="nil"/>
              <w:left w:val="nil"/>
              <w:bottom w:val="single" w:sz="12" w:space="0" w:color="auto"/>
              <w:right w:val="single" w:sz="12" w:space="0" w:color="auto"/>
            </w:tcBorders>
            <w:shd w:val="clear" w:color="000000" w:fill="D9D9D9"/>
            <w:noWrap/>
            <w:vAlign w:val="bottom"/>
            <w:hideMark/>
          </w:tcPr>
          <w:p w14:paraId="2CBCB432"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$15.96</w:t>
            </w:r>
          </w:p>
        </w:tc>
      </w:tr>
      <w:tr w:rsidR="00356F69" w:rsidRPr="00C22004" w14:paraId="2C91EC83" w14:textId="77777777" w:rsidTr="00147ED2">
        <w:trPr>
          <w:trHeight w:val="300"/>
        </w:trPr>
        <w:tc>
          <w:tcPr>
            <w:tcW w:w="4300" w:type="dxa"/>
            <w:tcBorders>
              <w:top w:val="nil"/>
              <w:left w:val="single" w:sz="12" w:space="0" w:color="auto"/>
              <w:bottom w:val="single" w:sz="12" w:space="0" w:color="auto"/>
              <w:right w:val="single" w:sz="12" w:space="0" w:color="auto"/>
            </w:tcBorders>
            <w:shd w:val="clear" w:color="auto" w:fill="auto"/>
            <w:noWrap/>
            <w:vAlign w:val="bottom"/>
            <w:hideMark/>
          </w:tcPr>
          <w:p w14:paraId="33BC41F8" w14:textId="77777777" w:rsidR="00356F69" w:rsidRPr="00C22004" w:rsidRDefault="00356F69" w:rsidP="00147ED2">
            <w:pPr>
              <w:spacing w:after="0" w:line="240" w:lineRule="auto"/>
              <w:rPr>
                <w:rFonts w:eastAsia="Times New Roman" w:cstheme="minorHAnsi"/>
                <w:color w:val="000000"/>
              </w:rPr>
            </w:pPr>
            <w:r w:rsidRPr="00C22004">
              <w:rPr>
                <w:rFonts w:eastAsia="Times New Roman" w:cstheme="minorHAnsi"/>
                <w:color w:val="000000"/>
              </w:rPr>
              <w:t>Propeller Reducers (2.9, 3.1, 4mm) (4 pcs)</w:t>
            </w:r>
          </w:p>
        </w:tc>
        <w:tc>
          <w:tcPr>
            <w:tcW w:w="1920" w:type="dxa"/>
            <w:tcBorders>
              <w:top w:val="nil"/>
              <w:left w:val="nil"/>
              <w:bottom w:val="single" w:sz="12" w:space="0" w:color="auto"/>
              <w:right w:val="single" w:sz="12" w:space="0" w:color="auto"/>
            </w:tcBorders>
            <w:shd w:val="clear" w:color="auto" w:fill="auto"/>
            <w:noWrap/>
            <w:vAlign w:val="bottom"/>
            <w:hideMark/>
          </w:tcPr>
          <w:p w14:paraId="583B84E9"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$0.25</w:t>
            </w:r>
          </w:p>
        </w:tc>
        <w:tc>
          <w:tcPr>
            <w:tcW w:w="1500" w:type="dxa"/>
            <w:tcBorders>
              <w:top w:val="nil"/>
              <w:left w:val="nil"/>
              <w:bottom w:val="single" w:sz="12" w:space="0" w:color="auto"/>
              <w:right w:val="single" w:sz="12" w:space="0" w:color="auto"/>
            </w:tcBorders>
            <w:shd w:val="clear" w:color="auto" w:fill="auto"/>
            <w:noWrap/>
            <w:vAlign w:val="bottom"/>
            <w:hideMark/>
          </w:tcPr>
          <w:p w14:paraId="7E66B2DC"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4</w:t>
            </w:r>
          </w:p>
        </w:tc>
        <w:tc>
          <w:tcPr>
            <w:tcW w:w="1500" w:type="dxa"/>
            <w:tcBorders>
              <w:top w:val="nil"/>
              <w:left w:val="nil"/>
              <w:bottom w:val="single" w:sz="12" w:space="0" w:color="auto"/>
              <w:right w:val="single" w:sz="12" w:space="0" w:color="auto"/>
            </w:tcBorders>
            <w:shd w:val="clear" w:color="auto" w:fill="auto"/>
            <w:noWrap/>
            <w:vAlign w:val="bottom"/>
            <w:hideMark/>
          </w:tcPr>
          <w:p w14:paraId="44E8A86B"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$1.00</w:t>
            </w:r>
          </w:p>
        </w:tc>
      </w:tr>
      <w:tr w:rsidR="00356F69" w:rsidRPr="00C22004" w14:paraId="3E609724" w14:textId="77777777" w:rsidTr="00147ED2">
        <w:trPr>
          <w:trHeight w:val="300"/>
        </w:trPr>
        <w:tc>
          <w:tcPr>
            <w:tcW w:w="4300" w:type="dxa"/>
            <w:tcBorders>
              <w:top w:val="nil"/>
              <w:left w:val="single" w:sz="12" w:space="0" w:color="auto"/>
              <w:bottom w:val="single" w:sz="12" w:space="0" w:color="auto"/>
              <w:right w:val="single" w:sz="12" w:space="0" w:color="auto"/>
            </w:tcBorders>
            <w:shd w:val="clear" w:color="000000" w:fill="D9D9D9"/>
            <w:noWrap/>
            <w:vAlign w:val="bottom"/>
            <w:hideMark/>
          </w:tcPr>
          <w:p w14:paraId="752B16AF" w14:textId="77777777" w:rsidR="00356F69" w:rsidRPr="00C22004" w:rsidRDefault="00356F69" w:rsidP="00147ED2">
            <w:pPr>
              <w:spacing w:after="0" w:line="240" w:lineRule="auto"/>
              <w:rPr>
                <w:rFonts w:eastAsia="Times New Roman" w:cstheme="minorHAnsi"/>
                <w:color w:val="000000"/>
              </w:rPr>
            </w:pPr>
            <w:r w:rsidRPr="00C22004">
              <w:rPr>
                <w:rFonts w:eastAsia="Times New Roman" w:cstheme="minorHAnsi"/>
                <w:color w:val="000000"/>
              </w:rPr>
              <w:t>Ultrasonic Sensor Module HC-SR04</w:t>
            </w:r>
            <w:r>
              <w:rPr>
                <w:rFonts w:eastAsia="Times New Roman" w:cstheme="minorHAnsi"/>
                <w:color w:val="000000"/>
              </w:rPr>
              <w:t xml:space="preserve"> (2pcs)</w:t>
            </w:r>
          </w:p>
        </w:tc>
        <w:tc>
          <w:tcPr>
            <w:tcW w:w="1920" w:type="dxa"/>
            <w:tcBorders>
              <w:top w:val="nil"/>
              <w:left w:val="nil"/>
              <w:bottom w:val="single" w:sz="12" w:space="0" w:color="auto"/>
              <w:right w:val="single" w:sz="12" w:space="0" w:color="auto"/>
            </w:tcBorders>
            <w:shd w:val="clear" w:color="000000" w:fill="D9D9D9"/>
            <w:noWrap/>
            <w:vAlign w:val="bottom"/>
            <w:hideMark/>
          </w:tcPr>
          <w:p w14:paraId="11122127"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$6.77</w:t>
            </w:r>
          </w:p>
        </w:tc>
        <w:tc>
          <w:tcPr>
            <w:tcW w:w="1500" w:type="dxa"/>
            <w:tcBorders>
              <w:top w:val="nil"/>
              <w:left w:val="nil"/>
              <w:bottom w:val="single" w:sz="12" w:space="0" w:color="auto"/>
              <w:right w:val="single" w:sz="12" w:space="0" w:color="auto"/>
            </w:tcBorders>
            <w:shd w:val="clear" w:color="000000" w:fill="D9D9D9"/>
            <w:noWrap/>
            <w:vAlign w:val="bottom"/>
            <w:hideMark/>
          </w:tcPr>
          <w:p w14:paraId="7F8E8618"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1</w:t>
            </w:r>
          </w:p>
        </w:tc>
        <w:tc>
          <w:tcPr>
            <w:tcW w:w="1500" w:type="dxa"/>
            <w:tcBorders>
              <w:top w:val="nil"/>
              <w:left w:val="nil"/>
              <w:bottom w:val="single" w:sz="12" w:space="0" w:color="auto"/>
              <w:right w:val="single" w:sz="12" w:space="0" w:color="auto"/>
            </w:tcBorders>
            <w:shd w:val="clear" w:color="000000" w:fill="D9D9D9"/>
            <w:noWrap/>
            <w:vAlign w:val="bottom"/>
            <w:hideMark/>
          </w:tcPr>
          <w:p w14:paraId="19BB3803"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$6.77</w:t>
            </w:r>
          </w:p>
        </w:tc>
      </w:tr>
      <w:tr w:rsidR="00356F69" w:rsidRPr="00C22004" w14:paraId="1437568F" w14:textId="77777777" w:rsidTr="00147ED2">
        <w:trPr>
          <w:trHeight w:val="300"/>
        </w:trPr>
        <w:tc>
          <w:tcPr>
            <w:tcW w:w="4300" w:type="dxa"/>
            <w:tcBorders>
              <w:top w:val="nil"/>
              <w:left w:val="single" w:sz="12" w:space="0" w:color="auto"/>
              <w:bottom w:val="single" w:sz="12" w:space="0" w:color="auto"/>
              <w:right w:val="single" w:sz="12" w:space="0" w:color="auto"/>
            </w:tcBorders>
            <w:shd w:val="clear" w:color="auto" w:fill="auto"/>
            <w:noWrap/>
            <w:vAlign w:val="bottom"/>
            <w:hideMark/>
          </w:tcPr>
          <w:p w14:paraId="1A9327EE" w14:textId="77777777" w:rsidR="00356F69" w:rsidRPr="00C22004" w:rsidRDefault="00356F69" w:rsidP="00147ED2">
            <w:pPr>
              <w:spacing w:after="0" w:line="240" w:lineRule="auto"/>
              <w:rPr>
                <w:rFonts w:eastAsia="Times New Roman" w:cstheme="minorHAnsi"/>
                <w:color w:val="000000"/>
              </w:rPr>
            </w:pPr>
            <w:r w:rsidRPr="00C22004">
              <w:rPr>
                <w:rFonts w:eastAsia="Times New Roman" w:cstheme="minorHAnsi"/>
                <w:color w:val="000000"/>
              </w:rPr>
              <w:t>WWZMDiB SG90 Micro Servo Motor</w:t>
            </w:r>
          </w:p>
        </w:tc>
        <w:tc>
          <w:tcPr>
            <w:tcW w:w="1920" w:type="dxa"/>
            <w:tcBorders>
              <w:top w:val="nil"/>
              <w:left w:val="nil"/>
              <w:bottom w:val="single" w:sz="12" w:space="0" w:color="auto"/>
              <w:right w:val="single" w:sz="12" w:space="0" w:color="auto"/>
            </w:tcBorders>
            <w:shd w:val="clear" w:color="auto" w:fill="auto"/>
            <w:noWrap/>
            <w:vAlign w:val="bottom"/>
            <w:hideMark/>
          </w:tcPr>
          <w:p w14:paraId="1A6FA5DD"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$8.00</w:t>
            </w:r>
          </w:p>
        </w:tc>
        <w:tc>
          <w:tcPr>
            <w:tcW w:w="1500" w:type="dxa"/>
            <w:tcBorders>
              <w:top w:val="nil"/>
              <w:left w:val="nil"/>
              <w:bottom w:val="single" w:sz="12" w:space="0" w:color="auto"/>
              <w:right w:val="single" w:sz="12" w:space="0" w:color="auto"/>
            </w:tcBorders>
            <w:shd w:val="clear" w:color="auto" w:fill="auto"/>
            <w:noWrap/>
            <w:vAlign w:val="bottom"/>
            <w:hideMark/>
          </w:tcPr>
          <w:p w14:paraId="483ABEF0"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1</w:t>
            </w:r>
          </w:p>
        </w:tc>
        <w:tc>
          <w:tcPr>
            <w:tcW w:w="1500" w:type="dxa"/>
            <w:tcBorders>
              <w:top w:val="nil"/>
              <w:left w:val="nil"/>
              <w:bottom w:val="single" w:sz="12" w:space="0" w:color="auto"/>
              <w:right w:val="single" w:sz="12" w:space="0" w:color="auto"/>
            </w:tcBorders>
            <w:shd w:val="clear" w:color="auto" w:fill="auto"/>
            <w:noWrap/>
            <w:vAlign w:val="bottom"/>
            <w:hideMark/>
          </w:tcPr>
          <w:p w14:paraId="10BBEB1C"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$8.00</w:t>
            </w:r>
          </w:p>
        </w:tc>
      </w:tr>
      <w:tr w:rsidR="00356F69" w:rsidRPr="00C22004" w14:paraId="113FC133" w14:textId="77777777" w:rsidTr="00147ED2">
        <w:trPr>
          <w:trHeight w:val="300"/>
        </w:trPr>
        <w:tc>
          <w:tcPr>
            <w:tcW w:w="4300" w:type="dxa"/>
            <w:tcBorders>
              <w:top w:val="nil"/>
              <w:left w:val="single" w:sz="12" w:space="0" w:color="auto"/>
              <w:bottom w:val="single" w:sz="12" w:space="0" w:color="auto"/>
              <w:right w:val="single" w:sz="12" w:space="0" w:color="auto"/>
            </w:tcBorders>
            <w:shd w:val="clear" w:color="000000" w:fill="D9D9D9"/>
            <w:vAlign w:val="bottom"/>
            <w:hideMark/>
          </w:tcPr>
          <w:p w14:paraId="2A006712" w14:textId="77777777" w:rsidR="00356F69" w:rsidRPr="00C22004" w:rsidRDefault="00356F69" w:rsidP="00147ED2">
            <w:pPr>
              <w:spacing w:after="0" w:line="240" w:lineRule="auto"/>
              <w:rPr>
                <w:rFonts w:eastAsia="Times New Roman" w:cstheme="minorHAnsi"/>
                <w:color w:val="0F1111"/>
              </w:rPr>
            </w:pPr>
            <w:r w:rsidRPr="00C22004">
              <w:rPr>
                <w:rFonts w:eastAsia="Times New Roman" w:cstheme="minorHAnsi"/>
                <w:color w:val="0F1111"/>
              </w:rPr>
              <w:t>ELEGOO PLA Plus, Printer Filament, Black</w:t>
            </w:r>
          </w:p>
        </w:tc>
        <w:tc>
          <w:tcPr>
            <w:tcW w:w="1920" w:type="dxa"/>
            <w:tcBorders>
              <w:top w:val="nil"/>
              <w:left w:val="nil"/>
              <w:bottom w:val="single" w:sz="12" w:space="0" w:color="auto"/>
              <w:right w:val="single" w:sz="12" w:space="0" w:color="auto"/>
            </w:tcBorders>
            <w:shd w:val="clear" w:color="000000" w:fill="D9D9D9"/>
            <w:noWrap/>
            <w:vAlign w:val="bottom"/>
            <w:hideMark/>
          </w:tcPr>
          <w:p w14:paraId="6C7EDD13"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$15.99</w:t>
            </w:r>
          </w:p>
        </w:tc>
        <w:tc>
          <w:tcPr>
            <w:tcW w:w="1500" w:type="dxa"/>
            <w:tcBorders>
              <w:top w:val="nil"/>
              <w:left w:val="nil"/>
              <w:bottom w:val="single" w:sz="12" w:space="0" w:color="auto"/>
              <w:right w:val="single" w:sz="12" w:space="0" w:color="auto"/>
            </w:tcBorders>
            <w:shd w:val="clear" w:color="000000" w:fill="D9D9D9"/>
            <w:vAlign w:val="bottom"/>
            <w:hideMark/>
          </w:tcPr>
          <w:p w14:paraId="59F4234D" w14:textId="77777777" w:rsidR="00356F69" w:rsidRPr="00C22004" w:rsidRDefault="00356F69" w:rsidP="00147ED2">
            <w:pPr>
              <w:spacing w:after="0" w:line="240" w:lineRule="auto"/>
              <w:jc w:val="center"/>
              <w:rPr>
                <w:rFonts w:eastAsia="Times New Roman" w:cstheme="minorHAnsi"/>
                <w:color w:val="0F1111"/>
                <w:sz w:val="18"/>
                <w:szCs w:val="18"/>
              </w:rPr>
            </w:pPr>
            <w:r w:rsidRPr="00C22004">
              <w:rPr>
                <w:rFonts w:eastAsia="Times New Roman" w:cstheme="minorHAnsi"/>
                <w:color w:val="0F1111"/>
                <w:sz w:val="18"/>
                <w:szCs w:val="18"/>
              </w:rPr>
              <w:t>1</w:t>
            </w:r>
          </w:p>
        </w:tc>
        <w:tc>
          <w:tcPr>
            <w:tcW w:w="1500" w:type="dxa"/>
            <w:tcBorders>
              <w:top w:val="nil"/>
              <w:left w:val="nil"/>
              <w:bottom w:val="single" w:sz="12" w:space="0" w:color="auto"/>
              <w:right w:val="single" w:sz="12" w:space="0" w:color="auto"/>
            </w:tcBorders>
            <w:shd w:val="clear" w:color="000000" w:fill="D9D9D9"/>
            <w:noWrap/>
            <w:vAlign w:val="bottom"/>
            <w:hideMark/>
          </w:tcPr>
          <w:p w14:paraId="05FB357D"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$15.99</w:t>
            </w:r>
          </w:p>
        </w:tc>
      </w:tr>
      <w:tr w:rsidR="00356F69" w:rsidRPr="00C22004" w14:paraId="1E0CDD8C" w14:textId="77777777" w:rsidTr="00147ED2">
        <w:trPr>
          <w:trHeight w:val="300"/>
        </w:trPr>
        <w:tc>
          <w:tcPr>
            <w:tcW w:w="4300" w:type="dxa"/>
            <w:tcBorders>
              <w:top w:val="nil"/>
              <w:left w:val="single" w:sz="12" w:space="0" w:color="auto"/>
              <w:bottom w:val="single" w:sz="12" w:space="0" w:color="auto"/>
              <w:right w:val="single" w:sz="12" w:space="0" w:color="auto"/>
            </w:tcBorders>
            <w:shd w:val="clear" w:color="auto" w:fill="auto"/>
            <w:noWrap/>
            <w:vAlign w:val="bottom"/>
            <w:hideMark/>
          </w:tcPr>
          <w:p w14:paraId="55E36B43" w14:textId="77777777" w:rsidR="00356F69" w:rsidRPr="00C22004" w:rsidRDefault="00356F69" w:rsidP="00147ED2">
            <w:pPr>
              <w:spacing w:after="0" w:line="240" w:lineRule="auto"/>
              <w:rPr>
                <w:rFonts w:eastAsia="Times New Roman" w:cstheme="minorHAnsi"/>
                <w:color w:val="000000"/>
              </w:rPr>
            </w:pPr>
            <w:r w:rsidRPr="00C22004">
              <w:rPr>
                <w:rFonts w:eastAsia="Times New Roman" w:cstheme="minorHAnsi"/>
                <w:color w:val="000000"/>
              </w:rPr>
              <w:t xml:space="preserve">M3 Assorted Lengths </w:t>
            </w:r>
          </w:p>
        </w:tc>
        <w:tc>
          <w:tcPr>
            <w:tcW w:w="1920" w:type="dxa"/>
            <w:tcBorders>
              <w:top w:val="nil"/>
              <w:left w:val="nil"/>
              <w:bottom w:val="single" w:sz="12" w:space="0" w:color="auto"/>
              <w:right w:val="single" w:sz="12" w:space="0" w:color="auto"/>
            </w:tcBorders>
            <w:shd w:val="clear" w:color="auto" w:fill="auto"/>
            <w:noWrap/>
            <w:vAlign w:val="bottom"/>
            <w:hideMark/>
          </w:tcPr>
          <w:p w14:paraId="1096C9DA"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$11.99</w:t>
            </w:r>
          </w:p>
        </w:tc>
        <w:tc>
          <w:tcPr>
            <w:tcW w:w="1500" w:type="dxa"/>
            <w:tcBorders>
              <w:top w:val="nil"/>
              <w:left w:val="nil"/>
              <w:bottom w:val="single" w:sz="12" w:space="0" w:color="auto"/>
              <w:right w:val="single" w:sz="12" w:space="0" w:color="auto"/>
            </w:tcBorders>
            <w:shd w:val="clear" w:color="auto" w:fill="auto"/>
            <w:noWrap/>
            <w:vAlign w:val="bottom"/>
            <w:hideMark/>
          </w:tcPr>
          <w:p w14:paraId="03CA61E0"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1</w:t>
            </w:r>
          </w:p>
        </w:tc>
        <w:tc>
          <w:tcPr>
            <w:tcW w:w="1500" w:type="dxa"/>
            <w:tcBorders>
              <w:top w:val="nil"/>
              <w:left w:val="nil"/>
              <w:bottom w:val="single" w:sz="12" w:space="0" w:color="auto"/>
              <w:right w:val="single" w:sz="12" w:space="0" w:color="auto"/>
            </w:tcBorders>
            <w:shd w:val="clear" w:color="auto" w:fill="auto"/>
            <w:noWrap/>
            <w:vAlign w:val="bottom"/>
            <w:hideMark/>
          </w:tcPr>
          <w:p w14:paraId="06199244"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$11.99</w:t>
            </w:r>
          </w:p>
        </w:tc>
      </w:tr>
      <w:tr w:rsidR="00356F69" w:rsidRPr="00C22004" w14:paraId="651D821F" w14:textId="77777777" w:rsidTr="00147ED2">
        <w:trPr>
          <w:trHeight w:val="300"/>
        </w:trPr>
        <w:tc>
          <w:tcPr>
            <w:tcW w:w="4300" w:type="dxa"/>
            <w:tcBorders>
              <w:top w:val="nil"/>
              <w:left w:val="single" w:sz="12" w:space="0" w:color="auto"/>
              <w:bottom w:val="single" w:sz="12" w:space="0" w:color="auto"/>
              <w:right w:val="single" w:sz="12" w:space="0" w:color="auto"/>
            </w:tcBorders>
            <w:shd w:val="clear" w:color="000000" w:fill="D9D9D9"/>
            <w:noWrap/>
            <w:vAlign w:val="bottom"/>
            <w:hideMark/>
          </w:tcPr>
          <w:p w14:paraId="6E9C0917" w14:textId="77777777" w:rsidR="00356F69" w:rsidRPr="00C22004" w:rsidRDefault="00356F69" w:rsidP="00147ED2">
            <w:pPr>
              <w:spacing w:after="0" w:line="240" w:lineRule="auto"/>
              <w:rPr>
                <w:rFonts w:eastAsia="Times New Roman" w:cstheme="minorHAnsi"/>
                <w:color w:val="000000"/>
              </w:rPr>
            </w:pPr>
            <w:r w:rsidRPr="00C22004">
              <w:rPr>
                <w:rFonts w:eastAsia="Times New Roman" w:cstheme="minorHAnsi"/>
                <w:color w:val="000000"/>
              </w:rPr>
              <w:t>M3 x 4.6mm x 5.7mm Heat Inserts, 150pcs</w:t>
            </w:r>
          </w:p>
        </w:tc>
        <w:tc>
          <w:tcPr>
            <w:tcW w:w="1920" w:type="dxa"/>
            <w:tcBorders>
              <w:top w:val="nil"/>
              <w:left w:val="nil"/>
              <w:bottom w:val="single" w:sz="12" w:space="0" w:color="auto"/>
              <w:right w:val="single" w:sz="12" w:space="0" w:color="auto"/>
            </w:tcBorders>
            <w:shd w:val="clear" w:color="000000" w:fill="D9D9D9"/>
            <w:noWrap/>
            <w:vAlign w:val="bottom"/>
            <w:hideMark/>
          </w:tcPr>
          <w:p w14:paraId="7315B143"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$7.99</w:t>
            </w:r>
          </w:p>
        </w:tc>
        <w:tc>
          <w:tcPr>
            <w:tcW w:w="1500" w:type="dxa"/>
            <w:tcBorders>
              <w:top w:val="nil"/>
              <w:left w:val="nil"/>
              <w:bottom w:val="single" w:sz="12" w:space="0" w:color="auto"/>
              <w:right w:val="single" w:sz="12" w:space="0" w:color="auto"/>
            </w:tcBorders>
            <w:shd w:val="clear" w:color="000000" w:fill="D9D9D9"/>
            <w:noWrap/>
            <w:vAlign w:val="bottom"/>
            <w:hideMark/>
          </w:tcPr>
          <w:p w14:paraId="223E4590"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1</w:t>
            </w:r>
          </w:p>
        </w:tc>
        <w:tc>
          <w:tcPr>
            <w:tcW w:w="1500" w:type="dxa"/>
            <w:tcBorders>
              <w:top w:val="nil"/>
              <w:left w:val="nil"/>
              <w:bottom w:val="single" w:sz="12" w:space="0" w:color="auto"/>
              <w:right w:val="single" w:sz="12" w:space="0" w:color="auto"/>
            </w:tcBorders>
            <w:shd w:val="clear" w:color="000000" w:fill="D9D9D9"/>
            <w:noWrap/>
            <w:vAlign w:val="bottom"/>
            <w:hideMark/>
          </w:tcPr>
          <w:p w14:paraId="49FF6048"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$7.99</w:t>
            </w:r>
          </w:p>
        </w:tc>
      </w:tr>
      <w:tr w:rsidR="00356F69" w:rsidRPr="00C22004" w14:paraId="0AF3E36C" w14:textId="77777777" w:rsidTr="00147ED2">
        <w:trPr>
          <w:trHeight w:val="300"/>
        </w:trPr>
        <w:tc>
          <w:tcPr>
            <w:tcW w:w="4300" w:type="dxa"/>
            <w:tcBorders>
              <w:top w:val="nil"/>
              <w:left w:val="single" w:sz="12" w:space="0" w:color="auto"/>
              <w:bottom w:val="single" w:sz="12" w:space="0" w:color="auto"/>
              <w:right w:val="single" w:sz="12" w:space="0" w:color="auto"/>
            </w:tcBorders>
            <w:shd w:val="clear" w:color="auto" w:fill="auto"/>
            <w:noWrap/>
            <w:vAlign w:val="bottom"/>
            <w:hideMark/>
          </w:tcPr>
          <w:p w14:paraId="3815C28B" w14:textId="77777777" w:rsidR="00356F69" w:rsidRPr="00C22004" w:rsidRDefault="00356F69" w:rsidP="00147ED2">
            <w:pPr>
              <w:spacing w:after="0" w:line="240" w:lineRule="auto"/>
              <w:rPr>
                <w:rFonts w:eastAsia="Times New Roman" w:cstheme="minorHAnsi"/>
                <w:color w:val="000000"/>
              </w:rPr>
            </w:pPr>
            <w:r w:rsidRPr="00C22004">
              <w:rPr>
                <w:rFonts w:eastAsia="Times New Roman" w:cstheme="minorHAnsi"/>
                <w:color w:val="000000"/>
              </w:rPr>
              <w:t>Nylon Spacers 3mm, 100pcs</w:t>
            </w:r>
          </w:p>
        </w:tc>
        <w:tc>
          <w:tcPr>
            <w:tcW w:w="1920" w:type="dxa"/>
            <w:tcBorders>
              <w:top w:val="nil"/>
              <w:left w:val="nil"/>
              <w:bottom w:val="single" w:sz="12" w:space="0" w:color="auto"/>
              <w:right w:val="single" w:sz="12" w:space="0" w:color="auto"/>
            </w:tcBorders>
            <w:shd w:val="clear" w:color="auto" w:fill="auto"/>
            <w:noWrap/>
            <w:vAlign w:val="bottom"/>
            <w:hideMark/>
          </w:tcPr>
          <w:p w14:paraId="35D51BD3"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$6.59</w:t>
            </w:r>
          </w:p>
        </w:tc>
        <w:tc>
          <w:tcPr>
            <w:tcW w:w="1500" w:type="dxa"/>
            <w:tcBorders>
              <w:top w:val="nil"/>
              <w:left w:val="nil"/>
              <w:bottom w:val="single" w:sz="12" w:space="0" w:color="auto"/>
              <w:right w:val="single" w:sz="12" w:space="0" w:color="auto"/>
            </w:tcBorders>
            <w:shd w:val="clear" w:color="auto" w:fill="auto"/>
            <w:noWrap/>
            <w:vAlign w:val="bottom"/>
            <w:hideMark/>
          </w:tcPr>
          <w:p w14:paraId="4B993283"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1</w:t>
            </w:r>
          </w:p>
        </w:tc>
        <w:tc>
          <w:tcPr>
            <w:tcW w:w="1500" w:type="dxa"/>
            <w:tcBorders>
              <w:top w:val="nil"/>
              <w:left w:val="nil"/>
              <w:bottom w:val="single" w:sz="12" w:space="0" w:color="auto"/>
              <w:right w:val="single" w:sz="12" w:space="0" w:color="auto"/>
            </w:tcBorders>
            <w:shd w:val="clear" w:color="auto" w:fill="auto"/>
            <w:noWrap/>
            <w:vAlign w:val="bottom"/>
            <w:hideMark/>
          </w:tcPr>
          <w:p w14:paraId="4F33A2A8"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$6.59</w:t>
            </w:r>
          </w:p>
        </w:tc>
      </w:tr>
      <w:tr w:rsidR="00356F69" w:rsidRPr="00C22004" w14:paraId="2E6DCA46" w14:textId="77777777" w:rsidTr="00147ED2">
        <w:trPr>
          <w:trHeight w:val="300"/>
        </w:trPr>
        <w:tc>
          <w:tcPr>
            <w:tcW w:w="4300" w:type="dxa"/>
            <w:tcBorders>
              <w:top w:val="nil"/>
              <w:left w:val="single" w:sz="12" w:space="0" w:color="auto"/>
              <w:bottom w:val="single" w:sz="12" w:space="0" w:color="auto"/>
              <w:right w:val="single" w:sz="12" w:space="0" w:color="auto"/>
            </w:tcBorders>
            <w:shd w:val="clear" w:color="000000" w:fill="D9D9D9"/>
            <w:noWrap/>
            <w:vAlign w:val="bottom"/>
            <w:hideMark/>
          </w:tcPr>
          <w:p w14:paraId="49685849" w14:textId="77777777" w:rsidR="00356F69" w:rsidRPr="00C22004" w:rsidRDefault="00356F69" w:rsidP="00147ED2">
            <w:pPr>
              <w:spacing w:after="0" w:line="240" w:lineRule="auto"/>
              <w:rPr>
                <w:rFonts w:eastAsia="Times New Roman" w:cstheme="minorHAnsi"/>
                <w:color w:val="000000"/>
              </w:rPr>
            </w:pPr>
            <w:r w:rsidRPr="00C22004">
              <w:rPr>
                <w:rFonts w:eastAsia="Times New Roman" w:cstheme="minorHAnsi"/>
                <w:color w:val="000000"/>
              </w:rPr>
              <w:t>Elegoo Jumper Ribbon Wires</w:t>
            </w:r>
          </w:p>
        </w:tc>
        <w:tc>
          <w:tcPr>
            <w:tcW w:w="1920" w:type="dxa"/>
            <w:tcBorders>
              <w:top w:val="nil"/>
              <w:left w:val="nil"/>
              <w:bottom w:val="single" w:sz="12" w:space="0" w:color="auto"/>
              <w:right w:val="single" w:sz="12" w:space="0" w:color="auto"/>
            </w:tcBorders>
            <w:shd w:val="clear" w:color="000000" w:fill="D9D9D9"/>
            <w:noWrap/>
            <w:vAlign w:val="bottom"/>
            <w:hideMark/>
          </w:tcPr>
          <w:p w14:paraId="430FCF3F"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$6.98</w:t>
            </w:r>
          </w:p>
        </w:tc>
        <w:tc>
          <w:tcPr>
            <w:tcW w:w="1500" w:type="dxa"/>
            <w:tcBorders>
              <w:top w:val="nil"/>
              <w:left w:val="nil"/>
              <w:bottom w:val="single" w:sz="12" w:space="0" w:color="auto"/>
              <w:right w:val="single" w:sz="12" w:space="0" w:color="auto"/>
            </w:tcBorders>
            <w:shd w:val="clear" w:color="000000" w:fill="D9D9D9"/>
            <w:noWrap/>
            <w:vAlign w:val="bottom"/>
            <w:hideMark/>
          </w:tcPr>
          <w:p w14:paraId="508E7ED9"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1</w:t>
            </w:r>
          </w:p>
        </w:tc>
        <w:tc>
          <w:tcPr>
            <w:tcW w:w="1500" w:type="dxa"/>
            <w:tcBorders>
              <w:top w:val="nil"/>
              <w:left w:val="nil"/>
              <w:bottom w:val="single" w:sz="12" w:space="0" w:color="auto"/>
              <w:right w:val="single" w:sz="12" w:space="0" w:color="auto"/>
            </w:tcBorders>
            <w:shd w:val="clear" w:color="000000" w:fill="D9D9D9"/>
            <w:noWrap/>
            <w:vAlign w:val="bottom"/>
            <w:hideMark/>
          </w:tcPr>
          <w:p w14:paraId="05A5384E"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$6.98</w:t>
            </w:r>
          </w:p>
        </w:tc>
      </w:tr>
      <w:tr w:rsidR="00356F69" w:rsidRPr="00C22004" w14:paraId="7B580582" w14:textId="77777777" w:rsidTr="00147ED2">
        <w:trPr>
          <w:trHeight w:val="300"/>
        </w:trPr>
        <w:tc>
          <w:tcPr>
            <w:tcW w:w="4300" w:type="dxa"/>
            <w:tcBorders>
              <w:top w:val="nil"/>
              <w:left w:val="single" w:sz="12" w:space="0" w:color="auto"/>
              <w:bottom w:val="single" w:sz="12" w:space="0" w:color="auto"/>
              <w:right w:val="single" w:sz="12" w:space="0" w:color="auto"/>
            </w:tcBorders>
            <w:shd w:val="clear" w:color="auto" w:fill="auto"/>
            <w:noWrap/>
            <w:vAlign w:val="bottom"/>
            <w:hideMark/>
          </w:tcPr>
          <w:p w14:paraId="44F5B346" w14:textId="77777777" w:rsidR="00356F69" w:rsidRPr="00C22004" w:rsidRDefault="00356F69" w:rsidP="00147ED2">
            <w:pPr>
              <w:spacing w:after="0" w:line="240" w:lineRule="auto"/>
              <w:rPr>
                <w:rFonts w:eastAsia="Times New Roman" w:cstheme="minorHAnsi"/>
                <w:color w:val="000000"/>
              </w:rPr>
            </w:pPr>
            <w:r w:rsidRPr="00C22004">
              <w:rPr>
                <w:rFonts w:eastAsia="Times New Roman" w:cstheme="minorHAnsi"/>
                <w:color w:val="000000"/>
              </w:rPr>
              <w:t>Zip Ties 4 inch by Tantti Supply</w:t>
            </w:r>
          </w:p>
        </w:tc>
        <w:tc>
          <w:tcPr>
            <w:tcW w:w="1920" w:type="dxa"/>
            <w:tcBorders>
              <w:top w:val="nil"/>
              <w:left w:val="nil"/>
              <w:bottom w:val="single" w:sz="12" w:space="0" w:color="auto"/>
              <w:right w:val="single" w:sz="12" w:space="0" w:color="auto"/>
            </w:tcBorders>
            <w:shd w:val="clear" w:color="auto" w:fill="auto"/>
            <w:noWrap/>
            <w:vAlign w:val="bottom"/>
            <w:hideMark/>
          </w:tcPr>
          <w:p w14:paraId="20EB6816"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$3.99</w:t>
            </w:r>
          </w:p>
        </w:tc>
        <w:tc>
          <w:tcPr>
            <w:tcW w:w="1500" w:type="dxa"/>
            <w:tcBorders>
              <w:top w:val="nil"/>
              <w:left w:val="nil"/>
              <w:bottom w:val="single" w:sz="12" w:space="0" w:color="auto"/>
              <w:right w:val="single" w:sz="12" w:space="0" w:color="auto"/>
            </w:tcBorders>
            <w:shd w:val="clear" w:color="auto" w:fill="auto"/>
            <w:noWrap/>
            <w:vAlign w:val="bottom"/>
            <w:hideMark/>
          </w:tcPr>
          <w:p w14:paraId="0204DDCD"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1</w:t>
            </w:r>
          </w:p>
        </w:tc>
        <w:tc>
          <w:tcPr>
            <w:tcW w:w="1500" w:type="dxa"/>
            <w:tcBorders>
              <w:top w:val="nil"/>
              <w:left w:val="nil"/>
              <w:bottom w:val="single" w:sz="12" w:space="0" w:color="auto"/>
              <w:right w:val="single" w:sz="12" w:space="0" w:color="auto"/>
            </w:tcBorders>
            <w:shd w:val="clear" w:color="auto" w:fill="auto"/>
            <w:noWrap/>
            <w:vAlign w:val="bottom"/>
            <w:hideMark/>
          </w:tcPr>
          <w:p w14:paraId="0FBDB1BB" w14:textId="77777777" w:rsidR="00356F69" w:rsidRPr="00C22004" w:rsidRDefault="00356F69" w:rsidP="00147ED2">
            <w:pPr>
              <w:spacing w:after="0" w:line="240" w:lineRule="auto"/>
              <w:jc w:val="center"/>
              <w:rPr>
                <w:rFonts w:eastAsia="Times New Roman" w:cstheme="minorHAnsi"/>
                <w:color w:val="000000"/>
              </w:rPr>
            </w:pPr>
            <w:r w:rsidRPr="00C22004">
              <w:rPr>
                <w:rFonts w:eastAsia="Times New Roman" w:cstheme="minorHAnsi"/>
                <w:color w:val="000000"/>
              </w:rPr>
              <w:t>$3.99</w:t>
            </w:r>
          </w:p>
        </w:tc>
      </w:tr>
      <w:tr w:rsidR="00356F69" w:rsidRPr="00C22004" w14:paraId="3696DDB6" w14:textId="77777777" w:rsidTr="00147ED2">
        <w:trPr>
          <w:trHeight w:val="300"/>
        </w:trPr>
        <w:tc>
          <w:tcPr>
            <w:tcW w:w="4300" w:type="dxa"/>
            <w:tcBorders>
              <w:top w:val="nil"/>
              <w:left w:val="single" w:sz="12" w:space="0" w:color="auto"/>
              <w:bottom w:val="single" w:sz="12" w:space="0" w:color="auto"/>
              <w:right w:val="single" w:sz="12" w:space="0" w:color="auto"/>
            </w:tcBorders>
            <w:shd w:val="clear" w:color="auto" w:fill="auto"/>
            <w:noWrap/>
            <w:vAlign w:val="bottom"/>
            <w:hideMark/>
          </w:tcPr>
          <w:p w14:paraId="7AD8545E" w14:textId="77777777" w:rsidR="00356F69" w:rsidRPr="00C22004" w:rsidRDefault="00356F69" w:rsidP="00147ED2">
            <w:pPr>
              <w:spacing w:after="0" w:line="240" w:lineRule="auto"/>
              <w:jc w:val="right"/>
              <w:rPr>
                <w:rFonts w:eastAsia="Times New Roman" w:cstheme="minorHAnsi"/>
                <w:color w:val="000000"/>
              </w:rPr>
            </w:pPr>
            <w:r w:rsidRPr="00C22004">
              <w:rPr>
                <w:rFonts w:eastAsia="Times New Roman" w:cstheme="minorHAnsi"/>
                <w:color w:val="000000"/>
              </w:rPr>
              <w:t>Total</w:t>
            </w:r>
          </w:p>
        </w:tc>
        <w:tc>
          <w:tcPr>
            <w:tcW w:w="1920" w:type="dxa"/>
            <w:tcBorders>
              <w:top w:val="nil"/>
              <w:left w:val="nil"/>
              <w:bottom w:val="single" w:sz="12" w:space="0" w:color="auto"/>
              <w:right w:val="single" w:sz="12" w:space="0" w:color="auto"/>
            </w:tcBorders>
            <w:shd w:val="clear" w:color="auto" w:fill="auto"/>
            <w:noWrap/>
            <w:vAlign w:val="bottom"/>
            <w:hideMark/>
          </w:tcPr>
          <w:p w14:paraId="58299BFF" w14:textId="77777777" w:rsidR="00356F69" w:rsidRPr="00C22004" w:rsidRDefault="00356F69" w:rsidP="00147ED2">
            <w:pPr>
              <w:spacing w:after="0" w:line="240" w:lineRule="auto"/>
              <w:rPr>
                <w:rFonts w:eastAsia="Times New Roman" w:cstheme="minorHAnsi"/>
                <w:color w:val="000000"/>
              </w:rPr>
            </w:pPr>
            <w:r w:rsidRPr="00C22004">
              <w:rPr>
                <w:rFonts w:eastAsia="Times New Roman" w:cstheme="minorHAnsi"/>
                <w:color w:val="000000"/>
              </w:rPr>
              <w:t> </w:t>
            </w:r>
          </w:p>
        </w:tc>
        <w:tc>
          <w:tcPr>
            <w:tcW w:w="1500" w:type="dxa"/>
            <w:tcBorders>
              <w:top w:val="nil"/>
              <w:left w:val="nil"/>
              <w:bottom w:val="single" w:sz="12" w:space="0" w:color="auto"/>
              <w:right w:val="single" w:sz="12" w:space="0" w:color="auto"/>
            </w:tcBorders>
            <w:shd w:val="clear" w:color="auto" w:fill="auto"/>
            <w:noWrap/>
            <w:vAlign w:val="bottom"/>
            <w:hideMark/>
          </w:tcPr>
          <w:p w14:paraId="4F527D99" w14:textId="77777777" w:rsidR="00356F69" w:rsidRPr="00C22004" w:rsidRDefault="00356F69" w:rsidP="00147ED2">
            <w:pPr>
              <w:spacing w:after="0" w:line="240" w:lineRule="auto"/>
              <w:rPr>
                <w:rFonts w:eastAsia="Times New Roman" w:cstheme="minorHAnsi"/>
                <w:color w:val="000000"/>
              </w:rPr>
            </w:pPr>
            <w:r w:rsidRPr="00C22004">
              <w:rPr>
                <w:rFonts w:eastAsia="Times New Roman" w:cstheme="minorHAnsi"/>
                <w:color w:val="000000"/>
              </w:rPr>
              <w:t> </w:t>
            </w:r>
          </w:p>
        </w:tc>
        <w:tc>
          <w:tcPr>
            <w:tcW w:w="1500" w:type="dxa"/>
            <w:tcBorders>
              <w:top w:val="nil"/>
              <w:left w:val="nil"/>
              <w:bottom w:val="single" w:sz="12" w:space="0" w:color="auto"/>
              <w:right w:val="single" w:sz="12" w:space="0" w:color="auto"/>
            </w:tcBorders>
            <w:shd w:val="clear" w:color="000000" w:fill="FFFF00"/>
            <w:noWrap/>
            <w:vAlign w:val="bottom"/>
            <w:hideMark/>
          </w:tcPr>
          <w:p w14:paraId="2AA92901" w14:textId="77777777" w:rsidR="00356F69" w:rsidRPr="00C22004" w:rsidRDefault="00356F69" w:rsidP="00147ED2">
            <w:pPr>
              <w:spacing w:after="0" w:line="240" w:lineRule="auto"/>
              <w:jc w:val="right"/>
              <w:rPr>
                <w:rFonts w:eastAsia="Times New Roman" w:cstheme="minorHAnsi"/>
                <w:color w:val="000000"/>
              </w:rPr>
            </w:pPr>
            <w:r w:rsidRPr="00C22004">
              <w:rPr>
                <w:rFonts w:eastAsia="Times New Roman" w:cstheme="minorHAnsi"/>
                <w:color w:val="000000"/>
              </w:rPr>
              <w:t>$2</w:t>
            </w:r>
            <w:r>
              <w:rPr>
                <w:rFonts w:eastAsia="Times New Roman" w:cstheme="minorHAnsi"/>
                <w:color w:val="000000"/>
              </w:rPr>
              <w:t>92.97</w:t>
            </w:r>
          </w:p>
        </w:tc>
      </w:tr>
    </w:tbl>
    <w:p w14:paraId="5E50B18F" w14:textId="77777777" w:rsidR="006D6B7D" w:rsidRDefault="006D6B7D" w:rsidP="006D6B7D"/>
    <w:p w14:paraId="34DF54A7" w14:textId="36AA14A8" w:rsidR="004A04E1" w:rsidRDefault="004A04E1" w:rsidP="004A04E1">
      <w:pPr>
        <w:rPr>
          <w:rFonts w:cstheme="minorHAnsi"/>
          <w:sz w:val="24"/>
          <w:szCs w:val="24"/>
        </w:rPr>
      </w:pPr>
      <w:r w:rsidRPr="00E34565">
        <w:rPr>
          <w:rFonts w:cstheme="minorHAnsi"/>
          <w:sz w:val="24"/>
          <w:szCs w:val="24"/>
        </w:rPr>
        <w:t xml:space="preserve">The </w:t>
      </w:r>
      <w:r w:rsidR="00833483">
        <w:rPr>
          <w:rFonts w:cstheme="minorHAnsi"/>
          <w:sz w:val="24"/>
          <w:szCs w:val="24"/>
        </w:rPr>
        <w:t xml:space="preserve">team created a Gantt chart at the end of the fall semester to plan </w:t>
      </w:r>
      <w:r w:rsidR="00A84D52">
        <w:rPr>
          <w:rFonts w:cstheme="minorHAnsi"/>
          <w:sz w:val="24"/>
          <w:szCs w:val="24"/>
        </w:rPr>
        <w:t>out</w:t>
      </w:r>
      <w:r w:rsidR="00833483">
        <w:rPr>
          <w:rFonts w:cstheme="minorHAnsi"/>
          <w:sz w:val="24"/>
          <w:szCs w:val="24"/>
        </w:rPr>
        <w:t xml:space="preserve"> the timeline of the sprin</w:t>
      </w:r>
      <w:r w:rsidR="00A84D52">
        <w:rPr>
          <w:rFonts w:cstheme="minorHAnsi"/>
          <w:sz w:val="24"/>
          <w:szCs w:val="24"/>
        </w:rPr>
        <w:t xml:space="preserve">g semester. The purpose of this was to </w:t>
      </w:r>
      <w:r w:rsidR="00A84D52" w:rsidRPr="00E34565">
        <w:rPr>
          <w:rFonts w:cstheme="minorHAnsi"/>
          <w:sz w:val="24"/>
          <w:szCs w:val="24"/>
        </w:rPr>
        <w:t xml:space="preserve">make the team meet deadlines for each milestone to ensure that the drone </w:t>
      </w:r>
      <w:r w:rsidR="00A84D52">
        <w:rPr>
          <w:rFonts w:cstheme="minorHAnsi"/>
          <w:sz w:val="24"/>
          <w:szCs w:val="24"/>
        </w:rPr>
        <w:t>would</w:t>
      </w:r>
      <w:r w:rsidR="00A84D52" w:rsidRPr="00E34565">
        <w:rPr>
          <w:rFonts w:cstheme="minorHAnsi"/>
          <w:sz w:val="24"/>
          <w:szCs w:val="24"/>
        </w:rPr>
        <w:t xml:space="preserve"> be ready to be flown for the competition. This Gantt chart </w:t>
      </w:r>
      <w:r w:rsidR="00A84D52">
        <w:rPr>
          <w:rFonts w:cstheme="minorHAnsi"/>
          <w:sz w:val="24"/>
          <w:szCs w:val="24"/>
        </w:rPr>
        <w:t>accounted</w:t>
      </w:r>
      <w:r w:rsidR="00A84D52" w:rsidRPr="00E34565">
        <w:rPr>
          <w:rFonts w:cstheme="minorHAnsi"/>
          <w:sz w:val="24"/>
          <w:szCs w:val="24"/>
        </w:rPr>
        <w:t xml:space="preserve"> for incremental capabilities by increasing the testing time the further that the semester progresses and ha</w:t>
      </w:r>
      <w:r w:rsidR="00180B95">
        <w:rPr>
          <w:rFonts w:cstheme="minorHAnsi"/>
          <w:sz w:val="24"/>
          <w:szCs w:val="24"/>
        </w:rPr>
        <w:t>d</w:t>
      </w:r>
      <w:r w:rsidR="00A84D52" w:rsidRPr="00E34565">
        <w:rPr>
          <w:rFonts w:cstheme="minorHAnsi"/>
          <w:sz w:val="24"/>
          <w:szCs w:val="24"/>
        </w:rPr>
        <w:t xml:space="preserve"> multiple flight test and tuning sessions to perfect the drone before the competition. By spending more time testing the drone after each step, the total debugging and testing time </w:t>
      </w:r>
      <w:r w:rsidR="00180B95">
        <w:rPr>
          <w:rFonts w:cstheme="minorHAnsi"/>
          <w:sz w:val="24"/>
          <w:szCs w:val="24"/>
        </w:rPr>
        <w:t>was predicted to</w:t>
      </w:r>
      <w:r w:rsidR="00A84D52" w:rsidRPr="00E34565">
        <w:rPr>
          <w:rFonts w:cstheme="minorHAnsi"/>
          <w:sz w:val="24"/>
          <w:szCs w:val="24"/>
        </w:rPr>
        <w:t xml:space="preserve"> be less</w:t>
      </w:r>
      <w:r w:rsidR="0023155A">
        <w:rPr>
          <w:rFonts w:cstheme="minorHAnsi"/>
          <w:sz w:val="24"/>
          <w:szCs w:val="24"/>
        </w:rPr>
        <w:t xml:space="preserve">, </w:t>
      </w:r>
      <w:r w:rsidR="00A84D52" w:rsidRPr="00E34565">
        <w:rPr>
          <w:rFonts w:cstheme="minorHAnsi"/>
          <w:sz w:val="24"/>
          <w:szCs w:val="24"/>
        </w:rPr>
        <w:t>ensuring that the complete drone still works as intended after each new iteration</w:t>
      </w:r>
      <w:r w:rsidR="0023155A">
        <w:rPr>
          <w:rFonts w:cstheme="minorHAnsi"/>
          <w:sz w:val="24"/>
          <w:szCs w:val="24"/>
        </w:rPr>
        <w:t>.</w:t>
      </w:r>
    </w:p>
    <w:p w14:paraId="76D227DE" w14:textId="77777777" w:rsidR="004A04E1" w:rsidRPr="00E34565" w:rsidRDefault="004A04E1" w:rsidP="001A12CB">
      <w:pPr>
        <w:keepNext/>
        <w:jc w:val="center"/>
        <w:rPr>
          <w:rFonts w:cstheme="minorHAnsi"/>
        </w:rPr>
      </w:pPr>
      <w:r w:rsidRPr="00E34565">
        <w:rPr>
          <w:rFonts w:cstheme="minorHAnsi"/>
          <w:noProof/>
          <w:sz w:val="28"/>
          <w:szCs w:val="28"/>
        </w:rPr>
        <w:drawing>
          <wp:inline distT="0" distB="0" distL="0" distR="0" wp14:anchorId="64F6A352" wp14:editId="2405D01F">
            <wp:extent cx="5164499" cy="3092984"/>
            <wp:effectExtent l="19050" t="19050" r="17145" b="12700"/>
            <wp:docPr id="1590175222" name="Picture 1590175222" descr="A screenshot of a computer&#10;&#10;Description automatically generated">
              <a:extLst xmlns:a="http://schemas.openxmlformats.org/drawingml/2006/main">
                <a:ext uri="{FF2B5EF4-FFF2-40B4-BE49-F238E27FC236}">
                  <a16:creationId xmlns:a16="http://schemas.microsoft.com/office/drawing/2014/main" id="{8D698CD6-FB20-CAFB-92BB-86EF01F042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8D698CD6-FB20-CAFB-92BB-86EF01F04224}"/>
                        </a:ext>
                      </a:extLst>
                    </pic:cNvPr>
                    <pic:cNvPicPr>
                      <a:picLocks noChangeAspect="1"/>
                    </pic:cNvPicPr>
                  </pic:nvPicPr>
                  <pic:blipFill>
                    <a:blip r:embed="rId33"/>
                    <a:stretch>
                      <a:fillRect/>
                    </a:stretch>
                  </pic:blipFill>
                  <pic:spPr>
                    <a:xfrm>
                      <a:off x="0" y="0"/>
                      <a:ext cx="5164499" cy="3092984"/>
                    </a:xfrm>
                    <a:prstGeom prst="rect">
                      <a:avLst/>
                    </a:prstGeom>
                    <a:ln w="12700" cap="sq">
                      <a:solidFill>
                        <a:schemeClr val="tx1"/>
                      </a:solidFill>
                      <a:prstDash val="solid"/>
                      <a:miter lim="800000"/>
                    </a:ln>
                    <a:effectLst/>
                  </pic:spPr>
                </pic:pic>
              </a:graphicData>
            </a:graphic>
          </wp:inline>
        </w:drawing>
      </w:r>
    </w:p>
    <w:p w14:paraId="7750771E" w14:textId="38A04A1A" w:rsidR="004A04E1" w:rsidRPr="00E34565" w:rsidRDefault="004A04E1" w:rsidP="004A04E1">
      <w:pPr>
        <w:pStyle w:val="Caption"/>
        <w:jc w:val="center"/>
        <w:rPr>
          <w:rFonts w:cstheme="minorHAnsi"/>
        </w:rPr>
      </w:pPr>
      <w:bookmarkStart w:id="106" w:name="_Toc165154484"/>
      <w:r w:rsidRPr="00E34565">
        <w:rPr>
          <w:rFonts w:cstheme="minorHAnsi"/>
        </w:rPr>
        <w:t xml:space="preserve">Figure </w:t>
      </w:r>
      <w:r w:rsidRPr="00E34565">
        <w:rPr>
          <w:rFonts w:cstheme="minorHAnsi"/>
        </w:rPr>
        <w:fldChar w:fldCharType="begin"/>
      </w:r>
      <w:r w:rsidRPr="00E34565">
        <w:rPr>
          <w:rFonts w:cstheme="minorHAnsi"/>
        </w:rPr>
        <w:instrText xml:space="preserve"> SEQ Figure \* ARABIC </w:instrText>
      </w:r>
      <w:r w:rsidRPr="00E34565">
        <w:rPr>
          <w:rFonts w:cstheme="minorHAnsi"/>
        </w:rPr>
        <w:fldChar w:fldCharType="separate"/>
      </w:r>
      <w:r w:rsidR="004D5113">
        <w:rPr>
          <w:rFonts w:cstheme="minorHAnsi"/>
          <w:noProof/>
        </w:rPr>
        <w:t>13</w:t>
      </w:r>
      <w:r w:rsidRPr="00E34565">
        <w:rPr>
          <w:rFonts w:cstheme="minorHAnsi"/>
        </w:rPr>
        <w:fldChar w:fldCharType="end"/>
      </w:r>
      <w:r w:rsidRPr="00E34565">
        <w:rPr>
          <w:rFonts w:cstheme="minorHAnsi"/>
        </w:rPr>
        <w:t xml:space="preserve"> </w:t>
      </w:r>
      <w:r>
        <w:rPr>
          <w:rFonts w:cstheme="minorHAnsi"/>
        </w:rPr>
        <w:t>–</w:t>
      </w:r>
      <w:r w:rsidRPr="00E34565">
        <w:rPr>
          <w:rFonts w:cstheme="minorHAnsi"/>
        </w:rPr>
        <w:t xml:space="preserve"> </w:t>
      </w:r>
      <w:r>
        <w:rPr>
          <w:rFonts w:cstheme="minorHAnsi"/>
        </w:rPr>
        <w:t xml:space="preserve">Original </w:t>
      </w:r>
      <w:r w:rsidRPr="00E34565">
        <w:rPr>
          <w:rFonts w:cstheme="minorHAnsi"/>
        </w:rPr>
        <w:t>Gantt chart demonstrating spring semester schedule</w:t>
      </w:r>
      <w:bookmarkEnd w:id="106"/>
    </w:p>
    <w:p w14:paraId="6F38D47A" w14:textId="4135E3C6" w:rsidR="0045704D" w:rsidRPr="00655270" w:rsidRDefault="0045704D" w:rsidP="0045704D">
      <w:pPr>
        <w:rPr>
          <w:rFonts w:cstheme="minorHAnsi"/>
          <w:sz w:val="24"/>
          <w:szCs w:val="24"/>
        </w:rPr>
      </w:pPr>
      <w:r>
        <w:rPr>
          <w:rFonts w:cstheme="minorHAnsi"/>
          <w:sz w:val="24"/>
          <w:szCs w:val="24"/>
        </w:rPr>
        <w:lastRenderedPageBreak/>
        <w:t xml:space="preserve">Due to the reality of engineering, the team was not able to follow the schedule as planned. Once the FSC deadline was missed by three weeks, tasks continued to get backed up and were not completed on time. As a result, a </w:t>
      </w:r>
      <w:r w:rsidR="001625BD">
        <w:rPr>
          <w:rFonts w:cstheme="minorHAnsi"/>
          <w:sz w:val="24"/>
          <w:szCs w:val="24"/>
        </w:rPr>
        <w:t>new</w:t>
      </w:r>
      <w:r>
        <w:rPr>
          <w:rFonts w:cstheme="minorHAnsi"/>
          <w:sz w:val="24"/>
          <w:szCs w:val="24"/>
        </w:rPr>
        <w:t xml:space="preserve"> milestone </w:t>
      </w:r>
      <w:r w:rsidR="001625BD">
        <w:rPr>
          <w:rFonts w:cstheme="minorHAnsi"/>
          <w:sz w:val="24"/>
          <w:szCs w:val="24"/>
        </w:rPr>
        <w:t xml:space="preserve">“Autonomous Hover” </w:t>
      </w:r>
      <w:r>
        <w:rPr>
          <w:rFonts w:cstheme="minorHAnsi"/>
          <w:sz w:val="24"/>
          <w:szCs w:val="24"/>
        </w:rPr>
        <w:t>was included</w:t>
      </w:r>
      <w:r w:rsidR="009F60BB">
        <w:rPr>
          <w:rFonts w:cstheme="minorHAnsi"/>
          <w:sz w:val="24"/>
          <w:szCs w:val="24"/>
        </w:rPr>
        <w:t>,</w:t>
      </w:r>
      <w:r w:rsidR="001625BD">
        <w:rPr>
          <w:rFonts w:cstheme="minorHAnsi"/>
          <w:sz w:val="24"/>
          <w:szCs w:val="24"/>
        </w:rPr>
        <w:t xml:space="preserve"> </w:t>
      </w:r>
      <w:r w:rsidR="00372B34">
        <w:rPr>
          <w:rFonts w:cstheme="minorHAnsi"/>
          <w:sz w:val="24"/>
          <w:szCs w:val="24"/>
        </w:rPr>
        <w:t xml:space="preserve">“Simulation Autonomous Flight” and </w:t>
      </w:r>
      <w:r w:rsidR="009F60BB">
        <w:rPr>
          <w:rFonts w:cstheme="minorHAnsi"/>
          <w:sz w:val="24"/>
          <w:szCs w:val="24"/>
        </w:rPr>
        <w:t xml:space="preserve">“Full Autonomous Flight” were removed. The final goal of the semester was to be able to perform an autonomous hover using </w:t>
      </w:r>
      <w:r w:rsidR="001A12CB">
        <w:rPr>
          <w:rFonts w:cstheme="minorHAnsi"/>
          <w:sz w:val="24"/>
          <w:szCs w:val="24"/>
        </w:rPr>
        <w:t>a developed altitude controller, but this was unsuccessful and the milestone was not met.</w:t>
      </w:r>
    </w:p>
    <w:p w14:paraId="59AD67C0" w14:textId="71518EE4" w:rsidR="00591376" w:rsidRDefault="00591376" w:rsidP="001A12CB">
      <w:pPr>
        <w:jc w:val="center"/>
        <w:rPr>
          <w:rFonts w:cstheme="minorHAnsi"/>
          <w:sz w:val="24"/>
          <w:szCs w:val="24"/>
        </w:rPr>
      </w:pPr>
      <w:r>
        <w:rPr>
          <w:rFonts w:cstheme="minorHAnsi"/>
          <w:noProof/>
          <w:sz w:val="24"/>
          <w:szCs w:val="24"/>
        </w:rPr>
        <w:drawing>
          <wp:inline distT="0" distB="0" distL="0" distR="0" wp14:anchorId="60E3B6B0" wp14:editId="37345CC5">
            <wp:extent cx="5240511" cy="2794379"/>
            <wp:effectExtent l="0" t="0" r="0" b="6350"/>
            <wp:docPr id="117675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5907"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40511" cy="2794379"/>
                    </a:xfrm>
                    <a:prstGeom prst="rect">
                      <a:avLst/>
                    </a:prstGeom>
                  </pic:spPr>
                </pic:pic>
              </a:graphicData>
            </a:graphic>
          </wp:inline>
        </w:drawing>
      </w:r>
    </w:p>
    <w:p w14:paraId="1FD5CFC7" w14:textId="4CF44EA4" w:rsidR="006C3182" w:rsidRPr="001A12CB" w:rsidRDefault="00A0273E" w:rsidP="001A12CB">
      <w:pPr>
        <w:pStyle w:val="Caption"/>
        <w:jc w:val="center"/>
        <w:rPr>
          <w:rFonts w:cstheme="minorHAnsi"/>
          <w:sz w:val="24"/>
          <w:szCs w:val="24"/>
        </w:rPr>
      </w:pPr>
      <w:bookmarkStart w:id="107" w:name="_Toc165154485"/>
      <w:r>
        <w:t xml:space="preserve">Figure </w:t>
      </w:r>
      <w:r>
        <w:fldChar w:fldCharType="begin"/>
      </w:r>
      <w:r>
        <w:instrText xml:space="preserve"> SEQ Figure \* ARABIC </w:instrText>
      </w:r>
      <w:r>
        <w:fldChar w:fldCharType="separate"/>
      </w:r>
      <w:r w:rsidR="004D5113">
        <w:rPr>
          <w:noProof/>
        </w:rPr>
        <w:t>14</w:t>
      </w:r>
      <w:r>
        <w:fldChar w:fldCharType="end"/>
      </w:r>
      <w:r w:rsidR="00A66019">
        <w:t xml:space="preserve"> </w:t>
      </w:r>
      <w:r w:rsidR="00833483">
        <w:t>–</w:t>
      </w:r>
      <w:r w:rsidR="00A66019">
        <w:t xml:space="preserve"> Final Gantt chart </w:t>
      </w:r>
      <w:r w:rsidR="00833483">
        <w:t>depicting</w:t>
      </w:r>
      <w:r w:rsidR="00A66019">
        <w:t xml:space="preserve"> real spring semester schedule</w:t>
      </w:r>
      <w:bookmarkEnd w:id="107"/>
    </w:p>
    <w:p w14:paraId="2AD198E4" w14:textId="1246F8AA" w:rsidR="008B7B5C" w:rsidRPr="00E34565" w:rsidRDefault="00426CF6" w:rsidP="126E5434">
      <w:pPr>
        <w:pStyle w:val="Heading1"/>
        <w:rPr>
          <w:rFonts w:asciiTheme="minorHAnsi" w:hAnsiTheme="minorHAnsi" w:cstheme="minorHAnsi"/>
          <w:b/>
          <w:sz w:val="28"/>
          <w:szCs w:val="28"/>
          <w:u w:val="single"/>
        </w:rPr>
      </w:pPr>
      <w:bookmarkStart w:id="108" w:name="_Toc165154463"/>
      <w:r w:rsidRPr="00E34565">
        <w:rPr>
          <w:rFonts w:asciiTheme="minorHAnsi" w:hAnsiTheme="minorHAnsi" w:cstheme="minorHAnsi"/>
          <w:b/>
        </w:rPr>
        <w:t>Conclusion</w:t>
      </w:r>
      <w:r w:rsidR="00110114">
        <w:rPr>
          <w:rFonts w:asciiTheme="minorHAnsi" w:hAnsiTheme="minorHAnsi" w:cstheme="minorHAnsi"/>
          <w:b/>
        </w:rPr>
        <w:t xml:space="preserve"> and Lessons Learned</w:t>
      </w:r>
      <w:bookmarkEnd w:id="108"/>
    </w:p>
    <w:p w14:paraId="00695476" w14:textId="02350689" w:rsidR="00AA2D7A" w:rsidRPr="00E34565" w:rsidRDefault="004314C1" w:rsidP="00AA2D7A">
      <w:pPr>
        <w:rPr>
          <w:rFonts w:cstheme="minorHAnsi"/>
          <w:sz w:val="24"/>
          <w:szCs w:val="24"/>
        </w:rPr>
      </w:pPr>
      <w:r w:rsidRPr="00E34565">
        <w:rPr>
          <w:rFonts w:cstheme="minorHAnsi"/>
          <w:sz w:val="24"/>
          <w:szCs w:val="24"/>
        </w:rPr>
        <w:t>S</w:t>
      </w:r>
      <w:r w:rsidR="009A54FA" w:rsidRPr="00E34565">
        <w:rPr>
          <w:rFonts w:cstheme="minorHAnsi"/>
          <w:sz w:val="24"/>
          <w:szCs w:val="24"/>
        </w:rPr>
        <w:t xml:space="preserve">everal steps </w:t>
      </w:r>
      <w:r w:rsidR="00366333" w:rsidRPr="00E34565">
        <w:rPr>
          <w:rFonts w:cstheme="minorHAnsi"/>
          <w:sz w:val="24"/>
          <w:szCs w:val="24"/>
        </w:rPr>
        <w:t xml:space="preserve">were taken and are shown in this critical design review </w:t>
      </w:r>
      <w:r w:rsidR="009A54FA" w:rsidRPr="00E34565">
        <w:rPr>
          <w:rFonts w:cstheme="minorHAnsi"/>
          <w:sz w:val="24"/>
          <w:szCs w:val="24"/>
        </w:rPr>
        <w:t xml:space="preserve">to </w:t>
      </w:r>
      <w:r w:rsidR="00FA49B2" w:rsidRPr="00E34565">
        <w:rPr>
          <w:rFonts w:cstheme="minorHAnsi"/>
          <w:sz w:val="24"/>
          <w:szCs w:val="24"/>
        </w:rPr>
        <w:t xml:space="preserve">prepare the drone </w:t>
      </w:r>
      <w:r w:rsidR="00366333" w:rsidRPr="00E34565">
        <w:rPr>
          <w:rFonts w:cstheme="minorHAnsi"/>
          <w:sz w:val="24"/>
          <w:szCs w:val="24"/>
        </w:rPr>
        <w:t xml:space="preserve">to be finalized in time for the competition in late spring. </w:t>
      </w:r>
      <w:r w:rsidR="00473AF3" w:rsidRPr="00E34565">
        <w:rPr>
          <w:rFonts w:cstheme="minorHAnsi"/>
          <w:sz w:val="24"/>
          <w:szCs w:val="24"/>
        </w:rPr>
        <w:t xml:space="preserve">The </w:t>
      </w:r>
      <w:r w:rsidR="00C334E9" w:rsidRPr="00E34565">
        <w:rPr>
          <w:rFonts w:cstheme="minorHAnsi"/>
          <w:sz w:val="24"/>
          <w:szCs w:val="24"/>
        </w:rPr>
        <w:t>competition</w:t>
      </w:r>
      <w:r w:rsidR="00473AF3" w:rsidRPr="00E34565">
        <w:rPr>
          <w:rFonts w:cstheme="minorHAnsi"/>
          <w:sz w:val="24"/>
          <w:szCs w:val="24"/>
        </w:rPr>
        <w:t xml:space="preserve"> </w:t>
      </w:r>
      <w:r w:rsidR="00FA7C87" w:rsidRPr="00E34565">
        <w:rPr>
          <w:rFonts w:cstheme="minorHAnsi"/>
          <w:sz w:val="24"/>
          <w:szCs w:val="24"/>
        </w:rPr>
        <w:t>request for proposal was</w:t>
      </w:r>
      <w:r w:rsidR="00473AF3" w:rsidRPr="00E34565">
        <w:rPr>
          <w:rFonts w:cstheme="minorHAnsi"/>
          <w:sz w:val="24"/>
          <w:szCs w:val="24"/>
        </w:rPr>
        <w:t xml:space="preserve"> </w:t>
      </w:r>
      <w:r w:rsidR="008A639E" w:rsidRPr="00E34565">
        <w:rPr>
          <w:rFonts w:cstheme="minorHAnsi"/>
          <w:sz w:val="24"/>
          <w:szCs w:val="24"/>
        </w:rPr>
        <w:t>read over an</w:t>
      </w:r>
      <w:r w:rsidR="00C334E9" w:rsidRPr="00E34565">
        <w:rPr>
          <w:rFonts w:cstheme="minorHAnsi"/>
          <w:sz w:val="24"/>
          <w:szCs w:val="24"/>
        </w:rPr>
        <w:t xml:space="preserve">d </w:t>
      </w:r>
      <w:r w:rsidR="00FA7C87" w:rsidRPr="00E34565">
        <w:rPr>
          <w:rFonts w:cstheme="minorHAnsi"/>
          <w:sz w:val="24"/>
          <w:szCs w:val="24"/>
        </w:rPr>
        <w:t>utilized to</w:t>
      </w:r>
      <w:r w:rsidR="00C334E9" w:rsidRPr="00E34565">
        <w:rPr>
          <w:rFonts w:cstheme="minorHAnsi"/>
          <w:sz w:val="24"/>
          <w:szCs w:val="24"/>
        </w:rPr>
        <w:t xml:space="preserve"> create a </w:t>
      </w:r>
      <w:r w:rsidR="001C390B" w:rsidRPr="00E34565">
        <w:rPr>
          <w:rFonts w:cstheme="minorHAnsi"/>
          <w:sz w:val="24"/>
          <w:szCs w:val="24"/>
        </w:rPr>
        <w:t xml:space="preserve">mission plan, </w:t>
      </w:r>
      <w:r w:rsidR="00840B5D" w:rsidRPr="00E34565">
        <w:rPr>
          <w:rFonts w:cstheme="minorHAnsi"/>
          <w:sz w:val="24"/>
          <w:szCs w:val="24"/>
        </w:rPr>
        <w:t>CONOPS</w:t>
      </w:r>
      <w:r w:rsidR="009C14CA" w:rsidRPr="00E34565">
        <w:rPr>
          <w:rFonts w:cstheme="minorHAnsi"/>
          <w:sz w:val="24"/>
          <w:szCs w:val="24"/>
        </w:rPr>
        <w:t xml:space="preserve">, </w:t>
      </w:r>
      <w:r w:rsidR="00FA7C87" w:rsidRPr="00E34565">
        <w:rPr>
          <w:rFonts w:cstheme="minorHAnsi"/>
          <w:sz w:val="24"/>
          <w:szCs w:val="24"/>
        </w:rPr>
        <w:t xml:space="preserve">requirements </w:t>
      </w:r>
      <w:r w:rsidR="009C14CA" w:rsidRPr="00E34565">
        <w:rPr>
          <w:rFonts w:cstheme="minorHAnsi"/>
          <w:sz w:val="24"/>
          <w:szCs w:val="24"/>
        </w:rPr>
        <w:t xml:space="preserve">and strategy </w:t>
      </w:r>
      <w:r w:rsidR="0045459D" w:rsidRPr="00E34565">
        <w:rPr>
          <w:rFonts w:cstheme="minorHAnsi"/>
          <w:sz w:val="24"/>
          <w:szCs w:val="24"/>
        </w:rPr>
        <w:t xml:space="preserve">to </w:t>
      </w:r>
      <w:r w:rsidR="00290DDC" w:rsidRPr="00E34565">
        <w:rPr>
          <w:rFonts w:cstheme="minorHAnsi"/>
          <w:sz w:val="24"/>
          <w:szCs w:val="24"/>
        </w:rPr>
        <w:t xml:space="preserve">plan the next steps to take </w:t>
      </w:r>
      <w:r w:rsidR="00223828" w:rsidRPr="00E34565">
        <w:rPr>
          <w:rFonts w:cstheme="minorHAnsi"/>
          <w:sz w:val="24"/>
          <w:szCs w:val="24"/>
        </w:rPr>
        <w:t xml:space="preserve">in the building and testing of the drone. After </w:t>
      </w:r>
      <w:r w:rsidR="00425DD7" w:rsidRPr="00E34565">
        <w:rPr>
          <w:rFonts w:cstheme="minorHAnsi"/>
          <w:sz w:val="24"/>
          <w:szCs w:val="24"/>
        </w:rPr>
        <w:t>breaking down</w:t>
      </w:r>
      <w:r w:rsidR="00223828" w:rsidRPr="00E34565">
        <w:rPr>
          <w:rFonts w:cstheme="minorHAnsi"/>
          <w:sz w:val="24"/>
          <w:szCs w:val="24"/>
        </w:rPr>
        <w:t xml:space="preserve"> </w:t>
      </w:r>
      <w:r w:rsidR="00C36EA0" w:rsidRPr="00E34565">
        <w:rPr>
          <w:rFonts w:cstheme="minorHAnsi"/>
          <w:sz w:val="24"/>
          <w:szCs w:val="24"/>
        </w:rPr>
        <w:t xml:space="preserve">the necessary steps </w:t>
      </w:r>
      <w:r w:rsidR="00283837" w:rsidRPr="00E34565">
        <w:rPr>
          <w:rFonts w:cstheme="minorHAnsi"/>
          <w:sz w:val="24"/>
          <w:szCs w:val="24"/>
        </w:rPr>
        <w:t>to create the drone</w:t>
      </w:r>
      <w:r w:rsidR="00223828" w:rsidRPr="00E34565">
        <w:rPr>
          <w:rFonts w:cstheme="minorHAnsi"/>
          <w:sz w:val="24"/>
          <w:szCs w:val="24"/>
        </w:rPr>
        <w:t xml:space="preserve">, </w:t>
      </w:r>
      <w:r w:rsidR="004E2F17" w:rsidRPr="00E34565">
        <w:rPr>
          <w:rFonts w:cstheme="minorHAnsi"/>
          <w:sz w:val="24"/>
          <w:szCs w:val="24"/>
        </w:rPr>
        <w:t xml:space="preserve">the skills required to do so </w:t>
      </w:r>
      <w:r w:rsidR="001337FB" w:rsidRPr="00E34565">
        <w:rPr>
          <w:rFonts w:cstheme="minorHAnsi"/>
          <w:sz w:val="24"/>
          <w:szCs w:val="24"/>
        </w:rPr>
        <w:t xml:space="preserve">were </w:t>
      </w:r>
      <w:r w:rsidR="006904B9" w:rsidRPr="00E34565">
        <w:rPr>
          <w:rFonts w:cstheme="minorHAnsi"/>
          <w:sz w:val="24"/>
          <w:szCs w:val="24"/>
        </w:rPr>
        <w:t xml:space="preserve">brainstormed and each group member ranked themselves on a scale from 1-5 in a team capability matrix. </w:t>
      </w:r>
      <w:r w:rsidR="002E2946" w:rsidRPr="00E34565">
        <w:rPr>
          <w:rFonts w:cstheme="minorHAnsi"/>
          <w:sz w:val="24"/>
          <w:szCs w:val="24"/>
        </w:rPr>
        <w:t xml:space="preserve">Using the team capability </w:t>
      </w:r>
      <w:r w:rsidR="00DF0806" w:rsidRPr="00E34565">
        <w:rPr>
          <w:rFonts w:cstheme="minorHAnsi"/>
          <w:sz w:val="24"/>
          <w:szCs w:val="24"/>
        </w:rPr>
        <w:t xml:space="preserve">matrix, </w:t>
      </w:r>
      <w:r w:rsidR="00AA50D6" w:rsidRPr="00E34565">
        <w:rPr>
          <w:rFonts w:cstheme="minorHAnsi"/>
          <w:sz w:val="24"/>
          <w:szCs w:val="24"/>
        </w:rPr>
        <w:t xml:space="preserve">tasks were assigned based on the strengths </w:t>
      </w:r>
      <w:r w:rsidR="00FF5E21" w:rsidRPr="00E34565">
        <w:rPr>
          <w:rFonts w:cstheme="minorHAnsi"/>
          <w:sz w:val="24"/>
          <w:szCs w:val="24"/>
        </w:rPr>
        <w:t>of the group members</w:t>
      </w:r>
      <w:r w:rsidR="00123D2C" w:rsidRPr="00E34565">
        <w:rPr>
          <w:rFonts w:cstheme="minorHAnsi"/>
          <w:sz w:val="24"/>
          <w:szCs w:val="24"/>
        </w:rPr>
        <w:t xml:space="preserve"> and shown in the team organization chart.</w:t>
      </w:r>
    </w:p>
    <w:p w14:paraId="7030BE08" w14:textId="71DFC7B8" w:rsidR="00803984" w:rsidRPr="00E34565" w:rsidRDefault="00123D2C" w:rsidP="00AA2D7A">
      <w:pPr>
        <w:rPr>
          <w:rFonts w:cstheme="minorHAnsi"/>
          <w:sz w:val="24"/>
          <w:szCs w:val="24"/>
        </w:rPr>
      </w:pPr>
      <w:r w:rsidRPr="00E34565">
        <w:rPr>
          <w:rFonts w:cstheme="minorHAnsi"/>
          <w:sz w:val="24"/>
          <w:szCs w:val="24"/>
        </w:rPr>
        <w:t xml:space="preserve">After tasks were assigned, </w:t>
      </w:r>
      <w:r w:rsidR="00136B8A" w:rsidRPr="00E34565">
        <w:rPr>
          <w:rFonts w:cstheme="minorHAnsi"/>
          <w:sz w:val="24"/>
          <w:szCs w:val="24"/>
        </w:rPr>
        <w:t xml:space="preserve">each member worked on their individual portion </w:t>
      </w:r>
      <w:r w:rsidR="00CB700D" w:rsidRPr="00E34565">
        <w:rPr>
          <w:rFonts w:cstheme="minorHAnsi"/>
          <w:sz w:val="24"/>
          <w:szCs w:val="24"/>
        </w:rPr>
        <w:t xml:space="preserve">to be completed for the critical design review. </w:t>
      </w:r>
      <w:r w:rsidR="00E96768" w:rsidRPr="00E34565">
        <w:rPr>
          <w:rFonts w:cstheme="minorHAnsi"/>
          <w:sz w:val="24"/>
          <w:szCs w:val="24"/>
        </w:rPr>
        <w:t xml:space="preserve">The software team worked on </w:t>
      </w:r>
      <w:r w:rsidR="00F656E4" w:rsidRPr="00E34565">
        <w:rPr>
          <w:rFonts w:cstheme="minorHAnsi"/>
          <w:sz w:val="24"/>
          <w:szCs w:val="24"/>
        </w:rPr>
        <w:t xml:space="preserve">designing the autopilot </w:t>
      </w:r>
      <w:r w:rsidR="00F15FED" w:rsidRPr="00E34565">
        <w:rPr>
          <w:rFonts w:cstheme="minorHAnsi"/>
          <w:sz w:val="24"/>
          <w:szCs w:val="24"/>
        </w:rPr>
        <w:t xml:space="preserve">feature </w:t>
      </w:r>
      <w:r w:rsidR="00535EF9" w:rsidRPr="00E34565">
        <w:rPr>
          <w:rFonts w:cstheme="minorHAnsi"/>
          <w:sz w:val="24"/>
          <w:szCs w:val="24"/>
        </w:rPr>
        <w:t xml:space="preserve">and making it work on the simulator. The structure team worked on </w:t>
      </w:r>
      <w:r w:rsidR="00157AB8" w:rsidRPr="00E34565">
        <w:rPr>
          <w:rFonts w:cstheme="minorHAnsi"/>
          <w:sz w:val="24"/>
          <w:szCs w:val="24"/>
        </w:rPr>
        <w:t xml:space="preserve">fabricating </w:t>
      </w:r>
      <w:r w:rsidR="006A1AAC" w:rsidRPr="00E34565">
        <w:rPr>
          <w:rFonts w:cstheme="minorHAnsi"/>
          <w:sz w:val="24"/>
          <w:szCs w:val="24"/>
        </w:rPr>
        <w:t xml:space="preserve">the frame for the drone and </w:t>
      </w:r>
      <w:r w:rsidR="009E4BD8" w:rsidRPr="00E34565">
        <w:rPr>
          <w:rFonts w:cstheme="minorHAnsi"/>
          <w:sz w:val="24"/>
          <w:szCs w:val="24"/>
        </w:rPr>
        <w:t xml:space="preserve">making it structurally </w:t>
      </w:r>
      <w:r w:rsidR="00B453F6" w:rsidRPr="00E34565">
        <w:rPr>
          <w:rFonts w:cstheme="minorHAnsi"/>
          <w:sz w:val="24"/>
          <w:szCs w:val="24"/>
        </w:rPr>
        <w:t xml:space="preserve">stable. And the hardware team worked on </w:t>
      </w:r>
      <w:r w:rsidR="00925EBB" w:rsidRPr="00E34565">
        <w:rPr>
          <w:rFonts w:cstheme="minorHAnsi"/>
          <w:sz w:val="24"/>
          <w:szCs w:val="24"/>
        </w:rPr>
        <w:t xml:space="preserve">finding the ideal </w:t>
      </w:r>
      <w:r w:rsidR="00532E12" w:rsidRPr="00E34565">
        <w:rPr>
          <w:rFonts w:cstheme="minorHAnsi"/>
          <w:sz w:val="24"/>
          <w:szCs w:val="24"/>
        </w:rPr>
        <w:t xml:space="preserve">parts to go on the drone </w:t>
      </w:r>
      <w:r w:rsidR="0044242D" w:rsidRPr="00E34565">
        <w:rPr>
          <w:rFonts w:cstheme="minorHAnsi"/>
          <w:sz w:val="24"/>
          <w:szCs w:val="24"/>
        </w:rPr>
        <w:t>that all work symbiotically</w:t>
      </w:r>
      <w:r w:rsidR="00E62A58" w:rsidRPr="00E34565">
        <w:rPr>
          <w:rFonts w:cstheme="minorHAnsi"/>
          <w:sz w:val="24"/>
          <w:szCs w:val="24"/>
        </w:rPr>
        <w:t>.</w:t>
      </w:r>
    </w:p>
    <w:p w14:paraId="5F636B3A" w14:textId="22C4CD04" w:rsidR="008B00D2" w:rsidRDefault="001B795C" w:rsidP="00AA2D7A">
      <w:pPr>
        <w:rPr>
          <w:rFonts w:cstheme="minorHAnsi"/>
          <w:sz w:val="24"/>
          <w:szCs w:val="24"/>
        </w:rPr>
      </w:pPr>
      <w:r>
        <w:rPr>
          <w:rFonts w:cstheme="minorHAnsi"/>
          <w:sz w:val="24"/>
          <w:szCs w:val="24"/>
        </w:rPr>
        <w:t xml:space="preserve">Sticking to the Gantt chart as </w:t>
      </w:r>
      <w:r w:rsidR="00447BBA">
        <w:rPr>
          <w:rFonts w:cstheme="minorHAnsi"/>
          <w:sz w:val="24"/>
          <w:szCs w:val="24"/>
        </w:rPr>
        <w:t>originally</w:t>
      </w:r>
      <w:r>
        <w:rPr>
          <w:rFonts w:cstheme="minorHAnsi"/>
          <w:sz w:val="24"/>
          <w:szCs w:val="24"/>
        </w:rPr>
        <w:t xml:space="preserve"> developed proved harder than </w:t>
      </w:r>
      <w:r w:rsidR="004601A6">
        <w:rPr>
          <w:rFonts w:cstheme="minorHAnsi"/>
          <w:sz w:val="24"/>
          <w:szCs w:val="24"/>
        </w:rPr>
        <w:t xml:space="preserve">initially thought. Tasks became easier to </w:t>
      </w:r>
      <w:r w:rsidR="00046F76">
        <w:rPr>
          <w:rFonts w:cstheme="minorHAnsi"/>
          <w:sz w:val="24"/>
          <w:szCs w:val="24"/>
        </w:rPr>
        <w:t>fall</w:t>
      </w:r>
      <w:r w:rsidR="004601A6">
        <w:rPr>
          <w:rFonts w:cstheme="minorHAnsi"/>
          <w:sz w:val="24"/>
          <w:szCs w:val="24"/>
        </w:rPr>
        <w:t xml:space="preserve"> behind on when full focus was not put into them during class. </w:t>
      </w:r>
      <w:r w:rsidR="00AE7B26">
        <w:rPr>
          <w:rFonts w:cstheme="minorHAnsi"/>
          <w:sz w:val="24"/>
          <w:szCs w:val="24"/>
        </w:rPr>
        <w:t xml:space="preserve">The team could have better parallelized the </w:t>
      </w:r>
      <w:r w:rsidR="00447BBA">
        <w:rPr>
          <w:rFonts w:cstheme="minorHAnsi"/>
          <w:sz w:val="24"/>
          <w:szCs w:val="24"/>
        </w:rPr>
        <w:t>workflow</w:t>
      </w:r>
      <w:r w:rsidR="00AE7B26">
        <w:rPr>
          <w:rFonts w:cstheme="minorHAnsi"/>
          <w:sz w:val="24"/>
          <w:szCs w:val="24"/>
        </w:rPr>
        <w:t xml:space="preserve"> throughout the semester to reach the </w:t>
      </w:r>
      <w:r w:rsidR="008F268B">
        <w:rPr>
          <w:rFonts w:cstheme="minorHAnsi"/>
          <w:sz w:val="24"/>
          <w:szCs w:val="24"/>
        </w:rPr>
        <w:t xml:space="preserve">milestones </w:t>
      </w:r>
      <w:r w:rsidR="008F268B">
        <w:rPr>
          <w:rFonts w:cstheme="minorHAnsi"/>
          <w:sz w:val="24"/>
          <w:szCs w:val="24"/>
        </w:rPr>
        <w:lastRenderedPageBreak/>
        <w:t xml:space="preserve">sooner. Doing so could have </w:t>
      </w:r>
      <w:r w:rsidR="00F65458">
        <w:rPr>
          <w:rFonts w:cstheme="minorHAnsi"/>
          <w:sz w:val="24"/>
          <w:szCs w:val="24"/>
        </w:rPr>
        <w:t>allowed</w:t>
      </w:r>
      <w:r w:rsidR="008F268B">
        <w:rPr>
          <w:rFonts w:cstheme="minorHAnsi"/>
          <w:sz w:val="24"/>
          <w:szCs w:val="24"/>
        </w:rPr>
        <w:t xml:space="preserve"> autonomous hover to be possible during the flight competition.</w:t>
      </w:r>
      <w:r w:rsidR="00FC0B3E">
        <w:rPr>
          <w:rFonts w:cstheme="minorHAnsi"/>
          <w:sz w:val="24"/>
          <w:szCs w:val="24"/>
        </w:rPr>
        <w:t xml:space="preserve"> However, it is impossible to predict all the troubles that will be encountered over the course of a project, especially one where</w:t>
      </w:r>
      <w:r w:rsidR="000277B8">
        <w:rPr>
          <w:rFonts w:cstheme="minorHAnsi"/>
          <w:sz w:val="24"/>
          <w:szCs w:val="24"/>
        </w:rPr>
        <w:t xml:space="preserve"> no one has had much experience in. </w:t>
      </w:r>
    </w:p>
    <w:p w14:paraId="14D679B3" w14:textId="53A95E53" w:rsidR="0008368D" w:rsidRDefault="0008368D" w:rsidP="00AA2D7A">
      <w:pPr>
        <w:rPr>
          <w:rFonts w:cstheme="minorHAnsi"/>
          <w:sz w:val="24"/>
          <w:szCs w:val="24"/>
        </w:rPr>
      </w:pPr>
      <w:r>
        <w:rPr>
          <w:rFonts w:cstheme="minorHAnsi"/>
          <w:sz w:val="24"/>
          <w:szCs w:val="24"/>
        </w:rPr>
        <w:t>To be able to achieve what Built Illiterate d</w:t>
      </w:r>
      <w:r w:rsidR="00B01AFD">
        <w:rPr>
          <w:rFonts w:cstheme="minorHAnsi"/>
          <w:sz w:val="24"/>
          <w:szCs w:val="24"/>
        </w:rPr>
        <w:t xml:space="preserve">id in the given time is </w:t>
      </w:r>
      <w:r w:rsidR="005614D2">
        <w:rPr>
          <w:rFonts w:cstheme="minorHAnsi"/>
          <w:sz w:val="24"/>
          <w:szCs w:val="24"/>
        </w:rPr>
        <w:t>worth a pat on the back. Many, many hours were put into GEOFF outside of class hours</w:t>
      </w:r>
      <w:r w:rsidR="00D41767">
        <w:rPr>
          <w:rFonts w:cstheme="minorHAnsi"/>
          <w:sz w:val="24"/>
          <w:szCs w:val="24"/>
        </w:rPr>
        <w:t xml:space="preserve"> and all members went above and beyond for 8 months</w:t>
      </w:r>
      <w:r w:rsidR="007D7C3A">
        <w:rPr>
          <w:rFonts w:cstheme="minorHAnsi"/>
          <w:sz w:val="24"/>
          <w:szCs w:val="24"/>
        </w:rPr>
        <w:t xml:space="preserve">. It was a what seemed like a very realistic experience to the </w:t>
      </w:r>
      <w:r w:rsidR="00336E27">
        <w:rPr>
          <w:rFonts w:cstheme="minorHAnsi"/>
          <w:sz w:val="24"/>
          <w:szCs w:val="24"/>
        </w:rPr>
        <w:t xml:space="preserve">professional world, and being able to </w:t>
      </w:r>
      <w:r w:rsidR="00E528A4">
        <w:rPr>
          <w:rFonts w:cstheme="minorHAnsi"/>
          <w:sz w:val="24"/>
          <w:szCs w:val="24"/>
        </w:rPr>
        <w:t xml:space="preserve">constantly </w:t>
      </w:r>
      <w:r w:rsidR="00953ECF">
        <w:rPr>
          <w:rFonts w:cstheme="minorHAnsi"/>
          <w:sz w:val="24"/>
          <w:szCs w:val="24"/>
        </w:rPr>
        <w:t xml:space="preserve">push through losses is one of the most important aspects to being an engineer. </w:t>
      </w:r>
      <w:r w:rsidR="00E528A4">
        <w:rPr>
          <w:rFonts w:cstheme="minorHAnsi"/>
          <w:sz w:val="24"/>
          <w:szCs w:val="24"/>
        </w:rPr>
        <w:t xml:space="preserve">There is not always a set solution to a problem, so taking a step </w:t>
      </w:r>
      <w:r w:rsidR="00EB5B36">
        <w:rPr>
          <w:rFonts w:cstheme="minorHAnsi"/>
          <w:sz w:val="24"/>
          <w:szCs w:val="24"/>
        </w:rPr>
        <w:t xml:space="preserve">to </w:t>
      </w:r>
      <w:r w:rsidR="009B746B">
        <w:rPr>
          <w:rFonts w:cstheme="minorHAnsi"/>
          <w:sz w:val="24"/>
          <w:szCs w:val="24"/>
        </w:rPr>
        <w:t>reevaluate</w:t>
      </w:r>
      <w:r w:rsidR="00EB5B36">
        <w:rPr>
          <w:rFonts w:cstheme="minorHAnsi"/>
          <w:sz w:val="24"/>
          <w:szCs w:val="24"/>
        </w:rPr>
        <w:t xml:space="preserve"> the situation can mitigate the time spent</w:t>
      </w:r>
      <w:r w:rsidR="009B746B">
        <w:rPr>
          <w:rFonts w:cstheme="minorHAnsi"/>
          <w:sz w:val="24"/>
          <w:szCs w:val="24"/>
        </w:rPr>
        <w:t xml:space="preserve"> on pushing through those losses. </w:t>
      </w:r>
      <w:r w:rsidR="008F35D5">
        <w:rPr>
          <w:rFonts w:cstheme="minorHAnsi"/>
          <w:sz w:val="24"/>
          <w:szCs w:val="24"/>
        </w:rPr>
        <w:t xml:space="preserve">Regardless of the challenges faced along the way, the </w:t>
      </w:r>
      <w:r w:rsidR="000C1251">
        <w:rPr>
          <w:rFonts w:cstheme="minorHAnsi"/>
          <w:sz w:val="24"/>
          <w:szCs w:val="24"/>
        </w:rPr>
        <w:t>journey was exciting</w:t>
      </w:r>
      <w:r w:rsidR="00EC09A2">
        <w:rPr>
          <w:rFonts w:cstheme="minorHAnsi"/>
          <w:sz w:val="24"/>
          <w:szCs w:val="24"/>
        </w:rPr>
        <w:t xml:space="preserve"> and educational</w:t>
      </w:r>
      <w:r w:rsidR="00E033EF">
        <w:rPr>
          <w:rFonts w:cstheme="minorHAnsi"/>
          <w:sz w:val="24"/>
          <w:szCs w:val="24"/>
        </w:rPr>
        <w:t>, and greatly worth the outcome</w:t>
      </w:r>
      <w:r w:rsidR="00F65458">
        <w:rPr>
          <w:rFonts w:cstheme="minorHAnsi"/>
          <w:sz w:val="24"/>
          <w:szCs w:val="24"/>
        </w:rPr>
        <w:t xml:space="preserve"> of first place.</w:t>
      </w:r>
      <w:r w:rsidR="00E033EF">
        <w:rPr>
          <w:rFonts w:cstheme="minorHAnsi"/>
          <w:sz w:val="24"/>
          <w:szCs w:val="24"/>
        </w:rPr>
        <w:t xml:space="preserve"> </w:t>
      </w:r>
    </w:p>
    <w:p w14:paraId="187FBB2D" w14:textId="77777777" w:rsidR="00CA08CE" w:rsidRPr="00E34565" w:rsidRDefault="00CA08CE" w:rsidP="00AA2D7A">
      <w:pPr>
        <w:rPr>
          <w:rFonts w:cstheme="minorHAnsi"/>
          <w:sz w:val="24"/>
          <w:szCs w:val="24"/>
        </w:rPr>
      </w:pPr>
    </w:p>
    <w:p w14:paraId="1D770000" w14:textId="77777777" w:rsidR="00156639" w:rsidRPr="00E34565" w:rsidRDefault="00156639">
      <w:pPr>
        <w:rPr>
          <w:rFonts w:cstheme="minorHAnsi"/>
          <w:sz w:val="24"/>
          <w:szCs w:val="24"/>
        </w:rPr>
      </w:pPr>
      <w:r w:rsidRPr="00E34565">
        <w:rPr>
          <w:rFonts w:cstheme="minorHAnsi"/>
          <w:sz w:val="24"/>
          <w:szCs w:val="24"/>
        </w:rPr>
        <w:br w:type="page"/>
      </w:r>
    </w:p>
    <w:p w14:paraId="3099E352" w14:textId="1AD23CB7" w:rsidR="00156639" w:rsidRPr="00E34565" w:rsidRDefault="00156639" w:rsidP="126E5434">
      <w:pPr>
        <w:pStyle w:val="Heading1"/>
        <w:rPr>
          <w:rFonts w:asciiTheme="minorHAnsi" w:hAnsiTheme="minorHAnsi" w:cstheme="minorHAnsi"/>
          <w:b/>
          <w:sz w:val="28"/>
          <w:szCs w:val="28"/>
          <w:u w:val="single"/>
        </w:rPr>
      </w:pPr>
      <w:bookmarkStart w:id="109" w:name="_Toc165154464"/>
      <w:r w:rsidRPr="00E34565">
        <w:rPr>
          <w:rFonts w:asciiTheme="minorHAnsi" w:hAnsiTheme="minorHAnsi" w:cstheme="minorHAnsi"/>
          <w:b/>
        </w:rPr>
        <w:lastRenderedPageBreak/>
        <w:t>Appendix</w:t>
      </w:r>
      <w:bookmarkEnd w:id="109"/>
    </w:p>
    <w:p w14:paraId="5FE702E0" w14:textId="77777777" w:rsidR="00F87DB7" w:rsidRPr="00E34565" w:rsidRDefault="00F87DB7" w:rsidP="00F87DB7">
      <w:pPr>
        <w:keepNext/>
        <w:jc w:val="center"/>
        <w:rPr>
          <w:rFonts w:cstheme="minorHAnsi"/>
        </w:rPr>
      </w:pPr>
      <w:r w:rsidRPr="00E34565">
        <w:rPr>
          <w:rFonts w:cstheme="minorHAnsi"/>
          <w:noProof/>
          <w:sz w:val="24"/>
          <w:szCs w:val="24"/>
        </w:rPr>
        <w:drawing>
          <wp:inline distT="0" distB="0" distL="0" distR="0" wp14:anchorId="44419731" wp14:editId="1CC574B2">
            <wp:extent cx="5505450" cy="7504340"/>
            <wp:effectExtent l="0" t="0" r="0" b="1905"/>
            <wp:docPr id="10226583" name="Picture 10226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160" t="8741" r="10880" b="9223"/>
                    <a:stretch/>
                  </pic:blipFill>
                  <pic:spPr bwMode="auto">
                    <a:xfrm>
                      <a:off x="0" y="0"/>
                      <a:ext cx="5536594" cy="7546792"/>
                    </a:xfrm>
                    <a:prstGeom prst="rect">
                      <a:avLst/>
                    </a:prstGeom>
                    <a:noFill/>
                    <a:ln>
                      <a:noFill/>
                    </a:ln>
                    <a:extLst>
                      <a:ext uri="{53640926-AAD7-44D8-BBD7-CCE9431645EC}">
                        <a14:shadowObscured xmlns:a14="http://schemas.microsoft.com/office/drawing/2010/main"/>
                      </a:ext>
                    </a:extLst>
                  </pic:spPr>
                </pic:pic>
              </a:graphicData>
            </a:graphic>
          </wp:inline>
        </w:drawing>
      </w:r>
    </w:p>
    <w:p w14:paraId="3C66339A" w14:textId="5D313F49" w:rsidR="00F87DB7" w:rsidRPr="00E34565" w:rsidRDefault="00F87DB7" w:rsidP="00F87DB7">
      <w:pPr>
        <w:pStyle w:val="Caption"/>
        <w:jc w:val="center"/>
        <w:rPr>
          <w:rFonts w:cstheme="minorHAnsi"/>
        </w:rPr>
      </w:pPr>
      <w:r w:rsidRPr="00E34565">
        <w:rPr>
          <w:rFonts w:cstheme="minorHAnsi"/>
        </w:rPr>
        <w:t xml:space="preserve">Appendix </w:t>
      </w:r>
      <w:r w:rsidRPr="00E34565">
        <w:rPr>
          <w:rFonts w:cstheme="minorHAnsi"/>
        </w:rPr>
        <w:fldChar w:fldCharType="begin"/>
      </w:r>
      <w:r w:rsidRPr="00E34565">
        <w:rPr>
          <w:rFonts w:cstheme="minorHAnsi"/>
        </w:rPr>
        <w:instrText xml:space="preserve"> SEQ Appendix \* ARABIC </w:instrText>
      </w:r>
      <w:r w:rsidRPr="00E34565">
        <w:rPr>
          <w:rFonts w:cstheme="minorHAnsi"/>
        </w:rPr>
        <w:fldChar w:fldCharType="separate"/>
      </w:r>
      <w:r w:rsidR="004D5113">
        <w:rPr>
          <w:rFonts w:cstheme="minorHAnsi"/>
          <w:noProof/>
        </w:rPr>
        <w:t>1</w:t>
      </w:r>
      <w:r w:rsidRPr="00E34565">
        <w:rPr>
          <w:rFonts w:cstheme="minorHAnsi"/>
        </w:rPr>
        <w:fldChar w:fldCharType="end"/>
      </w:r>
      <w:r w:rsidRPr="00E34565">
        <w:rPr>
          <w:rFonts w:cstheme="minorHAnsi"/>
        </w:rPr>
        <w:t xml:space="preserve">.1 - controller.cpp </w:t>
      </w:r>
      <w:r w:rsidR="0016007C" w:rsidRPr="00E34565">
        <w:rPr>
          <w:rFonts w:cstheme="minorHAnsi"/>
        </w:rPr>
        <w:t>f</w:t>
      </w:r>
      <w:r w:rsidRPr="00E34565">
        <w:rPr>
          <w:rFonts w:cstheme="minorHAnsi"/>
        </w:rPr>
        <w:t>rom Simulator Code</w:t>
      </w:r>
    </w:p>
    <w:p w14:paraId="58527236" w14:textId="77777777" w:rsidR="00BA66CC" w:rsidRPr="00E34565" w:rsidRDefault="00BA66CC" w:rsidP="00BA66CC">
      <w:pPr>
        <w:keepNext/>
        <w:jc w:val="center"/>
        <w:rPr>
          <w:rFonts w:cstheme="minorHAnsi"/>
        </w:rPr>
      </w:pPr>
      <w:r w:rsidRPr="00E34565">
        <w:rPr>
          <w:rFonts w:cstheme="minorHAnsi"/>
          <w:noProof/>
        </w:rPr>
        <w:lastRenderedPageBreak/>
        <w:drawing>
          <wp:inline distT="0" distB="0" distL="0" distR="0" wp14:anchorId="5C8F765A" wp14:editId="370D89DC">
            <wp:extent cx="5486400" cy="5796116"/>
            <wp:effectExtent l="0" t="0" r="0" b="0"/>
            <wp:docPr id="782656936" name="Picture 782656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0594" t="8550" r="9791" b="26518"/>
                    <a:stretch/>
                  </pic:blipFill>
                  <pic:spPr bwMode="auto">
                    <a:xfrm>
                      <a:off x="0" y="0"/>
                      <a:ext cx="5494679" cy="5804863"/>
                    </a:xfrm>
                    <a:prstGeom prst="rect">
                      <a:avLst/>
                    </a:prstGeom>
                    <a:noFill/>
                    <a:ln>
                      <a:noFill/>
                    </a:ln>
                    <a:extLst>
                      <a:ext uri="{53640926-AAD7-44D8-BBD7-CCE9431645EC}">
                        <a14:shadowObscured xmlns:a14="http://schemas.microsoft.com/office/drawing/2010/main"/>
                      </a:ext>
                    </a:extLst>
                  </pic:spPr>
                </pic:pic>
              </a:graphicData>
            </a:graphic>
          </wp:inline>
        </w:drawing>
      </w:r>
    </w:p>
    <w:p w14:paraId="05FEB0E7" w14:textId="3FAC3F76" w:rsidR="0016007C" w:rsidRPr="00E34565" w:rsidRDefault="00BA66CC" w:rsidP="00BA66CC">
      <w:pPr>
        <w:pStyle w:val="Caption"/>
        <w:jc w:val="center"/>
        <w:rPr>
          <w:rFonts w:cstheme="minorHAnsi"/>
        </w:rPr>
      </w:pPr>
      <w:r w:rsidRPr="00E34565">
        <w:rPr>
          <w:rFonts w:cstheme="minorHAnsi"/>
        </w:rPr>
        <w:t xml:space="preserve">Appendix 1.2 - controller.cpp </w:t>
      </w:r>
      <w:r w:rsidR="0016007C" w:rsidRPr="00E34565">
        <w:rPr>
          <w:rFonts w:cstheme="minorHAnsi"/>
        </w:rPr>
        <w:t>f</w:t>
      </w:r>
      <w:r w:rsidRPr="00E34565">
        <w:rPr>
          <w:rFonts w:cstheme="minorHAnsi"/>
        </w:rPr>
        <w:t>rom Simulator Code</w:t>
      </w:r>
    </w:p>
    <w:p w14:paraId="7664C322" w14:textId="77777777" w:rsidR="0016007C" w:rsidRPr="00E34565" w:rsidRDefault="0016007C" w:rsidP="0016007C">
      <w:pPr>
        <w:pStyle w:val="Caption"/>
        <w:keepNext/>
        <w:jc w:val="center"/>
        <w:rPr>
          <w:rFonts w:cstheme="minorHAnsi"/>
        </w:rPr>
      </w:pPr>
      <w:r w:rsidRPr="00E34565">
        <w:rPr>
          <w:rFonts w:cstheme="minorHAnsi"/>
          <w:noProof/>
        </w:rPr>
        <w:lastRenderedPageBreak/>
        <w:drawing>
          <wp:inline distT="0" distB="0" distL="0" distR="0" wp14:anchorId="6E41D544" wp14:editId="5C9E1160">
            <wp:extent cx="5476875" cy="5107270"/>
            <wp:effectExtent l="0" t="0" r="0" b="0"/>
            <wp:docPr id="1221113019" name="Picture 122111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0915" t="8550" r="10594" b="34944"/>
                    <a:stretch/>
                  </pic:blipFill>
                  <pic:spPr bwMode="auto">
                    <a:xfrm>
                      <a:off x="0" y="0"/>
                      <a:ext cx="5487167" cy="5116867"/>
                    </a:xfrm>
                    <a:prstGeom prst="rect">
                      <a:avLst/>
                    </a:prstGeom>
                    <a:noFill/>
                    <a:ln>
                      <a:noFill/>
                    </a:ln>
                    <a:extLst>
                      <a:ext uri="{53640926-AAD7-44D8-BBD7-CCE9431645EC}">
                        <a14:shadowObscured xmlns:a14="http://schemas.microsoft.com/office/drawing/2010/main"/>
                      </a:ext>
                    </a:extLst>
                  </pic:spPr>
                </pic:pic>
              </a:graphicData>
            </a:graphic>
          </wp:inline>
        </w:drawing>
      </w:r>
    </w:p>
    <w:p w14:paraId="757FA4F3" w14:textId="4480951B" w:rsidR="00BA66CC" w:rsidRPr="00E34565" w:rsidRDefault="0016007C" w:rsidP="0016007C">
      <w:pPr>
        <w:pStyle w:val="Caption"/>
        <w:jc w:val="center"/>
        <w:rPr>
          <w:rFonts w:cstheme="minorHAnsi"/>
        </w:rPr>
      </w:pPr>
      <w:r w:rsidRPr="00E34565">
        <w:rPr>
          <w:rFonts w:cstheme="minorHAnsi"/>
        </w:rPr>
        <w:t xml:space="preserve">Appendix </w:t>
      </w:r>
      <w:r w:rsidRPr="00E34565">
        <w:rPr>
          <w:rFonts w:cstheme="minorHAnsi"/>
        </w:rPr>
        <w:fldChar w:fldCharType="begin"/>
      </w:r>
      <w:r w:rsidRPr="00E34565">
        <w:rPr>
          <w:rFonts w:cstheme="minorHAnsi"/>
        </w:rPr>
        <w:instrText xml:space="preserve"> SEQ Appendix \* ARABIC </w:instrText>
      </w:r>
      <w:r w:rsidRPr="00E34565">
        <w:rPr>
          <w:rFonts w:cstheme="minorHAnsi"/>
        </w:rPr>
        <w:fldChar w:fldCharType="separate"/>
      </w:r>
      <w:r w:rsidR="004D5113">
        <w:rPr>
          <w:rFonts w:cstheme="minorHAnsi"/>
          <w:noProof/>
        </w:rPr>
        <w:t>2</w:t>
      </w:r>
      <w:r w:rsidRPr="00E34565">
        <w:rPr>
          <w:rFonts w:cstheme="minorHAnsi"/>
        </w:rPr>
        <w:fldChar w:fldCharType="end"/>
      </w:r>
      <w:r w:rsidRPr="00E34565">
        <w:rPr>
          <w:rFonts w:cstheme="minorHAnsi"/>
        </w:rPr>
        <w:t xml:space="preserve"> - controller.db File from Simulator Code</w:t>
      </w:r>
    </w:p>
    <w:p w14:paraId="659CFA5F" w14:textId="3CE7FCFB" w:rsidR="00F87DB7" w:rsidRPr="00E34565" w:rsidRDefault="00F87DB7" w:rsidP="00BA66CC">
      <w:pPr>
        <w:pStyle w:val="Caption"/>
        <w:jc w:val="center"/>
        <w:rPr>
          <w:rFonts w:cstheme="minorHAnsi"/>
        </w:rPr>
      </w:pPr>
    </w:p>
    <w:p w14:paraId="46A92BB2" w14:textId="6B4562AA" w:rsidR="00067834" w:rsidRPr="00E34565" w:rsidRDefault="00695034" w:rsidP="00F87DB7">
      <w:pPr>
        <w:jc w:val="center"/>
        <w:rPr>
          <w:rFonts w:cstheme="minorHAnsi"/>
          <w:sz w:val="28"/>
          <w:szCs w:val="28"/>
          <w:u w:val="single"/>
        </w:rPr>
      </w:pPr>
      <w:r w:rsidRPr="00E34565">
        <w:rPr>
          <w:rFonts w:cstheme="minorHAnsi"/>
          <w:sz w:val="24"/>
          <w:szCs w:val="24"/>
        </w:rPr>
        <w:br w:type="page"/>
      </w:r>
      <w:bookmarkStart w:id="110" w:name="_Toc165154465"/>
      <w:r w:rsidR="001C252F" w:rsidRPr="00E34565">
        <w:rPr>
          <w:rStyle w:val="Heading1Char"/>
          <w:rFonts w:asciiTheme="minorHAnsi" w:hAnsiTheme="minorHAnsi" w:cstheme="minorHAnsi"/>
          <w:b/>
        </w:rPr>
        <w:lastRenderedPageBreak/>
        <w:t>Refe</w:t>
      </w:r>
      <w:r w:rsidR="007B467D" w:rsidRPr="00E34565">
        <w:rPr>
          <w:rStyle w:val="Heading1Char"/>
          <w:rFonts w:asciiTheme="minorHAnsi" w:hAnsiTheme="minorHAnsi" w:cstheme="minorHAnsi"/>
          <w:b/>
        </w:rPr>
        <w:t>rences and Citations</w:t>
      </w:r>
      <w:bookmarkEnd w:id="110"/>
    </w:p>
    <w:p w14:paraId="4C3E672D" w14:textId="496F8A18" w:rsidR="00452CCB" w:rsidRPr="00452CCB" w:rsidRDefault="001F3236" w:rsidP="00452CCB">
      <w:pPr>
        <w:pStyle w:val="NormalWeb"/>
        <w:ind w:left="720" w:hanging="720"/>
      </w:pPr>
      <w:r>
        <w:rPr>
          <w:rFonts w:cstheme="minorHAnsi"/>
        </w:rPr>
        <w:t>[</w:t>
      </w:r>
      <w:del w:id="111" w:author="Microsoft Word" w:date="2023-12-10T23:40:00Z">
        <w:r w:rsidR="003A3F7F">
          <w:rPr>
            <w:rFonts w:cstheme="minorHAnsi"/>
          </w:rPr>
          <w:delText>Y</w:delText>
        </w:r>
      </w:del>
      <w:ins w:id="112" w:author="Microsoft Word" w:date="2023-12-10T23:40:00Z">
        <w:r>
          <w:rPr>
            <w:rFonts w:cstheme="minorHAnsi"/>
          </w:rPr>
          <w:t>1</w:t>
        </w:r>
      </w:ins>
      <w:r>
        <w:rPr>
          <w:rFonts w:cstheme="minorHAnsi"/>
        </w:rPr>
        <w:t>]</w:t>
      </w:r>
      <w:r w:rsidR="007F5E98" w:rsidRPr="00E34565">
        <w:rPr>
          <w:rFonts w:cstheme="minorHAnsi"/>
        </w:rPr>
        <w:t xml:space="preserve"> </w:t>
      </w:r>
      <w:r w:rsidR="00A41A0A">
        <w:t xml:space="preserve">“B6x4e-B4,” </w:t>
      </w:r>
      <w:r w:rsidR="00A41A0A">
        <w:rPr>
          <w:i/>
          <w:iCs/>
        </w:rPr>
        <w:t>APC Propellers</w:t>
      </w:r>
      <w:r w:rsidR="00A41A0A">
        <w:t xml:space="preserve"> Available: </w:t>
      </w:r>
      <w:hyperlink r:id="rId38" w:history="1">
        <w:r w:rsidR="00452CCB" w:rsidRPr="00C75D89">
          <w:rPr>
            <w:rStyle w:val="Hyperlink"/>
          </w:rPr>
          <w:t>https://www.apcprop.com/product/b6x4e-b4/</w:t>
        </w:r>
      </w:hyperlink>
      <w:r w:rsidR="00A41A0A">
        <w:t>.</w:t>
      </w:r>
      <w:r w:rsidR="00452CCB">
        <w:t xml:space="preserve"> (Accessed Dec. 10, 2023).</w:t>
      </w:r>
    </w:p>
    <w:p w14:paraId="3AFA2E1B" w14:textId="4549C070" w:rsidR="007B467D" w:rsidRPr="00E34565" w:rsidRDefault="007B467D" w:rsidP="00CF61C6">
      <w:pPr>
        <w:pStyle w:val="NormalWeb"/>
        <w:ind w:left="720" w:hanging="720"/>
        <w:rPr>
          <w:rFonts w:asciiTheme="minorHAnsi" w:hAnsiTheme="minorHAnsi" w:cstheme="minorHAnsi"/>
        </w:rPr>
      </w:pPr>
      <w:r w:rsidRPr="007B467D">
        <w:t>[</w:t>
      </w:r>
      <w:r w:rsidR="002A6080">
        <w:t>Z</w:t>
      </w:r>
      <w:r w:rsidRPr="007B467D">
        <w:t>]</w:t>
      </w:r>
      <w:r w:rsidR="00C17F44">
        <w:t xml:space="preserve"> </w:t>
      </w:r>
      <w:r w:rsidR="00D715C9">
        <w:t xml:space="preserve">“Gemfan durable 5536 Tri-Blade 5.5" Prop 4 pack - choose your Colorclear Gray,” </w:t>
      </w:r>
      <w:r w:rsidR="00D715C9">
        <w:rPr>
          <w:i/>
          <w:iCs/>
        </w:rPr>
        <w:t>RaceDayQuads</w:t>
      </w:r>
      <w:r w:rsidR="00D715C9">
        <w:t xml:space="preserve"> Available: </w:t>
      </w:r>
      <w:hyperlink r:id="rId39" w:history="1">
        <w:r w:rsidR="00CF61C6" w:rsidRPr="00C75D89">
          <w:rPr>
            <w:rStyle w:val="Hyperlink"/>
          </w:rPr>
          <w:t>https://www.racedayquads.com/products/gemfan-durable-5536-tri-blade-5-5-prop-4-pack-choose-your-color?variant=39699628359793</w:t>
        </w:r>
      </w:hyperlink>
      <w:r w:rsidR="00D715C9">
        <w:t xml:space="preserve">. </w:t>
      </w:r>
      <w:r w:rsidR="00CF61C6">
        <w:t>(Accessed Dec. 10, 2023).</w:t>
      </w:r>
      <w:ins w:id="113" w:author="Microsoft Word" w:date="2023-12-10T23:40:00Z">
        <w:r w:rsidR="001F3236">
          <w:t>[2]</w:t>
        </w:r>
        <w:r w:rsidR="00C17F44">
          <w:t xml:space="preserve"> </w:t>
        </w:r>
        <w:r w:rsidR="00D715C9">
          <w:t xml:space="preserve">“Gemfan durable 5536 Tri-Blade 5.5" Prop 4 pack - choose your Colorclear Gray,” </w:t>
        </w:r>
        <w:r w:rsidR="00D715C9">
          <w:rPr>
            <w:i/>
            <w:iCs/>
          </w:rPr>
          <w:t>RaceDayQuads</w:t>
        </w:r>
        <w:r w:rsidR="00D715C9">
          <w:t xml:space="preserve"> Available: </w:t>
        </w:r>
        <w:r w:rsidR="00CF61C6">
          <w:fldChar w:fldCharType="begin"/>
        </w:r>
        <w:r w:rsidR="00CF61C6">
          <w:instrText>HYPERLINK "https://www.racedayquads.com/products/gemfan-durable-5536-tri-blade-5-5-prop-4-pack-choose-your-color?variant=39699628359793"</w:instrText>
        </w:r>
      </w:ins>
      <w:ins w:id="114" w:author="Microsoft Word" w:date="2023-12-10T23:40:00Z">
        <w:r w:rsidR="00CF61C6">
          <w:fldChar w:fldCharType="separate"/>
        </w:r>
        <w:r w:rsidR="00CF61C6" w:rsidRPr="00C75D89">
          <w:rPr>
            <w:rStyle w:val="Hyperlink"/>
          </w:rPr>
          <w:t>https://www.racedayquads.com/products/gemfan-durable-5536-tri-blade-5-5-prop-4-pack-choose-your-color?variant=39699628359793</w:t>
        </w:r>
        <w:r w:rsidR="00CF61C6">
          <w:fldChar w:fldCharType="end"/>
        </w:r>
        <w:r w:rsidR="00D715C9">
          <w:t xml:space="preserve">. </w:t>
        </w:r>
        <w:r w:rsidR="00CF61C6">
          <w:t>(Accessed Dec. 10, 2023).</w:t>
        </w:r>
      </w:ins>
    </w:p>
    <w:p w14:paraId="7131B138" w14:textId="11E3080F" w:rsidR="00C17F44" w:rsidRPr="00E34565" w:rsidRDefault="00C17F44" w:rsidP="00352BEE">
      <w:pPr>
        <w:pStyle w:val="NormalWeb"/>
        <w:ind w:left="720" w:hanging="720"/>
        <w:rPr>
          <w:rFonts w:asciiTheme="minorHAnsi" w:hAnsiTheme="minorHAnsi" w:cstheme="minorHAnsi"/>
        </w:rPr>
      </w:pPr>
      <w:r w:rsidRPr="00E34565">
        <w:rPr>
          <w:rFonts w:asciiTheme="minorHAnsi" w:hAnsiTheme="minorHAnsi" w:cstheme="minorHAnsi"/>
        </w:rPr>
        <w:t>[</w:t>
      </w:r>
      <w:r w:rsidR="002A6080">
        <w:rPr>
          <w:rFonts w:asciiTheme="minorHAnsi" w:hAnsiTheme="minorHAnsi" w:cstheme="minorHAnsi"/>
        </w:rPr>
        <w:t>X</w:t>
      </w:r>
      <w:r w:rsidRPr="00E34565">
        <w:rPr>
          <w:rFonts w:asciiTheme="minorHAnsi" w:hAnsiTheme="minorHAnsi" w:cstheme="minorHAnsi"/>
        </w:rPr>
        <w:t xml:space="preserve">] </w:t>
      </w:r>
      <w:r w:rsidR="00352BEE" w:rsidRPr="00E34565">
        <w:rPr>
          <w:rFonts w:asciiTheme="minorHAnsi" w:hAnsiTheme="minorHAnsi" w:cstheme="minorHAnsi"/>
        </w:rPr>
        <w:t xml:space="preserve">“Gemfan Flash 6042 durable 3 blade propeller (set of 4 - red),” </w:t>
      </w:r>
      <w:r w:rsidR="00352BEE" w:rsidRPr="00E34565">
        <w:rPr>
          <w:rFonts w:asciiTheme="minorHAnsi" w:hAnsiTheme="minorHAnsi" w:cstheme="minorHAnsi"/>
          <w:i/>
        </w:rPr>
        <w:t>www.getfpv.com</w:t>
      </w:r>
      <w:r w:rsidR="00352BEE" w:rsidRPr="00E34565">
        <w:rPr>
          <w:rFonts w:asciiTheme="minorHAnsi" w:hAnsiTheme="minorHAnsi" w:cstheme="minorHAnsi"/>
        </w:rPr>
        <w:t xml:space="preserve"> Available: </w:t>
      </w:r>
      <w:hyperlink r:id="rId40" w:history="1">
        <w:r w:rsidR="002E4148" w:rsidRPr="00E34565">
          <w:rPr>
            <w:rStyle w:val="Hyperlink"/>
            <w:rFonts w:asciiTheme="minorHAnsi" w:hAnsiTheme="minorHAnsi" w:cstheme="minorHAnsi"/>
          </w:rPr>
          <w:t>https://www.getfpv.com/gemfan-flash-6042-durable-3-blade-propeller-set-of-4-red.html?utm_source=google&amp;utm_medium=cpc&amp;utm_campaign=DM%2B-%2BNB%2B-%2BPMax%2B-%2BShop%2B-%2BNo-index%2B-%2BSM%2B-%2BALL%2B%7C%2BFull%2BFunnel&amp;utm_content=pmax_x&amp;utm_keyword=&amp;utm_matchtype=&amp;campaign_id=20799936859&amp;network=x&amp;device=c&amp;gc_id=20799936859&amp;gad_source=1&amp;gclid=Cj0KCQiA4NWrBhD-ARIsAFCKwWv74SrXyfzymunPmwf2qoUmTd24hBU93c3bOQhvARoKsYbqTPllRH4aAgmqEALw_wcB</w:t>
        </w:r>
      </w:hyperlink>
      <w:r w:rsidR="00352BEE" w:rsidRPr="00E34565">
        <w:rPr>
          <w:rFonts w:asciiTheme="minorHAnsi" w:hAnsiTheme="minorHAnsi" w:cstheme="minorHAnsi"/>
        </w:rPr>
        <w:t>.</w:t>
      </w:r>
      <w:r w:rsidR="002E4148" w:rsidRPr="00E34565">
        <w:rPr>
          <w:rFonts w:asciiTheme="minorHAnsi" w:hAnsiTheme="minorHAnsi" w:cstheme="minorHAnsi"/>
        </w:rPr>
        <w:t xml:space="preserve"> </w:t>
      </w:r>
      <w:r w:rsidR="00832DEB" w:rsidRPr="00E34565">
        <w:rPr>
          <w:rFonts w:asciiTheme="minorHAnsi" w:hAnsiTheme="minorHAnsi" w:cstheme="minorHAnsi"/>
        </w:rPr>
        <w:t>(Accessed Dec. 10, 2023</w:t>
      </w:r>
      <w:r w:rsidR="00832DEB">
        <w:t>)</w:t>
      </w:r>
      <w:r w:rsidR="00CF61C6">
        <w:t>.</w:t>
      </w:r>
      <w:ins w:id="115" w:author="Microsoft Word" w:date="2023-12-10T23:40:00Z">
        <w:r w:rsidR="001F3236">
          <w:rPr>
            <w:rFonts w:asciiTheme="minorHAnsi" w:hAnsiTheme="minorHAnsi" w:cstheme="minorHAnsi"/>
          </w:rPr>
          <w:t>[3]</w:t>
        </w:r>
        <w:r w:rsidRPr="00E34565">
          <w:rPr>
            <w:rFonts w:asciiTheme="minorHAnsi" w:hAnsiTheme="minorHAnsi" w:cstheme="minorHAnsi"/>
          </w:rPr>
          <w:t xml:space="preserve"> </w:t>
        </w:r>
        <w:r w:rsidR="00352BEE" w:rsidRPr="00E34565">
          <w:rPr>
            <w:rFonts w:asciiTheme="minorHAnsi" w:hAnsiTheme="minorHAnsi" w:cstheme="minorHAnsi"/>
          </w:rPr>
          <w:t xml:space="preserve">“Gemfan Flash 6042 durable 3 blade propeller (set of 4 - red),” </w:t>
        </w:r>
        <w:r w:rsidR="00352BEE" w:rsidRPr="00E34565">
          <w:rPr>
            <w:rFonts w:asciiTheme="minorHAnsi" w:hAnsiTheme="minorHAnsi" w:cstheme="minorHAnsi"/>
            <w:i/>
          </w:rPr>
          <w:t>www.getfpv.com</w:t>
        </w:r>
        <w:r w:rsidR="00352BEE" w:rsidRPr="00E34565">
          <w:rPr>
            <w:rFonts w:asciiTheme="minorHAnsi" w:hAnsiTheme="minorHAnsi" w:cstheme="minorHAnsi"/>
          </w:rPr>
          <w:t xml:space="preserve"> Available: </w:t>
        </w:r>
        <w:r w:rsidR="002E4148" w:rsidRPr="00E34565">
          <w:rPr>
            <w:rFonts w:asciiTheme="minorHAnsi" w:hAnsiTheme="minorHAnsi" w:cstheme="minorHAnsi"/>
          </w:rPr>
          <w:fldChar w:fldCharType="begin"/>
        </w:r>
        <w:r w:rsidR="002E4148" w:rsidRPr="00E34565">
          <w:rPr>
            <w:rFonts w:asciiTheme="minorHAnsi" w:hAnsiTheme="minorHAnsi" w:cstheme="minorHAnsi"/>
          </w:rPr>
          <w:instrText>HYPERLINK "https://www.getfpv.com/gemfan-flash-6042-durable-3-blade-propeller-set-of-4-red.html?utm_source=google&amp;utm_medium=cpc&amp;utm_campaign=DM%2B-%2BNB%2B-%2BPMax%2B-%2BShop%2B-%2BNo-index%2B-%2BSM%2B-%2BALL%2B%7C%2BFull%2BFunnel&amp;utm_content=pmax_x&amp;utm_keyword=&amp;utm_matchtype=&amp;campaign_id=20799936859&amp;network=x&amp;device=c&amp;gc_id=20799936859&amp;gad_source=1&amp;gclid=Cj0KCQiA4NWrBhD-ARIsAFCKwWv74SrXyfzymunPmwf2qoUmTd24hBU93c3bOQhvARoKsYbqTPllRH4aAgmqEALw_wcB"</w:instrText>
        </w:r>
      </w:ins>
      <w:r w:rsidR="00A708B7" w:rsidRPr="00E34565">
        <w:rPr>
          <w:rFonts w:asciiTheme="minorHAnsi" w:hAnsiTheme="minorHAnsi" w:cstheme="minorHAnsi"/>
        </w:rPr>
      </w:r>
      <w:ins w:id="116" w:author="Microsoft Word" w:date="2023-12-10T23:40:00Z">
        <w:r w:rsidR="002E4148" w:rsidRPr="00E34565">
          <w:rPr>
            <w:rFonts w:asciiTheme="minorHAnsi" w:hAnsiTheme="minorHAnsi" w:cstheme="minorHAnsi"/>
          </w:rPr>
          <w:fldChar w:fldCharType="separate"/>
        </w:r>
        <w:r w:rsidR="002E4148" w:rsidRPr="00E34565">
          <w:rPr>
            <w:rStyle w:val="Hyperlink"/>
            <w:rFonts w:asciiTheme="minorHAnsi" w:hAnsiTheme="minorHAnsi" w:cstheme="minorHAnsi"/>
          </w:rPr>
          <w:t>https://www.getfpv.com/gemfan-flash-6042-durable-3-blade-propeller-set-of-4-red.html?utm_source=google&amp;utm_medium=cpc&amp;utm_campaign=DM%2B-%2BNB%2B-%2BPMax%2B-%2BShop%2B-%2BNo-index%2B-%2BSM%2B-%2BALL%2B%7C%2BFull%2BFunnel&amp;utm_content=pmax_x&amp;utm_keyword=&amp;utm_matchtype=&amp;campaign_id=20799936859&amp;network=x&amp;device=c&amp;gc_id=20799936859&amp;gad_source=1&amp;gclid=Cj0KCQiA4NWrBhD-ARIsAFCKwWv74SrXyfzymunPmwf2qoUmTd24hBU93c3bOQhvARoKsYbqTPllRH4aAgmqEALw_wcB</w:t>
        </w:r>
        <w:r w:rsidR="002E4148" w:rsidRPr="00E34565">
          <w:rPr>
            <w:rFonts w:asciiTheme="minorHAnsi" w:hAnsiTheme="minorHAnsi" w:cstheme="minorHAnsi"/>
          </w:rPr>
          <w:fldChar w:fldCharType="end"/>
        </w:r>
        <w:r w:rsidR="00352BEE" w:rsidRPr="00E34565">
          <w:rPr>
            <w:rFonts w:asciiTheme="minorHAnsi" w:hAnsiTheme="minorHAnsi" w:cstheme="minorHAnsi"/>
          </w:rPr>
          <w:t>.</w:t>
        </w:r>
        <w:r w:rsidR="002E4148" w:rsidRPr="00E34565">
          <w:rPr>
            <w:rFonts w:asciiTheme="minorHAnsi" w:hAnsiTheme="minorHAnsi" w:cstheme="minorHAnsi"/>
          </w:rPr>
          <w:t xml:space="preserve"> </w:t>
        </w:r>
        <w:r w:rsidR="00832DEB" w:rsidRPr="00E34565">
          <w:rPr>
            <w:rFonts w:asciiTheme="minorHAnsi" w:hAnsiTheme="minorHAnsi" w:cstheme="minorHAnsi"/>
          </w:rPr>
          <w:t>(Accessed Dec. 10, 2023</w:t>
        </w:r>
        <w:r w:rsidR="00832DEB">
          <w:t>)</w:t>
        </w:r>
        <w:r w:rsidR="00CF61C6">
          <w:t>.</w:t>
        </w:r>
      </w:ins>
    </w:p>
    <w:p w14:paraId="1A68A543" w14:textId="46ADF38A" w:rsidR="00C17F44" w:rsidRPr="00E34565" w:rsidRDefault="00C17F44" w:rsidP="00C17F44">
      <w:pPr>
        <w:ind w:left="720" w:hanging="720"/>
        <w:rPr>
          <w:rFonts w:cstheme="minorHAnsi"/>
          <w:sz w:val="24"/>
          <w:szCs w:val="24"/>
        </w:rPr>
      </w:pPr>
      <w:r>
        <w:rPr>
          <w:rFonts w:cstheme="minorHAnsi"/>
          <w:sz w:val="24"/>
          <w:szCs w:val="24"/>
        </w:rPr>
        <w:t>[</w:t>
      </w:r>
      <w:r w:rsidR="001F3236">
        <w:rPr>
          <w:rFonts w:cstheme="minorHAnsi"/>
          <w:sz w:val="24"/>
          <w:szCs w:val="24"/>
        </w:rPr>
        <w:t>4</w:t>
      </w:r>
      <w:r>
        <w:rPr>
          <w:rFonts w:cstheme="minorHAnsi"/>
          <w:sz w:val="24"/>
          <w:szCs w:val="24"/>
        </w:rPr>
        <w:t>]</w:t>
      </w:r>
      <w:r w:rsidRPr="00E34565">
        <w:rPr>
          <w:rFonts w:cstheme="minorHAnsi"/>
          <w:sz w:val="24"/>
          <w:szCs w:val="24"/>
        </w:rPr>
        <w:t> K. Cho. “Why falling off a cruise ship is so deadly.” The Washington Post. </w:t>
      </w:r>
      <w:hyperlink r:id="rId41" w:tgtFrame="_blank" w:history="1">
        <w:r w:rsidRPr="00E34565">
          <w:rPr>
            <w:rStyle w:val="Hyperlink"/>
            <w:rFonts w:cstheme="minorHAnsi"/>
            <w:sz w:val="24"/>
            <w:szCs w:val="24"/>
          </w:rPr>
          <w:t>https://www.washingtonpost.com/travel/2023/07/31/cruise-ship-fall-death/</w:t>
        </w:r>
      </w:hyperlink>
      <w:r w:rsidRPr="00E34565">
        <w:rPr>
          <w:rFonts w:cstheme="minorHAnsi"/>
          <w:sz w:val="24"/>
          <w:szCs w:val="24"/>
        </w:rPr>
        <w:t>. (</w:t>
      </w:r>
      <w:r w:rsidR="00E602E0" w:rsidRPr="00E34565">
        <w:rPr>
          <w:rFonts w:cstheme="minorHAnsi"/>
          <w:sz w:val="24"/>
          <w:szCs w:val="24"/>
        </w:rPr>
        <w:t>A</w:t>
      </w:r>
      <w:r w:rsidRPr="00E34565">
        <w:rPr>
          <w:rFonts w:cstheme="minorHAnsi"/>
          <w:sz w:val="24"/>
          <w:szCs w:val="24"/>
        </w:rPr>
        <w:t>ccessed Nov. 1, 2023).​</w:t>
      </w:r>
    </w:p>
    <w:p w14:paraId="288D540B" w14:textId="270927C7" w:rsidR="00D23880" w:rsidRPr="00E34565" w:rsidRDefault="001F3236" w:rsidP="00DD6197">
      <w:pPr>
        <w:pStyle w:val="NormalWeb"/>
        <w:ind w:left="720" w:hanging="720"/>
        <w:rPr>
          <w:rFonts w:asciiTheme="minorHAnsi" w:hAnsiTheme="minorHAnsi" w:cstheme="minorHAnsi"/>
        </w:rPr>
      </w:pPr>
      <w:r>
        <w:rPr>
          <w:rFonts w:asciiTheme="minorHAnsi" w:hAnsiTheme="minorHAnsi" w:cstheme="minorHAnsi"/>
        </w:rPr>
        <w:t>[</w:t>
      </w:r>
      <w:del w:id="117" w:author="Microsoft Word" w:date="2023-12-10T23:40:00Z">
        <w:r w:rsidR="00514177">
          <w:rPr>
            <w:rFonts w:asciiTheme="minorHAnsi" w:hAnsiTheme="minorHAnsi" w:cstheme="minorHAnsi"/>
          </w:rPr>
          <w:delText>K</w:delText>
        </w:r>
      </w:del>
      <w:ins w:id="118" w:author="Microsoft Word" w:date="2023-12-10T23:40:00Z">
        <w:r>
          <w:rPr>
            <w:rFonts w:asciiTheme="minorHAnsi" w:hAnsiTheme="minorHAnsi" w:cstheme="minorHAnsi"/>
          </w:rPr>
          <w:t>5</w:t>
        </w:r>
      </w:ins>
      <w:r>
        <w:rPr>
          <w:rFonts w:asciiTheme="minorHAnsi" w:hAnsiTheme="minorHAnsi" w:cstheme="minorHAnsi"/>
        </w:rPr>
        <w:t>]</w:t>
      </w:r>
      <w:r w:rsidR="00697DAA" w:rsidRPr="00E34565">
        <w:rPr>
          <w:rFonts w:asciiTheme="minorHAnsi" w:hAnsiTheme="minorHAnsi" w:cstheme="minorHAnsi"/>
        </w:rPr>
        <w:t xml:space="preserve"> Kloet, N., Watkins, S., Wang, X., Prudden, S., and Clothier, R., “Drone on a preliminary investigation of the acoustic impact of unmanned ...,” </w:t>
      </w:r>
      <w:r w:rsidR="00697DAA" w:rsidRPr="00E34565">
        <w:rPr>
          <w:rFonts w:asciiTheme="minorHAnsi" w:hAnsiTheme="minorHAnsi" w:cstheme="minorHAnsi"/>
          <w:i/>
        </w:rPr>
        <w:t>ResearchGate</w:t>
      </w:r>
      <w:r w:rsidR="00697DAA" w:rsidRPr="00E34565">
        <w:rPr>
          <w:rFonts w:asciiTheme="minorHAnsi" w:hAnsiTheme="minorHAnsi" w:cstheme="minorHAnsi"/>
        </w:rPr>
        <w:t xml:space="preserve"> Available: </w:t>
      </w:r>
      <w:hyperlink r:id="rId42" w:history="1">
        <w:r w:rsidR="00B621D6" w:rsidRPr="00E34565">
          <w:rPr>
            <w:rStyle w:val="Hyperlink"/>
            <w:rFonts w:asciiTheme="minorHAnsi" w:hAnsiTheme="minorHAnsi" w:cstheme="minorHAnsi"/>
          </w:rPr>
          <w:t>https://www.researchgate.net/profile/Nicola-Kloet/publication/332006855_DRONE_ON_A_PRELIMINARY_INVESTIGATION_OF_THE_ACOUSTIC_IMPACT_OF_UNMANNED_AIRCRAFT_SYSTEMS_UAS/links/5c9ac525a6fdccd4603cd71f/DRONE-ON-A-PRELIMINARY-INVESTIGATION-OF-THE-ACOUSTIC-IMPACT-OF-UNMANNED-AIRCRAFT-SYSTEMS-UAS.pdf</w:t>
        </w:r>
      </w:hyperlink>
      <w:r w:rsidR="00697DAA" w:rsidRPr="00E34565">
        <w:rPr>
          <w:rFonts w:asciiTheme="minorHAnsi" w:hAnsiTheme="minorHAnsi" w:cstheme="minorHAnsi"/>
        </w:rPr>
        <w:t>.</w:t>
      </w:r>
      <w:r w:rsidR="00B621D6" w:rsidRPr="00E34565">
        <w:rPr>
          <w:rFonts w:asciiTheme="minorHAnsi" w:hAnsiTheme="minorHAnsi" w:cstheme="minorHAnsi"/>
        </w:rPr>
        <w:t xml:space="preserve"> (</w:t>
      </w:r>
      <w:r w:rsidR="005344AE" w:rsidRPr="00E34565">
        <w:rPr>
          <w:rFonts w:asciiTheme="minorHAnsi" w:hAnsiTheme="minorHAnsi" w:cstheme="minorHAnsi"/>
        </w:rPr>
        <w:t>Accessed Dec. 1</w:t>
      </w:r>
      <w:r w:rsidR="00832DEB" w:rsidRPr="00E34565">
        <w:rPr>
          <w:rFonts w:asciiTheme="minorHAnsi" w:hAnsiTheme="minorHAnsi" w:cstheme="minorHAnsi"/>
        </w:rPr>
        <w:t>0</w:t>
      </w:r>
      <w:r w:rsidR="00E602E0" w:rsidRPr="00E34565">
        <w:rPr>
          <w:rFonts w:asciiTheme="minorHAnsi" w:hAnsiTheme="minorHAnsi" w:cstheme="minorHAnsi"/>
        </w:rPr>
        <w:t>, 2023)</w:t>
      </w:r>
      <w:r w:rsidR="004A5CC4" w:rsidRPr="00E34565">
        <w:rPr>
          <w:rFonts w:asciiTheme="minorHAnsi" w:hAnsiTheme="minorHAnsi" w:cstheme="minorHAnsi"/>
        </w:rPr>
        <w:t>.</w:t>
      </w:r>
    </w:p>
    <w:p w14:paraId="1DA1A40B" w14:textId="5000E5EE" w:rsidR="007B467D" w:rsidRPr="00E34565" w:rsidRDefault="001F3236" w:rsidP="001F3236">
      <w:pPr>
        <w:ind w:left="720" w:hanging="720"/>
        <w:rPr>
          <w:rFonts w:cstheme="minorHAnsi"/>
          <w:sz w:val="24"/>
          <w:szCs w:val="24"/>
        </w:rPr>
      </w:pPr>
      <w:r>
        <w:rPr>
          <w:rFonts w:cstheme="minorHAnsi"/>
          <w:sz w:val="24"/>
          <w:szCs w:val="24"/>
        </w:rPr>
        <w:lastRenderedPageBreak/>
        <w:t>[6]</w:t>
      </w:r>
      <w:r w:rsidR="00C17F44" w:rsidRPr="00E34565">
        <w:rPr>
          <w:rFonts w:cstheme="minorHAnsi"/>
          <w:sz w:val="24"/>
          <w:szCs w:val="24"/>
        </w:rPr>
        <w:t> M. Mueller,</w:t>
      </w:r>
      <w:r w:rsidR="00DD6197" w:rsidRPr="00E34565">
        <w:rPr>
          <w:rFonts w:cstheme="minorHAnsi"/>
          <w:sz w:val="24"/>
          <w:szCs w:val="24"/>
        </w:rPr>
        <w:t xml:space="preserve"> “xcotperCalc – Multicopter Calculator,” eCalc, </w:t>
      </w:r>
      <w:hyperlink r:id="rId43" w:history="1">
        <w:r w:rsidR="00DD6197" w:rsidRPr="00E34565">
          <w:rPr>
            <w:rStyle w:val="Hyperlink"/>
            <w:rFonts w:cstheme="minorHAnsi"/>
            <w:sz w:val="24"/>
            <w:szCs w:val="24"/>
          </w:rPr>
          <w:t>https://www.ecalc.ch/xcoptercalc.php</w:t>
        </w:r>
      </w:hyperlink>
      <w:r w:rsidR="00F51CC7" w:rsidRPr="00E34565">
        <w:rPr>
          <w:rFonts w:cstheme="minorHAnsi"/>
          <w:sz w:val="24"/>
          <w:szCs w:val="24"/>
        </w:rPr>
        <w:t xml:space="preserve">. </w:t>
      </w:r>
      <w:r w:rsidR="008B0C7E" w:rsidRPr="00E34565">
        <w:rPr>
          <w:rFonts w:cstheme="minorHAnsi"/>
          <w:sz w:val="24"/>
          <w:szCs w:val="24"/>
        </w:rPr>
        <w:t>(</w:t>
      </w:r>
      <w:r w:rsidR="00F51CC7" w:rsidRPr="00E34565">
        <w:rPr>
          <w:rFonts w:cstheme="minorHAnsi"/>
          <w:sz w:val="24"/>
          <w:szCs w:val="24"/>
        </w:rPr>
        <w:t>A</w:t>
      </w:r>
      <w:r w:rsidR="008B0C7E" w:rsidRPr="00E34565">
        <w:rPr>
          <w:rFonts w:cstheme="minorHAnsi"/>
          <w:sz w:val="24"/>
          <w:szCs w:val="24"/>
        </w:rPr>
        <w:t>ccessed Dec. 4, 2023). </w:t>
      </w:r>
      <w:r w:rsidR="00C17F44" w:rsidRPr="00E34565">
        <w:rPr>
          <w:rFonts w:cstheme="minorHAnsi"/>
          <w:sz w:val="24"/>
          <w:szCs w:val="24"/>
        </w:rPr>
        <w:t> ​</w:t>
      </w:r>
    </w:p>
    <w:sectPr w:rsidR="007B467D" w:rsidRPr="00E34565" w:rsidSect="00880C5C">
      <w:headerReference w:type="first" r:id="rId44"/>
      <w:footerReference w:type="first" r:id="rId45"/>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B113D" w14:textId="77777777" w:rsidR="00880C5C" w:rsidRDefault="00880C5C" w:rsidP="000B25EE">
      <w:pPr>
        <w:spacing w:after="0" w:line="240" w:lineRule="auto"/>
      </w:pPr>
      <w:r>
        <w:separator/>
      </w:r>
    </w:p>
  </w:endnote>
  <w:endnote w:type="continuationSeparator" w:id="0">
    <w:p w14:paraId="0BFDEF20" w14:textId="77777777" w:rsidR="00880C5C" w:rsidRDefault="00880C5C" w:rsidP="000B25EE">
      <w:pPr>
        <w:spacing w:after="0" w:line="240" w:lineRule="auto"/>
      </w:pPr>
      <w:r>
        <w:continuationSeparator/>
      </w:r>
    </w:p>
  </w:endnote>
  <w:endnote w:type="continuationNotice" w:id="1">
    <w:p w14:paraId="3C5ED509" w14:textId="77777777" w:rsidR="00880C5C" w:rsidRDefault="00880C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EC2F6" w14:textId="19877CCE" w:rsidR="2BA3DBB5" w:rsidRDefault="29499810" w:rsidP="2BA3DBB5">
    <w:pPr>
      <w:pStyle w:val="Footer"/>
      <w:jc w:val="right"/>
    </w:pPr>
    <w:r>
      <w:t xml:space="preserve">Page </w:t>
    </w:r>
    <w:r w:rsidR="1CD6E25B">
      <w:t xml:space="preserve"> </w:t>
    </w:r>
    <w:r w:rsidR="2BA3DBB5">
      <w:fldChar w:fldCharType="begin"/>
    </w:r>
    <w:r w:rsidR="2BA3DBB5">
      <w:instrText>PAGE</w:instrText>
    </w:r>
    <w:r w:rsidR="2BA3DBB5">
      <w:fldChar w:fldCharType="separate"/>
    </w:r>
    <w:r w:rsidR="002D59E2">
      <w:rPr>
        <w:noProof/>
      </w:rPr>
      <w:t>2</w:t>
    </w:r>
    <w:r w:rsidR="2BA3DBB5">
      <w:fldChar w:fldCharType="end"/>
    </w:r>
  </w:p>
  <w:p w14:paraId="4010D6B3" w14:textId="4803C6F9" w:rsidR="00240C0E" w:rsidRDefault="00240C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EA124" w14:textId="490B18A3" w:rsidR="00067834" w:rsidRDefault="000678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8347693"/>
      <w:docPartObj>
        <w:docPartGallery w:val="Page Numbers (Bottom of Page)"/>
        <w:docPartUnique/>
      </w:docPartObj>
    </w:sdtPr>
    <w:sdtEndPr>
      <w:rPr>
        <w:noProof/>
      </w:rPr>
    </w:sdtEndPr>
    <w:sdtContent>
      <w:p w14:paraId="30EF1E7F" w14:textId="71012F75" w:rsidR="00F51834" w:rsidRDefault="00F51834">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6071C9EC" w14:textId="77777777" w:rsidR="0098407F" w:rsidRDefault="009840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F97F0" w14:textId="77777777" w:rsidR="00880C5C" w:rsidRDefault="00880C5C" w:rsidP="000B25EE">
      <w:pPr>
        <w:spacing w:after="0" w:line="240" w:lineRule="auto"/>
      </w:pPr>
      <w:r>
        <w:separator/>
      </w:r>
    </w:p>
  </w:footnote>
  <w:footnote w:type="continuationSeparator" w:id="0">
    <w:p w14:paraId="5BEAAD27" w14:textId="77777777" w:rsidR="00880C5C" w:rsidRDefault="00880C5C" w:rsidP="000B25EE">
      <w:pPr>
        <w:spacing w:after="0" w:line="240" w:lineRule="auto"/>
      </w:pPr>
      <w:r>
        <w:continuationSeparator/>
      </w:r>
    </w:p>
  </w:footnote>
  <w:footnote w:type="continuationNotice" w:id="1">
    <w:p w14:paraId="380D9416" w14:textId="77777777" w:rsidR="00880C5C" w:rsidRDefault="00880C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763C5" w14:textId="76B84407" w:rsidR="00695034" w:rsidRDefault="00695034">
    <w:pPr>
      <w:pStyle w:val="Header"/>
    </w:pPr>
  </w:p>
  <w:p w14:paraId="7FAA345F" w14:textId="471E5482" w:rsidR="00695034" w:rsidRDefault="006950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6B82" w14:textId="77777777" w:rsidR="0064319D" w:rsidRDefault="0064319D">
    <w:pPr>
      <w:pStyle w:val="Header"/>
    </w:pPr>
  </w:p>
</w:hdr>
</file>

<file path=word/intelligence2.xml><?xml version="1.0" encoding="utf-8"?>
<int2:intelligence xmlns:int2="http://schemas.microsoft.com/office/intelligence/2020/intelligence" xmlns:oel="http://schemas.microsoft.com/office/2019/extlst">
  <int2:observations>
    <int2:textHash int2:hashCode="Djggduv0a8W6ka" int2:id="D2nfglSh">
      <int2:state int2:value="Rejected" int2:type="AugLoop_Text_Critique"/>
    </int2:textHash>
    <int2:textHash int2:hashCode="y6QYFBd79Bymaw" int2:id="juvWlPJH">
      <int2:state int2:value="Rejected" int2:type="AugLoop_Text_Critique"/>
    </int2:textHash>
    <int2:bookmark int2:bookmarkName="_Int_i5q4NCWL" int2:invalidationBookmarkName="" int2:hashCode="EwPRO9qGxojUiu" int2:id="Mq1kmNNL">
      <int2:state int2:value="Rejected" int2:type="AugLoop_Text_Critique"/>
    </int2:bookmark>
    <int2:bookmark int2:bookmarkName="_Int_CUyrXQLV" int2:invalidationBookmarkName="" int2:hashCode="8zJ2BJ4r4XVhH6" int2:id="uRmde9Wd">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D2288"/>
    <w:multiLevelType w:val="hybridMultilevel"/>
    <w:tmpl w:val="07F6C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71105F"/>
    <w:multiLevelType w:val="hybridMultilevel"/>
    <w:tmpl w:val="137A7A1A"/>
    <w:lvl w:ilvl="0" w:tplc="138EA7A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8502394">
    <w:abstractNumId w:val="0"/>
  </w:num>
  <w:num w:numId="2" w16cid:durableId="6397725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18B720"/>
    <w:rsid w:val="0000013A"/>
    <w:rsid w:val="000006FA"/>
    <w:rsid w:val="000007CE"/>
    <w:rsid w:val="00001181"/>
    <w:rsid w:val="000020AA"/>
    <w:rsid w:val="000022A1"/>
    <w:rsid w:val="00002637"/>
    <w:rsid w:val="00002703"/>
    <w:rsid w:val="0000297E"/>
    <w:rsid w:val="00002BCD"/>
    <w:rsid w:val="000036C5"/>
    <w:rsid w:val="00004138"/>
    <w:rsid w:val="00004711"/>
    <w:rsid w:val="0000481B"/>
    <w:rsid w:val="00004A9B"/>
    <w:rsid w:val="00005017"/>
    <w:rsid w:val="00005096"/>
    <w:rsid w:val="0000514E"/>
    <w:rsid w:val="00005327"/>
    <w:rsid w:val="00005409"/>
    <w:rsid w:val="00005583"/>
    <w:rsid w:val="00005658"/>
    <w:rsid w:val="00005886"/>
    <w:rsid w:val="00005911"/>
    <w:rsid w:val="00005A36"/>
    <w:rsid w:val="00005A3A"/>
    <w:rsid w:val="00005E4C"/>
    <w:rsid w:val="000062FA"/>
    <w:rsid w:val="00006C9F"/>
    <w:rsid w:val="00006D99"/>
    <w:rsid w:val="000070D6"/>
    <w:rsid w:val="000076A7"/>
    <w:rsid w:val="000077A5"/>
    <w:rsid w:val="00007869"/>
    <w:rsid w:val="00007C22"/>
    <w:rsid w:val="000101CA"/>
    <w:rsid w:val="000101FC"/>
    <w:rsid w:val="0001073A"/>
    <w:rsid w:val="000107FA"/>
    <w:rsid w:val="00010933"/>
    <w:rsid w:val="00010E33"/>
    <w:rsid w:val="00011257"/>
    <w:rsid w:val="000112AD"/>
    <w:rsid w:val="000113D1"/>
    <w:rsid w:val="000115DF"/>
    <w:rsid w:val="00011E22"/>
    <w:rsid w:val="00011E43"/>
    <w:rsid w:val="000121EE"/>
    <w:rsid w:val="000126B4"/>
    <w:rsid w:val="00012BD7"/>
    <w:rsid w:val="0001302F"/>
    <w:rsid w:val="000132FB"/>
    <w:rsid w:val="00013633"/>
    <w:rsid w:val="00013886"/>
    <w:rsid w:val="000139E5"/>
    <w:rsid w:val="00013FB7"/>
    <w:rsid w:val="00014210"/>
    <w:rsid w:val="00014466"/>
    <w:rsid w:val="00014E0E"/>
    <w:rsid w:val="00014E53"/>
    <w:rsid w:val="00015BD5"/>
    <w:rsid w:val="00015EEA"/>
    <w:rsid w:val="00016416"/>
    <w:rsid w:val="00016711"/>
    <w:rsid w:val="0001688D"/>
    <w:rsid w:val="000168DA"/>
    <w:rsid w:val="00016A6E"/>
    <w:rsid w:val="00016C67"/>
    <w:rsid w:val="000170B6"/>
    <w:rsid w:val="000174CC"/>
    <w:rsid w:val="00017D18"/>
    <w:rsid w:val="00017E00"/>
    <w:rsid w:val="000212B6"/>
    <w:rsid w:val="00021B0F"/>
    <w:rsid w:val="00021B93"/>
    <w:rsid w:val="00021CE5"/>
    <w:rsid w:val="000222EB"/>
    <w:rsid w:val="000223A5"/>
    <w:rsid w:val="00022740"/>
    <w:rsid w:val="000227E6"/>
    <w:rsid w:val="0002365F"/>
    <w:rsid w:val="00023890"/>
    <w:rsid w:val="00023EFC"/>
    <w:rsid w:val="00024172"/>
    <w:rsid w:val="000242EA"/>
    <w:rsid w:val="0002450E"/>
    <w:rsid w:val="000247F0"/>
    <w:rsid w:val="00024823"/>
    <w:rsid w:val="00025045"/>
    <w:rsid w:val="0002523E"/>
    <w:rsid w:val="00025852"/>
    <w:rsid w:val="00025FD6"/>
    <w:rsid w:val="0002609C"/>
    <w:rsid w:val="0002616A"/>
    <w:rsid w:val="00026213"/>
    <w:rsid w:val="0002625D"/>
    <w:rsid w:val="00026D7E"/>
    <w:rsid w:val="00026EFF"/>
    <w:rsid w:val="000272B2"/>
    <w:rsid w:val="000277B8"/>
    <w:rsid w:val="0002795C"/>
    <w:rsid w:val="00027ED9"/>
    <w:rsid w:val="00030425"/>
    <w:rsid w:val="000307F6"/>
    <w:rsid w:val="0003084A"/>
    <w:rsid w:val="0003084D"/>
    <w:rsid w:val="0003163C"/>
    <w:rsid w:val="000316FE"/>
    <w:rsid w:val="00031EE0"/>
    <w:rsid w:val="00032A39"/>
    <w:rsid w:val="00033C72"/>
    <w:rsid w:val="00033D74"/>
    <w:rsid w:val="00033E98"/>
    <w:rsid w:val="000346B6"/>
    <w:rsid w:val="00035A85"/>
    <w:rsid w:val="00035BFF"/>
    <w:rsid w:val="00035C7B"/>
    <w:rsid w:val="00035D73"/>
    <w:rsid w:val="00035E25"/>
    <w:rsid w:val="00035F2F"/>
    <w:rsid w:val="00036546"/>
    <w:rsid w:val="00036730"/>
    <w:rsid w:val="00036C3C"/>
    <w:rsid w:val="00037383"/>
    <w:rsid w:val="000374B9"/>
    <w:rsid w:val="0003772A"/>
    <w:rsid w:val="000401BF"/>
    <w:rsid w:val="000403DE"/>
    <w:rsid w:val="000405FB"/>
    <w:rsid w:val="00040770"/>
    <w:rsid w:val="00040B81"/>
    <w:rsid w:val="00040D55"/>
    <w:rsid w:val="000411C1"/>
    <w:rsid w:val="000412E8"/>
    <w:rsid w:val="000413A3"/>
    <w:rsid w:val="000417AD"/>
    <w:rsid w:val="00041AC2"/>
    <w:rsid w:val="00042074"/>
    <w:rsid w:val="00042160"/>
    <w:rsid w:val="000423D8"/>
    <w:rsid w:val="00042458"/>
    <w:rsid w:val="0004266C"/>
    <w:rsid w:val="00042A37"/>
    <w:rsid w:val="00042EA9"/>
    <w:rsid w:val="00042F3A"/>
    <w:rsid w:val="00042FF7"/>
    <w:rsid w:val="0004326B"/>
    <w:rsid w:val="00043628"/>
    <w:rsid w:val="0004396E"/>
    <w:rsid w:val="00043D96"/>
    <w:rsid w:val="0004466F"/>
    <w:rsid w:val="00044E9B"/>
    <w:rsid w:val="00045B5D"/>
    <w:rsid w:val="000464DB"/>
    <w:rsid w:val="00046CB2"/>
    <w:rsid w:val="00046F76"/>
    <w:rsid w:val="00047492"/>
    <w:rsid w:val="0004778C"/>
    <w:rsid w:val="00047DA8"/>
    <w:rsid w:val="00047E70"/>
    <w:rsid w:val="0005044E"/>
    <w:rsid w:val="00050516"/>
    <w:rsid w:val="000506D5"/>
    <w:rsid w:val="00050B4B"/>
    <w:rsid w:val="00051015"/>
    <w:rsid w:val="00051273"/>
    <w:rsid w:val="00051277"/>
    <w:rsid w:val="00051893"/>
    <w:rsid w:val="00052910"/>
    <w:rsid w:val="00052AA5"/>
    <w:rsid w:val="00052B64"/>
    <w:rsid w:val="00053686"/>
    <w:rsid w:val="0005379F"/>
    <w:rsid w:val="000537D4"/>
    <w:rsid w:val="000538EB"/>
    <w:rsid w:val="00053A7D"/>
    <w:rsid w:val="000548CC"/>
    <w:rsid w:val="000548DD"/>
    <w:rsid w:val="00054A13"/>
    <w:rsid w:val="00054BAE"/>
    <w:rsid w:val="00055219"/>
    <w:rsid w:val="00055731"/>
    <w:rsid w:val="000558B8"/>
    <w:rsid w:val="00055D07"/>
    <w:rsid w:val="0005676C"/>
    <w:rsid w:val="0005685E"/>
    <w:rsid w:val="00056F78"/>
    <w:rsid w:val="00057346"/>
    <w:rsid w:val="00057D42"/>
    <w:rsid w:val="00057D4B"/>
    <w:rsid w:val="00057F3E"/>
    <w:rsid w:val="000606A6"/>
    <w:rsid w:val="000609E2"/>
    <w:rsid w:val="00062993"/>
    <w:rsid w:val="00062A49"/>
    <w:rsid w:val="000631EF"/>
    <w:rsid w:val="00063380"/>
    <w:rsid w:val="00063A94"/>
    <w:rsid w:val="00063AE1"/>
    <w:rsid w:val="00064338"/>
    <w:rsid w:val="00064E44"/>
    <w:rsid w:val="00065518"/>
    <w:rsid w:val="0006555F"/>
    <w:rsid w:val="00065885"/>
    <w:rsid w:val="00065CCF"/>
    <w:rsid w:val="0006679C"/>
    <w:rsid w:val="000667E9"/>
    <w:rsid w:val="00066B0B"/>
    <w:rsid w:val="00066FCC"/>
    <w:rsid w:val="0006718D"/>
    <w:rsid w:val="00067548"/>
    <w:rsid w:val="00067834"/>
    <w:rsid w:val="0006785A"/>
    <w:rsid w:val="000679E1"/>
    <w:rsid w:val="00067A48"/>
    <w:rsid w:val="00067B62"/>
    <w:rsid w:val="00071020"/>
    <w:rsid w:val="0007149D"/>
    <w:rsid w:val="000714FD"/>
    <w:rsid w:val="000718FE"/>
    <w:rsid w:val="00071BA3"/>
    <w:rsid w:val="00071F2E"/>
    <w:rsid w:val="00072174"/>
    <w:rsid w:val="00072680"/>
    <w:rsid w:val="000727ED"/>
    <w:rsid w:val="00072E50"/>
    <w:rsid w:val="00073384"/>
    <w:rsid w:val="000735EB"/>
    <w:rsid w:val="00073631"/>
    <w:rsid w:val="000736E1"/>
    <w:rsid w:val="00073D6C"/>
    <w:rsid w:val="00073FEB"/>
    <w:rsid w:val="00074832"/>
    <w:rsid w:val="00074EB5"/>
    <w:rsid w:val="000756C7"/>
    <w:rsid w:val="00075899"/>
    <w:rsid w:val="0007591B"/>
    <w:rsid w:val="0007625C"/>
    <w:rsid w:val="0007649C"/>
    <w:rsid w:val="000775CE"/>
    <w:rsid w:val="000776E6"/>
    <w:rsid w:val="00077F93"/>
    <w:rsid w:val="0008005E"/>
    <w:rsid w:val="000801EC"/>
    <w:rsid w:val="000802A0"/>
    <w:rsid w:val="00080A4B"/>
    <w:rsid w:val="0008145A"/>
    <w:rsid w:val="00081850"/>
    <w:rsid w:val="0008193B"/>
    <w:rsid w:val="00081B90"/>
    <w:rsid w:val="00081CF4"/>
    <w:rsid w:val="00081D3F"/>
    <w:rsid w:val="000820AF"/>
    <w:rsid w:val="0008213C"/>
    <w:rsid w:val="0008241E"/>
    <w:rsid w:val="000824C6"/>
    <w:rsid w:val="0008268F"/>
    <w:rsid w:val="00082A04"/>
    <w:rsid w:val="00082C1B"/>
    <w:rsid w:val="00082C72"/>
    <w:rsid w:val="0008368D"/>
    <w:rsid w:val="0008418A"/>
    <w:rsid w:val="00084197"/>
    <w:rsid w:val="000849DE"/>
    <w:rsid w:val="00084AB8"/>
    <w:rsid w:val="00084ED0"/>
    <w:rsid w:val="000850AC"/>
    <w:rsid w:val="000853E6"/>
    <w:rsid w:val="000860DC"/>
    <w:rsid w:val="00086A5B"/>
    <w:rsid w:val="00086B8E"/>
    <w:rsid w:val="00086DBB"/>
    <w:rsid w:val="00086E15"/>
    <w:rsid w:val="00086F3F"/>
    <w:rsid w:val="00086FBF"/>
    <w:rsid w:val="00087504"/>
    <w:rsid w:val="00087A49"/>
    <w:rsid w:val="00087AF8"/>
    <w:rsid w:val="00087F1E"/>
    <w:rsid w:val="00090A98"/>
    <w:rsid w:val="00090C9A"/>
    <w:rsid w:val="00091D34"/>
    <w:rsid w:val="00091DC1"/>
    <w:rsid w:val="00091F1E"/>
    <w:rsid w:val="00092391"/>
    <w:rsid w:val="00092C06"/>
    <w:rsid w:val="00092F1A"/>
    <w:rsid w:val="000931E5"/>
    <w:rsid w:val="000932E5"/>
    <w:rsid w:val="00093435"/>
    <w:rsid w:val="00093B52"/>
    <w:rsid w:val="00093D9E"/>
    <w:rsid w:val="00093DEF"/>
    <w:rsid w:val="00093E98"/>
    <w:rsid w:val="00094029"/>
    <w:rsid w:val="00094160"/>
    <w:rsid w:val="00094261"/>
    <w:rsid w:val="00094446"/>
    <w:rsid w:val="0009524A"/>
    <w:rsid w:val="00095557"/>
    <w:rsid w:val="00095C8A"/>
    <w:rsid w:val="0009600E"/>
    <w:rsid w:val="00096B04"/>
    <w:rsid w:val="00097059"/>
    <w:rsid w:val="000974CD"/>
    <w:rsid w:val="0009770E"/>
    <w:rsid w:val="00097877"/>
    <w:rsid w:val="00097ACF"/>
    <w:rsid w:val="00097CDD"/>
    <w:rsid w:val="000A064F"/>
    <w:rsid w:val="000A0A4D"/>
    <w:rsid w:val="000A277F"/>
    <w:rsid w:val="000A2838"/>
    <w:rsid w:val="000A31D6"/>
    <w:rsid w:val="000A41AD"/>
    <w:rsid w:val="000A4E74"/>
    <w:rsid w:val="000A50F6"/>
    <w:rsid w:val="000A5613"/>
    <w:rsid w:val="000A5A3C"/>
    <w:rsid w:val="000A5EC5"/>
    <w:rsid w:val="000A609F"/>
    <w:rsid w:val="000A6132"/>
    <w:rsid w:val="000A615C"/>
    <w:rsid w:val="000A62CC"/>
    <w:rsid w:val="000A65EC"/>
    <w:rsid w:val="000A6CF5"/>
    <w:rsid w:val="000A72AA"/>
    <w:rsid w:val="000A74DE"/>
    <w:rsid w:val="000A7998"/>
    <w:rsid w:val="000A7C69"/>
    <w:rsid w:val="000A7F17"/>
    <w:rsid w:val="000B038C"/>
    <w:rsid w:val="000B0643"/>
    <w:rsid w:val="000B0B34"/>
    <w:rsid w:val="000B0D11"/>
    <w:rsid w:val="000B1ABE"/>
    <w:rsid w:val="000B1F76"/>
    <w:rsid w:val="000B25EE"/>
    <w:rsid w:val="000B314C"/>
    <w:rsid w:val="000B32A7"/>
    <w:rsid w:val="000B36F9"/>
    <w:rsid w:val="000B3794"/>
    <w:rsid w:val="000B3963"/>
    <w:rsid w:val="000B3A74"/>
    <w:rsid w:val="000B3E73"/>
    <w:rsid w:val="000B4293"/>
    <w:rsid w:val="000B4634"/>
    <w:rsid w:val="000B4782"/>
    <w:rsid w:val="000B47D4"/>
    <w:rsid w:val="000B486E"/>
    <w:rsid w:val="000B4ED2"/>
    <w:rsid w:val="000B4F5D"/>
    <w:rsid w:val="000B5ABA"/>
    <w:rsid w:val="000B5DF3"/>
    <w:rsid w:val="000B5ED0"/>
    <w:rsid w:val="000B60AE"/>
    <w:rsid w:val="000B6225"/>
    <w:rsid w:val="000B62B1"/>
    <w:rsid w:val="000B6409"/>
    <w:rsid w:val="000B6981"/>
    <w:rsid w:val="000B6A95"/>
    <w:rsid w:val="000B6BD9"/>
    <w:rsid w:val="000B6E37"/>
    <w:rsid w:val="000B6E91"/>
    <w:rsid w:val="000B6EFE"/>
    <w:rsid w:val="000B6F68"/>
    <w:rsid w:val="000B7547"/>
    <w:rsid w:val="000B7666"/>
    <w:rsid w:val="000B7EE2"/>
    <w:rsid w:val="000B7F22"/>
    <w:rsid w:val="000C02ED"/>
    <w:rsid w:val="000C0374"/>
    <w:rsid w:val="000C03CB"/>
    <w:rsid w:val="000C049A"/>
    <w:rsid w:val="000C0F3A"/>
    <w:rsid w:val="000C1251"/>
    <w:rsid w:val="000C148B"/>
    <w:rsid w:val="000C14AA"/>
    <w:rsid w:val="000C1FDC"/>
    <w:rsid w:val="000C2416"/>
    <w:rsid w:val="000C27B6"/>
    <w:rsid w:val="000C28C5"/>
    <w:rsid w:val="000C2B6D"/>
    <w:rsid w:val="000C2EE2"/>
    <w:rsid w:val="000C38AE"/>
    <w:rsid w:val="000C4027"/>
    <w:rsid w:val="000C45C2"/>
    <w:rsid w:val="000C4F76"/>
    <w:rsid w:val="000C51FD"/>
    <w:rsid w:val="000C54C1"/>
    <w:rsid w:val="000C57C4"/>
    <w:rsid w:val="000C5820"/>
    <w:rsid w:val="000C5BC6"/>
    <w:rsid w:val="000C5CF0"/>
    <w:rsid w:val="000C6817"/>
    <w:rsid w:val="000C7A6E"/>
    <w:rsid w:val="000C7F20"/>
    <w:rsid w:val="000D000F"/>
    <w:rsid w:val="000D03BC"/>
    <w:rsid w:val="000D0419"/>
    <w:rsid w:val="000D0591"/>
    <w:rsid w:val="000D0881"/>
    <w:rsid w:val="000D09A9"/>
    <w:rsid w:val="000D10B8"/>
    <w:rsid w:val="000D12D3"/>
    <w:rsid w:val="000D1408"/>
    <w:rsid w:val="000D1870"/>
    <w:rsid w:val="000D1953"/>
    <w:rsid w:val="000D22EF"/>
    <w:rsid w:val="000D27A3"/>
    <w:rsid w:val="000D2894"/>
    <w:rsid w:val="000D35B6"/>
    <w:rsid w:val="000D3BAA"/>
    <w:rsid w:val="000D3CBC"/>
    <w:rsid w:val="000D4CFB"/>
    <w:rsid w:val="000D5A8C"/>
    <w:rsid w:val="000D5FD8"/>
    <w:rsid w:val="000D604D"/>
    <w:rsid w:val="000D60A5"/>
    <w:rsid w:val="000D684F"/>
    <w:rsid w:val="000D6C62"/>
    <w:rsid w:val="000D6D23"/>
    <w:rsid w:val="000D6EA2"/>
    <w:rsid w:val="000D6F55"/>
    <w:rsid w:val="000D7189"/>
    <w:rsid w:val="000D73CA"/>
    <w:rsid w:val="000D76F8"/>
    <w:rsid w:val="000D7756"/>
    <w:rsid w:val="000D7A6F"/>
    <w:rsid w:val="000D7B52"/>
    <w:rsid w:val="000E0719"/>
    <w:rsid w:val="000E0C64"/>
    <w:rsid w:val="000E11BD"/>
    <w:rsid w:val="000E1986"/>
    <w:rsid w:val="000E1C30"/>
    <w:rsid w:val="000E2297"/>
    <w:rsid w:val="000E27DE"/>
    <w:rsid w:val="000E2A40"/>
    <w:rsid w:val="000E2A53"/>
    <w:rsid w:val="000E2B02"/>
    <w:rsid w:val="000E2DA5"/>
    <w:rsid w:val="000E3E10"/>
    <w:rsid w:val="000E434E"/>
    <w:rsid w:val="000E461C"/>
    <w:rsid w:val="000E46C6"/>
    <w:rsid w:val="000E475B"/>
    <w:rsid w:val="000E47DB"/>
    <w:rsid w:val="000E4A0E"/>
    <w:rsid w:val="000E4A16"/>
    <w:rsid w:val="000E4A39"/>
    <w:rsid w:val="000E4B54"/>
    <w:rsid w:val="000E4B80"/>
    <w:rsid w:val="000E4E07"/>
    <w:rsid w:val="000E4E82"/>
    <w:rsid w:val="000E5518"/>
    <w:rsid w:val="000E5D18"/>
    <w:rsid w:val="000E5F0C"/>
    <w:rsid w:val="000E5F46"/>
    <w:rsid w:val="000E610A"/>
    <w:rsid w:val="000E614E"/>
    <w:rsid w:val="000E632B"/>
    <w:rsid w:val="000E6E1D"/>
    <w:rsid w:val="000E709E"/>
    <w:rsid w:val="000E742B"/>
    <w:rsid w:val="000E787C"/>
    <w:rsid w:val="000E7F21"/>
    <w:rsid w:val="000E7F75"/>
    <w:rsid w:val="000F00FE"/>
    <w:rsid w:val="000F0113"/>
    <w:rsid w:val="000F050A"/>
    <w:rsid w:val="000F0592"/>
    <w:rsid w:val="000F0759"/>
    <w:rsid w:val="000F0E25"/>
    <w:rsid w:val="000F115D"/>
    <w:rsid w:val="000F1466"/>
    <w:rsid w:val="000F151D"/>
    <w:rsid w:val="000F1AB7"/>
    <w:rsid w:val="000F1AFD"/>
    <w:rsid w:val="000F1B6C"/>
    <w:rsid w:val="000F1F7F"/>
    <w:rsid w:val="000F2170"/>
    <w:rsid w:val="000F21A7"/>
    <w:rsid w:val="000F2457"/>
    <w:rsid w:val="000F24BC"/>
    <w:rsid w:val="000F2FFE"/>
    <w:rsid w:val="000F303B"/>
    <w:rsid w:val="000F31D3"/>
    <w:rsid w:val="000F33FE"/>
    <w:rsid w:val="000F3ADF"/>
    <w:rsid w:val="000F41B7"/>
    <w:rsid w:val="000F43E7"/>
    <w:rsid w:val="000F5957"/>
    <w:rsid w:val="000F60DF"/>
    <w:rsid w:val="000F62B2"/>
    <w:rsid w:val="000F664E"/>
    <w:rsid w:val="000F665A"/>
    <w:rsid w:val="000F674E"/>
    <w:rsid w:val="000F6764"/>
    <w:rsid w:val="000F679E"/>
    <w:rsid w:val="000F6A84"/>
    <w:rsid w:val="000F6B0E"/>
    <w:rsid w:val="000F6B4F"/>
    <w:rsid w:val="001000ED"/>
    <w:rsid w:val="00100AFB"/>
    <w:rsid w:val="00100C66"/>
    <w:rsid w:val="00100FEB"/>
    <w:rsid w:val="00101317"/>
    <w:rsid w:val="001015BB"/>
    <w:rsid w:val="00101C95"/>
    <w:rsid w:val="00101CBF"/>
    <w:rsid w:val="00102124"/>
    <w:rsid w:val="001029C8"/>
    <w:rsid w:val="00102EE9"/>
    <w:rsid w:val="00102F6A"/>
    <w:rsid w:val="00103091"/>
    <w:rsid w:val="00103347"/>
    <w:rsid w:val="001035DA"/>
    <w:rsid w:val="001039BF"/>
    <w:rsid w:val="00103F6A"/>
    <w:rsid w:val="00104273"/>
    <w:rsid w:val="00104781"/>
    <w:rsid w:val="00104E33"/>
    <w:rsid w:val="001051D5"/>
    <w:rsid w:val="001053FF"/>
    <w:rsid w:val="00105598"/>
    <w:rsid w:val="00105D99"/>
    <w:rsid w:val="00106827"/>
    <w:rsid w:val="00106AA9"/>
    <w:rsid w:val="00106D35"/>
    <w:rsid w:val="00106E31"/>
    <w:rsid w:val="00106FC7"/>
    <w:rsid w:val="00107404"/>
    <w:rsid w:val="00107955"/>
    <w:rsid w:val="00107ADD"/>
    <w:rsid w:val="001100EA"/>
    <w:rsid w:val="00110114"/>
    <w:rsid w:val="001106D7"/>
    <w:rsid w:val="0011074C"/>
    <w:rsid w:val="00110826"/>
    <w:rsid w:val="001112C7"/>
    <w:rsid w:val="0011154E"/>
    <w:rsid w:val="00111805"/>
    <w:rsid w:val="00111895"/>
    <w:rsid w:val="00111AA7"/>
    <w:rsid w:val="00111D93"/>
    <w:rsid w:val="00111F87"/>
    <w:rsid w:val="00111FB5"/>
    <w:rsid w:val="00112361"/>
    <w:rsid w:val="001124A2"/>
    <w:rsid w:val="001124EA"/>
    <w:rsid w:val="00113085"/>
    <w:rsid w:val="00113367"/>
    <w:rsid w:val="001135AF"/>
    <w:rsid w:val="00113F38"/>
    <w:rsid w:val="00114042"/>
    <w:rsid w:val="00114A3C"/>
    <w:rsid w:val="00115131"/>
    <w:rsid w:val="00115A58"/>
    <w:rsid w:val="00115D3F"/>
    <w:rsid w:val="0011690D"/>
    <w:rsid w:val="00116AD6"/>
    <w:rsid w:val="00116F68"/>
    <w:rsid w:val="001179E1"/>
    <w:rsid w:val="00117B40"/>
    <w:rsid w:val="00117E73"/>
    <w:rsid w:val="00117F93"/>
    <w:rsid w:val="001204EF"/>
    <w:rsid w:val="001208E8"/>
    <w:rsid w:val="0012101F"/>
    <w:rsid w:val="001210E7"/>
    <w:rsid w:val="001211E6"/>
    <w:rsid w:val="00121331"/>
    <w:rsid w:val="00122361"/>
    <w:rsid w:val="00122DE4"/>
    <w:rsid w:val="00123B44"/>
    <w:rsid w:val="00123B7A"/>
    <w:rsid w:val="00123C98"/>
    <w:rsid w:val="00123CB6"/>
    <w:rsid w:val="00123D2C"/>
    <w:rsid w:val="00123D6E"/>
    <w:rsid w:val="00123DAB"/>
    <w:rsid w:val="00124203"/>
    <w:rsid w:val="001249F7"/>
    <w:rsid w:val="00124FED"/>
    <w:rsid w:val="00125B7D"/>
    <w:rsid w:val="00125D94"/>
    <w:rsid w:val="00125ED2"/>
    <w:rsid w:val="0012606D"/>
    <w:rsid w:val="00126C73"/>
    <w:rsid w:val="00127336"/>
    <w:rsid w:val="00127AA3"/>
    <w:rsid w:val="00130324"/>
    <w:rsid w:val="001308E8"/>
    <w:rsid w:val="00130AAF"/>
    <w:rsid w:val="00130C9C"/>
    <w:rsid w:val="0013124B"/>
    <w:rsid w:val="0013214D"/>
    <w:rsid w:val="00132599"/>
    <w:rsid w:val="001327CA"/>
    <w:rsid w:val="00133583"/>
    <w:rsid w:val="001337FB"/>
    <w:rsid w:val="0013381C"/>
    <w:rsid w:val="001340B2"/>
    <w:rsid w:val="001346E1"/>
    <w:rsid w:val="00134AA0"/>
    <w:rsid w:val="00134CA7"/>
    <w:rsid w:val="00135109"/>
    <w:rsid w:val="001354B8"/>
    <w:rsid w:val="001354DF"/>
    <w:rsid w:val="0013568A"/>
    <w:rsid w:val="00135994"/>
    <w:rsid w:val="001359B8"/>
    <w:rsid w:val="00135FE4"/>
    <w:rsid w:val="00136B8A"/>
    <w:rsid w:val="00137269"/>
    <w:rsid w:val="0013755B"/>
    <w:rsid w:val="001377B8"/>
    <w:rsid w:val="00137855"/>
    <w:rsid w:val="00137B19"/>
    <w:rsid w:val="001400BC"/>
    <w:rsid w:val="001401C4"/>
    <w:rsid w:val="00140EF4"/>
    <w:rsid w:val="00141674"/>
    <w:rsid w:val="00141961"/>
    <w:rsid w:val="00141B4D"/>
    <w:rsid w:val="0014216E"/>
    <w:rsid w:val="0014282A"/>
    <w:rsid w:val="00142911"/>
    <w:rsid w:val="00142F92"/>
    <w:rsid w:val="00142FA7"/>
    <w:rsid w:val="001437E2"/>
    <w:rsid w:val="00143EB0"/>
    <w:rsid w:val="00143F25"/>
    <w:rsid w:val="00144302"/>
    <w:rsid w:val="00144949"/>
    <w:rsid w:val="001449A4"/>
    <w:rsid w:val="00144D6E"/>
    <w:rsid w:val="00144EC1"/>
    <w:rsid w:val="001456C3"/>
    <w:rsid w:val="0014587B"/>
    <w:rsid w:val="001458B1"/>
    <w:rsid w:val="00145B25"/>
    <w:rsid w:val="001461E7"/>
    <w:rsid w:val="00146779"/>
    <w:rsid w:val="00146F7B"/>
    <w:rsid w:val="0014700A"/>
    <w:rsid w:val="00147B0E"/>
    <w:rsid w:val="00147DBE"/>
    <w:rsid w:val="0014865A"/>
    <w:rsid w:val="001500C7"/>
    <w:rsid w:val="00150110"/>
    <w:rsid w:val="001502D9"/>
    <w:rsid w:val="0015036F"/>
    <w:rsid w:val="00150592"/>
    <w:rsid w:val="001509C3"/>
    <w:rsid w:val="00150CA2"/>
    <w:rsid w:val="00150DB9"/>
    <w:rsid w:val="0015124F"/>
    <w:rsid w:val="00151B10"/>
    <w:rsid w:val="00151FCB"/>
    <w:rsid w:val="001532BC"/>
    <w:rsid w:val="001535A1"/>
    <w:rsid w:val="00153C64"/>
    <w:rsid w:val="0015422A"/>
    <w:rsid w:val="001544EB"/>
    <w:rsid w:val="00154A21"/>
    <w:rsid w:val="00155B99"/>
    <w:rsid w:val="00155E40"/>
    <w:rsid w:val="00155EC6"/>
    <w:rsid w:val="00156639"/>
    <w:rsid w:val="00156D21"/>
    <w:rsid w:val="001576D0"/>
    <w:rsid w:val="00157A85"/>
    <w:rsid w:val="00157AB8"/>
    <w:rsid w:val="00157E9D"/>
    <w:rsid w:val="00157ECC"/>
    <w:rsid w:val="0016001B"/>
    <w:rsid w:val="0016007C"/>
    <w:rsid w:val="001603C9"/>
    <w:rsid w:val="001604B5"/>
    <w:rsid w:val="0016094A"/>
    <w:rsid w:val="00160A2C"/>
    <w:rsid w:val="00160AF9"/>
    <w:rsid w:val="001610F8"/>
    <w:rsid w:val="00161808"/>
    <w:rsid w:val="0016246D"/>
    <w:rsid w:val="001625BD"/>
    <w:rsid w:val="00162CCE"/>
    <w:rsid w:val="00162D8A"/>
    <w:rsid w:val="00162EE0"/>
    <w:rsid w:val="00163003"/>
    <w:rsid w:val="001631FD"/>
    <w:rsid w:val="0016348F"/>
    <w:rsid w:val="001635D2"/>
    <w:rsid w:val="00163608"/>
    <w:rsid w:val="00163680"/>
    <w:rsid w:val="00163BB6"/>
    <w:rsid w:val="00163E6E"/>
    <w:rsid w:val="0016416B"/>
    <w:rsid w:val="0016429A"/>
    <w:rsid w:val="001643A9"/>
    <w:rsid w:val="00164652"/>
    <w:rsid w:val="00164837"/>
    <w:rsid w:val="00164A3B"/>
    <w:rsid w:val="00164D9F"/>
    <w:rsid w:val="00164F1A"/>
    <w:rsid w:val="00165884"/>
    <w:rsid w:val="00165AE3"/>
    <w:rsid w:val="00165CB3"/>
    <w:rsid w:val="00165D26"/>
    <w:rsid w:val="00165F4D"/>
    <w:rsid w:val="00165F7E"/>
    <w:rsid w:val="00166695"/>
    <w:rsid w:val="001669E6"/>
    <w:rsid w:val="00166CD0"/>
    <w:rsid w:val="00167135"/>
    <w:rsid w:val="001673C5"/>
    <w:rsid w:val="0016785D"/>
    <w:rsid w:val="00170A1B"/>
    <w:rsid w:val="00171722"/>
    <w:rsid w:val="00171E06"/>
    <w:rsid w:val="00171F87"/>
    <w:rsid w:val="0017270D"/>
    <w:rsid w:val="001732AA"/>
    <w:rsid w:val="00173369"/>
    <w:rsid w:val="00173775"/>
    <w:rsid w:val="001738A4"/>
    <w:rsid w:val="001739FA"/>
    <w:rsid w:val="00174059"/>
    <w:rsid w:val="001743A8"/>
    <w:rsid w:val="001744C7"/>
    <w:rsid w:val="001750EE"/>
    <w:rsid w:val="00175846"/>
    <w:rsid w:val="00175B47"/>
    <w:rsid w:val="00175C7C"/>
    <w:rsid w:val="00175E4D"/>
    <w:rsid w:val="00176B3A"/>
    <w:rsid w:val="00177034"/>
    <w:rsid w:val="00177058"/>
    <w:rsid w:val="001773F3"/>
    <w:rsid w:val="0017759F"/>
    <w:rsid w:val="0017777F"/>
    <w:rsid w:val="00177841"/>
    <w:rsid w:val="00177C5A"/>
    <w:rsid w:val="00177CAD"/>
    <w:rsid w:val="00177D43"/>
    <w:rsid w:val="00180100"/>
    <w:rsid w:val="00180712"/>
    <w:rsid w:val="0018084F"/>
    <w:rsid w:val="0018098F"/>
    <w:rsid w:val="00180B95"/>
    <w:rsid w:val="00180F7D"/>
    <w:rsid w:val="00181354"/>
    <w:rsid w:val="00181447"/>
    <w:rsid w:val="00181496"/>
    <w:rsid w:val="001829BF"/>
    <w:rsid w:val="00182A66"/>
    <w:rsid w:val="00182B0A"/>
    <w:rsid w:val="00182DC2"/>
    <w:rsid w:val="00182F3C"/>
    <w:rsid w:val="001834E8"/>
    <w:rsid w:val="00183D58"/>
    <w:rsid w:val="00183D6D"/>
    <w:rsid w:val="0018400E"/>
    <w:rsid w:val="001848B1"/>
    <w:rsid w:val="0018494B"/>
    <w:rsid w:val="001850E1"/>
    <w:rsid w:val="001850F7"/>
    <w:rsid w:val="0018524A"/>
    <w:rsid w:val="00185566"/>
    <w:rsid w:val="001856A4"/>
    <w:rsid w:val="0018577F"/>
    <w:rsid w:val="001863FD"/>
    <w:rsid w:val="0018640F"/>
    <w:rsid w:val="0018653A"/>
    <w:rsid w:val="001865D4"/>
    <w:rsid w:val="001866A8"/>
    <w:rsid w:val="00187319"/>
    <w:rsid w:val="00187758"/>
    <w:rsid w:val="00187927"/>
    <w:rsid w:val="00187C71"/>
    <w:rsid w:val="001900A1"/>
    <w:rsid w:val="001903FB"/>
    <w:rsid w:val="0019052A"/>
    <w:rsid w:val="00190AEE"/>
    <w:rsid w:val="00190B37"/>
    <w:rsid w:val="00190C14"/>
    <w:rsid w:val="00191DE9"/>
    <w:rsid w:val="0019204D"/>
    <w:rsid w:val="0019244F"/>
    <w:rsid w:val="00192BB6"/>
    <w:rsid w:val="0019301C"/>
    <w:rsid w:val="0019313F"/>
    <w:rsid w:val="00193195"/>
    <w:rsid w:val="00193D24"/>
    <w:rsid w:val="001944B0"/>
    <w:rsid w:val="00195073"/>
    <w:rsid w:val="00195224"/>
    <w:rsid w:val="001954B5"/>
    <w:rsid w:val="001959F8"/>
    <w:rsid w:val="00195F98"/>
    <w:rsid w:val="001967F7"/>
    <w:rsid w:val="00196818"/>
    <w:rsid w:val="00196AC9"/>
    <w:rsid w:val="00196D6E"/>
    <w:rsid w:val="00196FCB"/>
    <w:rsid w:val="0019711E"/>
    <w:rsid w:val="0019785B"/>
    <w:rsid w:val="00197C90"/>
    <w:rsid w:val="00197CB1"/>
    <w:rsid w:val="00197F49"/>
    <w:rsid w:val="001A048D"/>
    <w:rsid w:val="001A05C6"/>
    <w:rsid w:val="001A0756"/>
    <w:rsid w:val="001A0A47"/>
    <w:rsid w:val="001A0AC1"/>
    <w:rsid w:val="001A0B55"/>
    <w:rsid w:val="001A0BE9"/>
    <w:rsid w:val="001A0E83"/>
    <w:rsid w:val="001A12CB"/>
    <w:rsid w:val="001A1830"/>
    <w:rsid w:val="001A2196"/>
    <w:rsid w:val="001A2D87"/>
    <w:rsid w:val="001A334F"/>
    <w:rsid w:val="001A355B"/>
    <w:rsid w:val="001A3C54"/>
    <w:rsid w:val="001A3C6C"/>
    <w:rsid w:val="001A3CDF"/>
    <w:rsid w:val="001A40C0"/>
    <w:rsid w:val="001A48FC"/>
    <w:rsid w:val="001A4E31"/>
    <w:rsid w:val="001A4ED9"/>
    <w:rsid w:val="001A5053"/>
    <w:rsid w:val="001A50C9"/>
    <w:rsid w:val="001A527E"/>
    <w:rsid w:val="001A52B3"/>
    <w:rsid w:val="001A52C1"/>
    <w:rsid w:val="001A5803"/>
    <w:rsid w:val="001A5A10"/>
    <w:rsid w:val="001A648D"/>
    <w:rsid w:val="001A6BBF"/>
    <w:rsid w:val="001A6CEF"/>
    <w:rsid w:val="001A6F5F"/>
    <w:rsid w:val="001A73D6"/>
    <w:rsid w:val="001AB810"/>
    <w:rsid w:val="001B008F"/>
    <w:rsid w:val="001B033E"/>
    <w:rsid w:val="001B0F73"/>
    <w:rsid w:val="001B120A"/>
    <w:rsid w:val="001B13C3"/>
    <w:rsid w:val="001B1744"/>
    <w:rsid w:val="001B1BEA"/>
    <w:rsid w:val="001B1C46"/>
    <w:rsid w:val="001B1D09"/>
    <w:rsid w:val="001B2354"/>
    <w:rsid w:val="001B2526"/>
    <w:rsid w:val="001B2658"/>
    <w:rsid w:val="001B27ED"/>
    <w:rsid w:val="001B286C"/>
    <w:rsid w:val="001B2AB0"/>
    <w:rsid w:val="001B2EE2"/>
    <w:rsid w:val="001B31E8"/>
    <w:rsid w:val="001B3A16"/>
    <w:rsid w:val="001B3B35"/>
    <w:rsid w:val="001B483F"/>
    <w:rsid w:val="001B4C47"/>
    <w:rsid w:val="001B4D0E"/>
    <w:rsid w:val="001B5BF2"/>
    <w:rsid w:val="001B6233"/>
    <w:rsid w:val="001B6644"/>
    <w:rsid w:val="001B6E38"/>
    <w:rsid w:val="001B7252"/>
    <w:rsid w:val="001B7804"/>
    <w:rsid w:val="001B780F"/>
    <w:rsid w:val="001B795C"/>
    <w:rsid w:val="001B7B39"/>
    <w:rsid w:val="001C0017"/>
    <w:rsid w:val="001C021D"/>
    <w:rsid w:val="001C0927"/>
    <w:rsid w:val="001C0B0C"/>
    <w:rsid w:val="001C106B"/>
    <w:rsid w:val="001C17D4"/>
    <w:rsid w:val="001C1B5B"/>
    <w:rsid w:val="001C1E62"/>
    <w:rsid w:val="001C252F"/>
    <w:rsid w:val="001C2873"/>
    <w:rsid w:val="001C2D42"/>
    <w:rsid w:val="001C2F8B"/>
    <w:rsid w:val="001C310B"/>
    <w:rsid w:val="001C37AA"/>
    <w:rsid w:val="001C390B"/>
    <w:rsid w:val="001C3DC1"/>
    <w:rsid w:val="001C4255"/>
    <w:rsid w:val="001C4554"/>
    <w:rsid w:val="001C45C8"/>
    <w:rsid w:val="001C49A3"/>
    <w:rsid w:val="001C49B6"/>
    <w:rsid w:val="001C4B36"/>
    <w:rsid w:val="001C4B7D"/>
    <w:rsid w:val="001C5094"/>
    <w:rsid w:val="001C5247"/>
    <w:rsid w:val="001C5579"/>
    <w:rsid w:val="001C5733"/>
    <w:rsid w:val="001C58BA"/>
    <w:rsid w:val="001C5C0A"/>
    <w:rsid w:val="001C648B"/>
    <w:rsid w:val="001C6A80"/>
    <w:rsid w:val="001C6D25"/>
    <w:rsid w:val="001C6F82"/>
    <w:rsid w:val="001C70D6"/>
    <w:rsid w:val="001C74E7"/>
    <w:rsid w:val="001C75AA"/>
    <w:rsid w:val="001C7747"/>
    <w:rsid w:val="001C7B72"/>
    <w:rsid w:val="001C7F47"/>
    <w:rsid w:val="001C7F5A"/>
    <w:rsid w:val="001D00DE"/>
    <w:rsid w:val="001D01CA"/>
    <w:rsid w:val="001D020D"/>
    <w:rsid w:val="001D042A"/>
    <w:rsid w:val="001D0833"/>
    <w:rsid w:val="001D09B8"/>
    <w:rsid w:val="001D1035"/>
    <w:rsid w:val="001D1099"/>
    <w:rsid w:val="001D18FB"/>
    <w:rsid w:val="001D1D82"/>
    <w:rsid w:val="001D2318"/>
    <w:rsid w:val="001D2390"/>
    <w:rsid w:val="001D264A"/>
    <w:rsid w:val="001D2CD1"/>
    <w:rsid w:val="001D3108"/>
    <w:rsid w:val="001D327F"/>
    <w:rsid w:val="001D3C75"/>
    <w:rsid w:val="001D3E67"/>
    <w:rsid w:val="001D3EA8"/>
    <w:rsid w:val="001D4288"/>
    <w:rsid w:val="001D4DE1"/>
    <w:rsid w:val="001D549F"/>
    <w:rsid w:val="001D591E"/>
    <w:rsid w:val="001D5991"/>
    <w:rsid w:val="001D5D8E"/>
    <w:rsid w:val="001D6ECB"/>
    <w:rsid w:val="001D7226"/>
    <w:rsid w:val="001D73B6"/>
    <w:rsid w:val="001D74B4"/>
    <w:rsid w:val="001D74DC"/>
    <w:rsid w:val="001D7776"/>
    <w:rsid w:val="001D79E9"/>
    <w:rsid w:val="001D7CF3"/>
    <w:rsid w:val="001D7E6F"/>
    <w:rsid w:val="001D7F01"/>
    <w:rsid w:val="001E0070"/>
    <w:rsid w:val="001E0246"/>
    <w:rsid w:val="001E068B"/>
    <w:rsid w:val="001E08DA"/>
    <w:rsid w:val="001E0D7A"/>
    <w:rsid w:val="001E1051"/>
    <w:rsid w:val="001E16F7"/>
    <w:rsid w:val="001E2222"/>
    <w:rsid w:val="001E2C14"/>
    <w:rsid w:val="001E36B1"/>
    <w:rsid w:val="001E3BA4"/>
    <w:rsid w:val="001E42CF"/>
    <w:rsid w:val="001E4722"/>
    <w:rsid w:val="001E5401"/>
    <w:rsid w:val="001E59CA"/>
    <w:rsid w:val="001E611B"/>
    <w:rsid w:val="001E6120"/>
    <w:rsid w:val="001E708B"/>
    <w:rsid w:val="001E7806"/>
    <w:rsid w:val="001E79C2"/>
    <w:rsid w:val="001F005F"/>
    <w:rsid w:val="001F049C"/>
    <w:rsid w:val="001F0F75"/>
    <w:rsid w:val="001F157C"/>
    <w:rsid w:val="001F1C75"/>
    <w:rsid w:val="001F1C7E"/>
    <w:rsid w:val="001F227D"/>
    <w:rsid w:val="001F26A8"/>
    <w:rsid w:val="001F2D79"/>
    <w:rsid w:val="001F3048"/>
    <w:rsid w:val="001F30D9"/>
    <w:rsid w:val="001F3236"/>
    <w:rsid w:val="001F327C"/>
    <w:rsid w:val="001F33D8"/>
    <w:rsid w:val="001F34BF"/>
    <w:rsid w:val="001F356B"/>
    <w:rsid w:val="001F3C2F"/>
    <w:rsid w:val="001F3FE0"/>
    <w:rsid w:val="001F42A7"/>
    <w:rsid w:val="001F444F"/>
    <w:rsid w:val="001F45E0"/>
    <w:rsid w:val="001F4A65"/>
    <w:rsid w:val="001F4BEC"/>
    <w:rsid w:val="001F4DCD"/>
    <w:rsid w:val="001F5643"/>
    <w:rsid w:val="001F5F27"/>
    <w:rsid w:val="001F66A4"/>
    <w:rsid w:val="001F69E9"/>
    <w:rsid w:val="001F74BA"/>
    <w:rsid w:val="001F7E8C"/>
    <w:rsid w:val="002000C5"/>
    <w:rsid w:val="00200949"/>
    <w:rsid w:val="002013A3"/>
    <w:rsid w:val="00201E57"/>
    <w:rsid w:val="00202076"/>
    <w:rsid w:val="0020218B"/>
    <w:rsid w:val="00202452"/>
    <w:rsid w:val="0020313D"/>
    <w:rsid w:val="002036D0"/>
    <w:rsid w:val="00203A0A"/>
    <w:rsid w:val="00203CF8"/>
    <w:rsid w:val="00203FC2"/>
    <w:rsid w:val="0020412F"/>
    <w:rsid w:val="0020425B"/>
    <w:rsid w:val="002045DC"/>
    <w:rsid w:val="00205239"/>
    <w:rsid w:val="00205610"/>
    <w:rsid w:val="00206176"/>
    <w:rsid w:val="002064A3"/>
    <w:rsid w:val="002065FB"/>
    <w:rsid w:val="00206D10"/>
    <w:rsid w:val="00206D8D"/>
    <w:rsid w:val="00206F71"/>
    <w:rsid w:val="00206FAB"/>
    <w:rsid w:val="0020723A"/>
    <w:rsid w:val="002076A0"/>
    <w:rsid w:val="002076AB"/>
    <w:rsid w:val="002077F7"/>
    <w:rsid w:val="00207B59"/>
    <w:rsid w:val="00207E1A"/>
    <w:rsid w:val="00207EE9"/>
    <w:rsid w:val="00207FD1"/>
    <w:rsid w:val="00210D80"/>
    <w:rsid w:val="00210F39"/>
    <w:rsid w:val="0021256A"/>
    <w:rsid w:val="00212697"/>
    <w:rsid w:val="00212EAF"/>
    <w:rsid w:val="00213422"/>
    <w:rsid w:val="0021376C"/>
    <w:rsid w:val="00213D4E"/>
    <w:rsid w:val="00214ACB"/>
    <w:rsid w:val="00214B0C"/>
    <w:rsid w:val="00214BB0"/>
    <w:rsid w:val="002153B7"/>
    <w:rsid w:val="00215925"/>
    <w:rsid w:val="0021594E"/>
    <w:rsid w:val="00216027"/>
    <w:rsid w:val="00216809"/>
    <w:rsid w:val="00216A73"/>
    <w:rsid w:val="00217125"/>
    <w:rsid w:val="0021755F"/>
    <w:rsid w:val="0021776B"/>
    <w:rsid w:val="0021782D"/>
    <w:rsid w:val="00217BFA"/>
    <w:rsid w:val="0022011B"/>
    <w:rsid w:val="00220311"/>
    <w:rsid w:val="00220E30"/>
    <w:rsid w:val="00221090"/>
    <w:rsid w:val="00221306"/>
    <w:rsid w:val="0022133C"/>
    <w:rsid w:val="00221347"/>
    <w:rsid w:val="002216FB"/>
    <w:rsid w:val="00221BF5"/>
    <w:rsid w:val="00221C14"/>
    <w:rsid w:val="00221C16"/>
    <w:rsid w:val="002223DC"/>
    <w:rsid w:val="00222F67"/>
    <w:rsid w:val="002230F6"/>
    <w:rsid w:val="0022339F"/>
    <w:rsid w:val="002233DD"/>
    <w:rsid w:val="00223828"/>
    <w:rsid w:val="00223A39"/>
    <w:rsid w:val="00223A98"/>
    <w:rsid w:val="00224066"/>
    <w:rsid w:val="0022568A"/>
    <w:rsid w:val="00225977"/>
    <w:rsid w:val="00225D75"/>
    <w:rsid w:val="00226231"/>
    <w:rsid w:val="0022668D"/>
    <w:rsid w:val="002273FD"/>
    <w:rsid w:val="002277C6"/>
    <w:rsid w:val="002306D4"/>
    <w:rsid w:val="0023155A"/>
    <w:rsid w:val="00231F4E"/>
    <w:rsid w:val="00232D83"/>
    <w:rsid w:val="00232EAC"/>
    <w:rsid w:val="00233325"/>
    <w:rsid w:val="0023334B"/>
    <w:rsid w:val="002334A6"/>
    <w:rsid w:val="00233629"/>
    <w:rsid w:val="00233A6E"/>
    <w:rsid w:val="00233D84"/>
    <w:rsid w:val="002343D9"/>
    <w:rsid w:val="00234B10"/>
    <w:rsid w:val="00234C94"/>
    <w:rsid w:val="00235DCA"/>
    <w:rsid w:val="00236576"/>
    <w:rsid w:val="00236679"/>
    <w:rsid w:val="00236B78"/>
    <w:rsid w:val="00236F80"/>
    <w:rsid w:val="002375C4"/>
    <w:rsid w:val="00237843"/>
    <w:rsid w:val="00237ABB"/>
    <w:rsid w:val="00240773"/>
    <w:rsid w:val="002409F7"/>
    <w:rsid w:val="00240AEE"/>
    <w:rsid w:val="00240C0E"/>
    <w:rsid w:val="00240E47"/>
    <w:rsid w:val="002415F4"/>
    <w:rsid w:val="00241607"/>
    <w:rsid w:val="0024175D"/>
    <w:rsid w:val="002422A0"/>
    <w:rsid w:val="00242C8E"/>
    <w:rsid w:val="002435BB"/>
    <w:rsid w:val="00243ACA"/>
    <w:rsid w:val="00243B3B"/>
    <w:rsid w:val="00244BBE"/>
    <w:rsid w:val="0024507B"/>
    <w:rsid w:val="002454F0"/>
    <w:rsid w:val="002459C0"/>
    <w:rsid w:val="00245BEA"/>
    <w:rsid w:val="002462B4"/>
    <w:rsid w:val="00246E20"/>
    <w:rsid w:val="002479C7"/>
    <w:rsid w:val="00247F6E"/>
    <w:rsid w:val="0025038D"/>
    <w:rsid w:val="002505FC"/>
    <w:rsid w:val="00250887"/>
    <w:rsid w:val="00250FF5"/>
    <w:rsid w:val="00251446"/>
    <w:rsid w:val="00251569"/>
    <w:rsid w:val="002515B8"/>
    <w:rsid w:val="00251D5A"/>
    <w:rsid w:val="00251FAF"/>
    <w:rsid w:val="002523F6"/>
    <w:rsid w:val="002527F6"/>
    <w:rsid w:val="00252E4B"/>
    <w:rsid w:val="00252EB2"/>
    <w:rsid w:val="002530D0"/>
    <w:rsid w:val="002531B3"/>
    <w:rsid w:val="00253580"/>
    <w:rsid w:val="0025368A"/>
    <w:rsid w:val="002539F0"/>
    <w:rsid w:val="00253DDF"/>
    <w:rsid w:val="00253EB4"/>
    <w:rsid w:val="002540AD"/>
    <w:rsid w:val="0025469D"/>
    <w:rsid w:val="00254B33"/>
    <w:rsid w:val="00254E9B"/>
    <w:rsid w:val="0025513B"/>
    <w:rsid w:val="00255162"/>
    <w:rsid w:val="00255503"/>
    <w:rsid w:val="002556F2"/>
    <w:rsid w:val="002566B9"/>
    <w:rsid w:val="00256899"/>
    <w:rsid w:val="00257C10"/>
    <w:rsid w:val="00257D8C"/>
    <w:rsid w:val="00257F84"/>
    <w:rsid w:val="002601B5"/>
    <w:rsid w:val="00260280"/>
    <w:rsid w:val="0026043E"/>
    <w:rsid w:val="0026047B"/>
    <w:rsid w:val="002604FE"/>
    <w:rsid w:val="00260C4D"/>
    <w:rsid w:val="00260C63"/>
    <w:rsid w:val="00261100"/>
    <w:rsid w:val="002618D1"/>
    <w:rsid w:val="00261B06"/>
    <w:rsid w:val="00262014"/>
    <w:rsid w:val="002621A4"/>
    <w:rsid w:val="002621B4"/>
    <w:rsid w:val="00262352"/>
    <w:rsid w:val="00262705"/>
    <w:rsid w:val="00262F47"/>
    <w:rsid w:val="00263C64"/>
    <w:rsid w:val="0026469C"/>
    <w:rsid w:val="00264BB4"/>
    <w:rsid w:val="00264E4A"/>
    <w:rsid w:val="00265123"/>
    <w:rsid w:val="0026547C"/>
    <w:rsid w:val="0026553E"/>
    <w:rsid w:val="002655E3"/>
    <w:rsid w:val="002660AA"/>
    <w:rsid w:val="002662C1"/>
    <w:rsid w:val="0026665D"/>
    <w:rsid w:val="00266685"/>
    <w:rsid w:val="00267D3B"/>
    <w:rsid w:val="00267EAF"/>
    <w:rsid w:val="002701BB"/>
    <w:rsid w:val="00270D45"/>
    <w:rsid w:val="00270E7D"/>
    <w:rsid w:val="0027145D"/>
    <w:rsid w:val="00271917"/>
    <w:rsid w:val="00271C1F"/>
    <w:rsid w:val="002723B5"/>
    <w:rsid w:val="0027295A"/>
    <w:rsid w:val="00272B13"/>
    <w:rsid w:val="00272CA9"/>
    <w:rsid w:val="00272D90"/>
    <w:rsid w:val="00273309"/>
    <w:rsid w:val="0027366C"/>
    <w:rsid w:val="002737D0"/>
    <w:rsid w:val="00273975"/>
    <w:rsid w:val="00273BC4"/>
    <w:rsid w:val="00274165"/>
    <w:rsid w:val="00274201"/>
    <w:rsid w:val="002748F8"/>
    <w:rsid w:val="00274EFF"/>
    <w:rsid w:val="00275E57"/>
    <w:rsid w:val="0027608A"/>
    <w:rsid w:val="00276792"/>
    <w:rsid w:val="00277618"/>
    <w:rsid w:val="0027765A"/>
    <w:rsid w:val="00277A87"/>
    <w:rsid w:val="002801F2"/>
    <w:rsid w:val="002802AE"/>
    <w:rsid w:val="00280658"/>
    <w:rsid w:val="00280874"/>
    <w:rsid w:val="00280C4D"/>
    <w:rsid w:val="00280D60"/>
    <w:rsid w:val="00281662"/>
    <w:rsid w:val="00281891"/>
    <w:rsid w:val="00281DEB"/>
    <w:rsid w:val="00281FCB"/>
    <w:rsid w:val="002827AA"/>
    <w:rsid w:val="00282FA5"/>
    <w:rsid w:val="002833F7"/>
    <w:rsid w:val="002837DF"/>
    <w:rsid w:val="00283837"/>
    <w:rsid w:val="002842B5"/>
    <w:rsid w:val="00284E81"/>
    <w:rsid w:val="0028584B"/>
    <w:rsid w:val="00285B37"/>
    <w:rsid w:val="00285D20"/>
    <w:rsid w:val="002861E5"/>
    <w:rsid w:val="0028653F"/>
    <w:rsid w:val="00286B49"/>
    <w:rsid w:val="00286E07"/>
    <w:rsid w:val="002873F2"/>
    <w:rsid w:val="00287E7A"/>
    <w:rsid w:val="00290187"/>
    <w:rsid w:val="00290343"/>
    <w:rsid w:val="00290C3C"/>
    <w:rsid w:val="00290DDC"/>
    <w:rsid w:val="00291435"/>
    <w:rsid w:val="00291903"/>
    <w:rsid w:val="00291B0F"/>
    <w:rsid w:val="00291D2B"/>
    <w:rsid w:val="00292181"/>
    <w:rsid w:val="0029240C"/>
    <w:rsid w:val="00292AD1"/>
    <w:rsid w:val="0029309A"/>
    <w:rsid w:val="00293159"/>
    <w:rsid w:val="00293379"/>
    <w:rsid w:val="002936F7"/>
    <w:rsid w:val="00293B85"/>
    <w:rsid w:val="00294590"/>
    <w:rsid w:val="00294723"/>
    <w:rsid w:val="00294ECE"/>
    <w:rsid w:val="00295257"/>
    <w:rsid w:val="00295343"/>
    <w:rsid w:val="0029558D"/>
    <w:rsid w:val="00295BBE"/>
    <w:rsid w:val="002963F1"/>
    <w:rsid w:val="0029651F"/>
    <w:rsid w:val="00296FFC"/>
    <w:rsid w:val="0029749B"/>
    <w:rsid w:val="002978EE"/>
    <w:rsid w:val="00297DF1"/>
    <w:rsid w:val="00297DFF"/>
    <w:rsid w:val="00297E34"/>
    <w:rsid w:val="002A0C19"/>
    <w:rsid w:val="002A0F00"/>
    <w:rsid w:val="002A189F"/>
    <w:rsid w:val="002A1A56"/>
    <w:rsid w:val="002A27B8"/>
    <w:rsid w:val="002A2B83"/>
    <w:rsid w:val="002A2F9A"/>
    <w:rsid w:val="002A357C"/>
    <w:rsid w:val="002A36D5"/>
    <w:rsid w:val="002A3B5E"/>
    <w:rsid w:val="002A3BE7"/>
    <w:rsid w:val="002A3C4D"/>
    <w:rsid w:val="002A4085"/>
    <w:rsid w:val="002A43EF"/>
    <w:rsid w:val="002A49DA"/>
    <w:rsid w:val="002A4EBF"/>
    <w:rsid w:val="002A5148"/>
    <w:rsid w:val="002A518F"/>
    <w:rsid w:val="002A5BB6"/>
    <w:rsid w:val="002A6080"/>
    <w:rsid w:val="002A634F"/>
    <w:rsid w:val="002A636A"/>
    <w:rsid w:val="002A6769"/>
    <w:rsid w:val="002A6D34"/>
    <w:rsid w:val="002A6E9C"/>
    <w:rsid w:val="002A6EC8"/>
    <w:rsid w:val="002A7697"/>
    <w:rsid w:val="002A7AAA"/>
    <w:rsid w:val="002ACB88"/>
    <w:rsid w:val="002B05D4"/>
    <w:rsid w:val="002B0638"/>
    <w:rsid w:val="002B0CC1"/>
    <w:rsid w:val="002B17DC"/>
    <w:rsid w:val="002B1958"/>
    <w:rsid w:val="002B209F"/>
    <w:rsid w:val="002B3601"/>
    <w:rsid w:val="002B36E2"/>
    <w:rsid w:val="002B3885"/>
    <w:rsid w:val="002B3995"/>
    <w:rsid w:val="002B3EDA"/>
    <w:rsid w:val="002B44AC"/>
    <w:rsid w:val="002B4BCB"/>
    <w:rsid w:val="002B5366"/>
    <w:rsid w:val="002B54F9"/>
    <w:rsid w:val="002B577E"/>
    <w:rsid w:val="002B5D40"/>
    <w:rsid w:val="002B5D6F"/>
    <w:rsid w:val="002B5E22"/>
    <w:rsid w:val="002B613F"/>
    <w:rsid w:val="002B6361"/>
    <w:rsid w:val="002B69AB"/>
    <w:rsid w:val="002B6A06"/>
    <w:rsid w:val="002B71C5"/>
    <w:rsid w:val="002B7323"/>
    <w:rsid w:val="002B7497"/>
    <w:rsid w:val="002B74F3"/>
    <w:rsid w:val="002B78B6"/>
    <w:rsid w:val="002B7F17"/>
    <w:rsid w:val="002B7FB4"/>
    <w:rsid w:val="002C0282"/>
    <w:rsid w:val="002C0788"/>
    <w:rsid w:val="002C0F36"/>
    <w:rsid w:val="002C101B"/>
    <w:rsid w:val="002C108B"/>
    <w:rsid w:val="002C1560"/>
    <w:rsid w:val="002C16E4"/>
    <w:rsid w:val="002C172D"/>
    <w:rsid w:val="002C1783"/>
    <w:rsid w:val="002C1BB6"/>
    <w:rsid w:val="002C1EFF"/>
    <w:rsid w:val="002C1F19"/>
    <w:rsid w:val="002C2348"/>
    <w:rsid w:val="002C25B6"/>
    <w:rsid w:val="002C2A20"/>
    <w:rsid w:val="002C2A64"/>
    <w:rsid w:val="002C36D7"/>
    <w:rsid w:val="002C3C44"/>
    <w:rsid w:val="002C403C"/>
    <w:rsid w:val="002C407F"/>
    <w:rsid w:val="002C473C"/>
    <w:rsid w:val="002C4BA7"/>
    <w:rsid w:val="002C4CA6"/>
    <w:rsid w:val="002C5676"/>
    <w:rsid w:val="002C5A51"/>
    <w:rsid w:val="002C65B6"/>
    <w:rsid w:val="002C6928"/>
    <w:rsid w:val="002C6D9A"/>
    <w:rsid w:val="002C6E9B"/>
    <w:rsid w:val="002C7762"/>
    <w:rsid w:val="002C7A21"/>
    <w:rsid w:val="002C7B58"/>
    <w:rsid w:val="002C7E2A"/>
    <w:rsid w:val="002D00DE"/>
    <w:rsid w:val="002D028B"/>
    <w:rsid w:val="002D10DC"/>
    <w:rsid w:val="002D1252"/>
    <w:rsid w:val="002D16E6"/>
    <w:rsid w:val="002D1DAF"/>
    <w:rsid w:val="002D23D2"/>
    <w:rsid w:val="002D32FF"/>
    <w:rsid w:val="002D3369"/>
    <w:rsid w:val="002D3490"/>
    <w:rsid w:val="002D3DA6"/>
    <w:rsid w:val="002D3E54"/>
    <w:rsid w:val="002D425E"/>
    <w:rsid w:val="002D4335"/>
    <w:rsid w:val="002D4340"/>
    <w:rsid w:val="002D4921"/>
    <w:rsid w:val="002D4DD3"/>
    <w:rsid w:val="002D5136"/>
    <w:rsid w:val="002D59E2"/>
    <w:rsid w:val="002D5FE7"/>
    <w:rsid w:val="002D60ED"/>
    <w:rsid w:val="002D771D"/>
    <w:rsid w:val="002D77F7"/>
    <w:rsid w:val="002D7D19"/>
    <w:rsid w:val="002DCF7A"/>
    <w:rsid w:val="002E01C6"/>
    <w:rsid w:val="002E03EA"/>
    <w:rsid w:val="002E0BCC"/>
    <w:rsid w:val="002E111C"/>
    <w:rsid w:val="002E1493"/>
    <w:rsid w:val="002E15FE"/>
    <w:rsid w:val="002E199F"/>
    <w:rsid w:val="002E1AD5"/>
    <w:rsid w:val="002E1B99"/>
    <w:rsid w:val="002E1DF3"/>
    <w:rsid w:val="002E2278"/>
    <w:rsid w:val="002E2310"/>
    <w:rsid w:val="002E2946"/>
    <w:rsid w:val="002E2D0D"/>
    <w:rsid w:val="002E2E81"/>
    <w:rsid w:val="002E3016"/>
    <w:rsid w:val="002E313A"/>
    <w:rsid w:val="002E314B"/>
    <w:rsid w:val="002E333E"/>
    <w:rsid w:val="002E339B"/>
    <w:rsid w:val="002E382B"/>
    <w:rsid w:val="002E40CA"/>
    <w:rsid w:val="002E4148"/>
    <w:rsid w:val="002E45B6"/>
    <w:rsid w:val="002E4624"/>
    <w:rsid w:val="002E46C8"/>
    <w:rsid w:val="002E555E"/>
    <w:rsid w:val="002E5B71"/>
    <w:rsid w:val="002E6AB8"/>
    <w:rsid w:val="002E6B4F"/>
    <w:rsid w:val="002E74D3"/>
    <w:rsid w:val="002E78B7"/>
    <w:rsid w:val="002E7946"/>
    <w:rsid w:val="002F116E"/>
    <w:rsid w:val="002F1593"/>
    <w:rsid w:val="002F160D"/>
    <w:rsid w:val="002F16E5"/>
    <w:rsid w:val="002F1D0B"/>
    <w:rsid w:val="002F1D2D"/>
    <w:rsid w:val="002F204E"/>
    <w:rsid w:val="002F21C7"/>
    <w:rsid w:val="002F2F62"/>
    <w:rsid w:val="002F347F"/>
    <w:rsid w:val="002F3810"/>
    <w:rsid w:val="002F42A9"/>
    <w:rsid w:val="002F4864"/>
    <w:rsid w:val="002F49D0"/>
    <w:rsid w:val="002F5228"/>
    <w:rsid w:val="002F55AD"/>
    <w:rsid w:val="002F572E"/>
    <w:rsid w:val="002F583F"/>
    <w:rsid w:val="002F5A2A"/>
    <w:rsid w:val="002F5D65"/>
    <w:rsid w:val="002F5EF7"/>
    <w:rsid w:val="002F6191"/>
    <w:rsid w:val="002F6695"/>
    <w:rsid w:val="002F66F1"/>
    <w:rsid w:val="002F67EA"/>
    <w:rsid w:val="002F68D2"/>
    <w:rsid w:val="002F6EB3"/>
    <w:rsid w:val="002F75DE"/>
    <w:rsid w:val="002F7BE8"/>
    <w:rsid w:val="003005AF"/>
    <w:rsid w:val="003007F6"/>
    <w:rsid w:val="003009DC"/>
    <w:rsid w:val="00300A55"/>
    <w:rsid w:val="00300E3C"/>
    <w:rsid w:val="00300E69"/>
    <w:rsid w:val="003015C7"/>
    <w:rsid w:val="003018B9"/>
    <w:rsid w:val="00301ED4"/>
    <w:rsid w:val="00302447"/>
    <w:rsid w:val="00302CD5"/>
    <w:rsid w:val="00303915"/>
    <w:rsid w:val="00304DCE"/>
    <w:rsid w:val="00304F70"/>
    <w:rsid w:val="00305449"/>
    <w:rsid w:val="00305A56"/>
    <w:rsid w:val="003061C3"/>
    <w:rsid w:val="00306353"/>
    <w:rsid w:val="003069D1"/>
    <w:rsid w:val="00306E54"/>
    <w:rsid w:val="00307042"/>
    <w:rsid w:val="003071F7"/>
    <w:rsid w:val="003074CB"/>
    <w:rsid w:val="00307594"/>
    <w:rsid w:val="003079EC"/>
    <w:rsid w:val="00307A77"/>
    <w:rsid w:val="00310162"/>
    <w:rsid w:val="00310180"/>
    <w:rsid w:val="003102D8"/>
    <w:rsid w:val="00310380"/>
    <w:rsid w:val="0031169B"/>
    <w:rsid w:val="00311AB1"/>
    <w:rsid w:val="00311D5E"/>
    <w:rsid w:val="00311E26"/>
    <w:rsid w:val="0031217C"/>
    <w:rsid w:val="0031276B"/>
    <w:rsid w:val="00312795"/>
    <w:rsid w:val="003127DA"/>
    <w:rsid w:val="00312CCE"/>
    <w:rsid w:val="003131DE"/>
    <w:rsid w:val="00313365"/>
    <w:rsid w:val="00313473"/>
    <w:rsid w:val="00313ADD"/>
    <w:rsid w:val="00313CA7"/>
    <w:rsid w:val="003140A1"/>
    <w:rsid w:val="003147D1"/>
    <w:rsid w:val="0031485D"/>
    <w:rsid w:val="00314F83"/>
    <w:rsid w:val="003151CC"/>
    <w:rsid w:val="0031540D"/>
    <w:rsid w:val="003155AD"/>
    <w:rsid w:val="00316321"/>
    <w:rsid w:val="003165C8"/>
    <w:rsid w:val="003166D5"/>
    <w:rsid w:val="00316CA2"/>
    <w:rsid w:val="00316FD2"/>
    <w:rsid w:val="003171AA"/>
    <w:rsid w:val="003173BA"/>
    <w:rsid w:val="003175B6"/>
    <w:rsid w:val="00317B5C"/>
    <w:rsid w:val="0032046B"/>
    <w:rsid w:val="00320665"/>
    <w:rsid w:val="00321079"/>
    <w:rsid w:val="003210FD"/>
    <w:rsid w:val="003214F6"/>
    <w:rsid w:val="00321942"/>
    <w:rsid w:val="003219EB"/>
    <w:rsid w:val="00321AFB"/>
    <w:rsid w:val="00321FE2"/>
    <w:rsid w:val="003222F3"/>
    <w:rsid w:val="003223FF"/>
    <w:rsid w:val="00322647"/>
    <w:rsid w:val="00322723"/>
    <w:rsid w:val="003227EE"/>
    <w:rsid w:val="00322E23"/>
    <w:rsid w:val="003232A1"/>
    <w:rsid w:val="00323872"/>
    <w:rsid w:val="003238D2"/>
    <w:rsid w:val="00323E47"/>
    <w:rsid w:val="00324A07"/>
    <w:rsid w:val="00324D63"/>
    <w:rsid w:val="00324F4B"/>
    <w:rsid w:val="00325A4B"/>
    <w:rsid w:val="00325B4A"/>
    <w:rsid w:val="00326797"/>
    <w:rsid w:val="00327474"/>
    <w:rsid w:val="00327514"/>
    <w:rsid w:val="00327600"/>
    <w:rsid w:val="0032763C"/>
    <w:rsid w:val="00327929"/>
    <w:rsid w:val="003306BB"/>
    <w:rsid w:val="00330B80"/>
    <w:rsid w:val="0033141B"/>
    <w:rsid w:val="00331F81"/>
    <w:rsid w:val="003326D7"/>
    <w:rsid w:val="0033312E"/>
    <w:rsid w:val="003332DD"/>
    <w:rsid w:val="00333629"/>
    <w:rsid w:val="00333D67"/>
    <w:rsid w:val="00334777"/>
    <w:rsid w:val="003347C0"/>
    <w:rsid w:val="00334944"/>
    <w:rsid w:val="00334A32"/>
    <w:rsid w:val="00334CA8"/>
    <w:rsid w:val="00334CD6"/>
    <w:rsid w:val="00334CFB"/>
    <w:rsid w:val="00334EBD"/>
    <w:rsid w:val="0033508A"/>
    <w:rsid w:val="0033523B"/>
    <w:rsid w:val="00335625"/>
    <w:rsid w:val="00335658"/>
    <w:rsid w:val="0033596A"/>
    <w:rsid w:val="00335F6B"/>
    <w:rsid w:val="003360B0"/>
    <w:rsid w:val="00336323"/>
    <w:rsid w:val="003367C1"/>
    <w:rsid w:val="00336E27"/>
    <w:rsid w:val="003370FB"/>
    <w:rsid w:val="00340003"/>
    <w:rsid w:val="00340008"/>
    <w:rsid w:val="003400E5"/>
    <w:rsid w:val="00340597"/>
    <w:rsid w:val="00340F9A"/>
    <w:rsid w:val="00341284"/>
    <w:rsid w:val="003417F8"/>
    <w:rsid w:val="00342051"/>
    <w:rsid w:val="00342F9B"/>
    <w:rsid w:val="00343241"/>
    <w:rsid w:val="0034373E"/>
    <w:rsid w:val="003439A6"/>
    <w:rsid w:val="00343F04"/>
    <w:rsid w:val="00343F83"/>
    <w:rsid w:val="0034433E"/>
    <w:rsid w:val="003444C4"/>
    <w:rsid w:val="00344590"/>
    <w:rsid w:val="003445E8"/>
    <w:rsid w:val="0034484E"/>
    <w:rsid w:val="00345312"/>
    <w:rsid w:val="0034570F"/>
    <w:rsid w:val="00345CEC"/>
    <w:rsid w:val="0034651E"/>
    <w:rsid w:val="0034671F"/>
    <w:rsid w:val="00346ED9"/>
    <w:rsid w:val="003471DA"/>
    <w:rsid w:val="00347349"/>
    <w:rsid w:val="00347756"/>
    <w:rsid w:val="00347FDA"/>
    <w:rsid w:val="00350393"/>
    <w:rsid w:val="00350B42"/>
    <w:rsid w:val="00350BE5"/>
    <w:rsid w:val="00350FC8"/>
    <w:rsid w:val="00351241"/>
    <w:rsid w:val="003516AC"/>
    <w:rsid w:val="00351E7F"/>
    <w:rsid w:val="0035290F"/>
    <w:rsid w:val="00352BEE"/>
    <w:rsid w:val="00352CF2"/>
    <w:rsid w:val="00352ECA"/>
    <w:rsid w:val="00353793"/>
    <w:rsid w:val="003537ED"/>
    <w:rsid w:val="0035422D"/>
    <w:rsid w:val="003542C9"/>
    <w:rsid w:val="0035463A"/>
    <w:rsid w:val="00354B3A"/>
    <w:rsid w:val="00354EAF"/>
    <w:rsid w:val="00355599"/>
    <w:rsid w:val="003556BC"/>
    <w:rsid w:val="00355915"/>
    <w:rsid w:val="00355961"/>
    <w:rsid w:val="00355AEE"/>
    <w:rsid w:val="00355E46"/>
    <w:rsid w:val="003562D6"/>
    <w:rsid w:val="00356C44"/>
    <w:rsid w:val="00356F69"/>
    <w:rsid w:val="003573D7"/>
    <w:rsid w:val="00357748"/>
    <w:rsid w:val="003577EC"/>
    <w:rsid w:val="00357A91"/>
    <w:rsid w:val="00357C0E"/>
    <w:rsid w:val="00357E3A"/>
    <w:rsid w:val="0036058F"/>
    <w:rsid w:val="00360865"/>
    <w:rsid w:val="00360B0D"/>
    <w:rsid w:val="00361706"/>
    <w:rsid w:val="00361B3F"/>
    <w:rsid w:val="00361DAC"/>
    <w:rsid w:val="00361EF4"/>
    <w:rsid w:val="00362662"/>
    <w:rsid w:val="00362741"/>
    <w:rsid w:val="003629DE"/>
    <w:rsid w:val="00362DE2"/>
    <w:rsid w:val="00363301"/>
    <w:rsid w:val="003634F4"/>
    <w:rsid w:val="00363ACA"/>
    <w:rsid w:val="00363C80"/>
    <w:rsid w:val="00364037"/>
    <w:rsid w:val="0036425D"/>
    <w:rsid w:val="00364F47"/>
    <w:rsid w:val="003651C4"/>
    <w:rsid w:val="003651E0"/>
    <w:rsid w:val="00365C1E"/>
    <w:rsid w:val="00366333"/>
    <w:rsid w:val="003664CE"/>
    <w:rsid w:val="00366D15"/>
    <w:rsid w:val="00367DA4"/>
    <w:rsid w:val="003700FB"/>
    <w:rsid w:val="00370943"/>
    <w:rsid w:val="00370B98"/>
    <w:rsid w:val="00370DC5"/>
    <w:rsid w:val="00370E8A"/>
    <w:rsid w:val="00371104"/>
    <w:rsid w:val="00371BCF"/>
    <w:rsid w:val="00371E22"/>
    <w:rsid w:val="00371E27"/>
    <w:rsid w:val="003727C1"/>
    <w:rsid w:val="00372868"/>
    <w:rsid w:val="003728BA"/>
    <w:rsid w:val="00372B34"/>
    <w:rsid w:val="00372E7A"/>
    <w:rsid w:val="00372F1E"/>
    <w:rsid w:val="00373013"/>
    <w:rsid w:val="0037319E"/>
    <w:rsid w:val="00373B39"/>
    <w:rsid w:val="00373CB6"/>
    <w:rsid w:val="00373FD7"/>
    <w:rsid w:val="003742B1"/>
    <w:rsid w:val="003746BE"/>
    <w:rsid w:val="00374DCF"/>
    <w:rsid w:val="003754B4"/>
    <w:rsid w:val="003757EC"/>
    <w:rsid w:val="003759DB"/>
    <w:rsid w:val="00375B58"/>
    <w:rsid w:val="00375E36"/>
    <w:rsid w:val="00376D6A"/>
    <w:rsid w:val="00377811"/>
    <w:rsid w:val="00377C24"/>
    <w:rsid w:val="00377D84"/>
    <w:rsid w:val="00380374"/>
    <w:rsid w:val="003805CB"/>
    <w:rsid w:val="00380922"/>
    <w:rsid w:val="00380957"/>
    <w:rsid w:val="00381563"/>
    <w:rsid w:val="00381F8E"/>
    <w:rsid w:val="0038219A"/>
    <w:rsid w:val="00382632"/>
    <w:rsid w:val="00382AE0"/>
    <w:rsid w:val="00383DF7"/>
    <w:rsid w:val="00384751"/>
    <w:rsid w:val="00384FFF"/>
    <w:rsid w:val="00385118"/>
    <w:rsid w:val="00385F4F"/>
    <w:rsid w:val="003860D5"/>
    <w:rsid w:val="00386191"/>
    <w:rsid w:val="00386224"/>
    <w:rsid w:val="00386AF4"/>
    <w:rsid w:val="00386FE5"/>
    <w:rsid w:val="00387013"/>
    <w:rsid w:val="00387417"/>
    <w:rsid w:val="00387C4D"/>
    <w:rsid w:val="003904B8"/>
    <w:rsid w:val="00390693"/>
    <w:rsid w:val="00390BB4"/>
    <w:rsid w:val="00390E1B"/>
    <w:rsid w:val="00390F49"/>
    <w:rsid w:val="00391208"/>
    <w:rsid w:val="00391621"/>
    <w:rsid w:val="003917B5"/>
    <w:rsid w:val="003919BA"/>
    <w:rsid w:val="00391E89"/>
    <w:rsid w:val="00392903"/>
    <w:rsid w:val="00392D66"/>
    <w:rsid w:val="003931B0"/>
    <w:rsid w:val="00393430"/>
    <w:rsid w:val="0039374C"/>
    <w:rsid w:val="003941F8"/>
    <w:rsid w:val="0039435B"/>
    <w:rsid w:val="00394E2F"/>
    <w:rsid w:val="00394F8F"/>
    <w:rsid w:val="00394FAF"/>
    <w:rsid w:val="00395DCE"/>
    <w:rsid w:val="00396041"/>
    <w:rsid w:val="0039610B"/>
    <w:rsid w:val="00396937"/>
    <w:rsid w:val="00396C85"/>
    <w:rsid w:val="00397391"/>
    <w:rsid w:val="0039771F"/>
    <w:rsid w:val="00397BC4"/>
    <w:rsid w:val="00397D33"/>
    <w:rsid w:val="00397F67"/>
    <w:rsid w:val="003A039B"/>
    <w:rsid w:val="003A03C1"/>
    <w:rsid w:val="003A046A"/>
    <w:rsid w:val="003A04C0"/>
    <w:rsid w:val="003A0661"/>
    <w:rsid w:val="003A06C9"/>
    <w:rsid w:val="003A1046"/>
    <w:rsid w:val="003A11DC"/>
    <w:rsid w:val="003A1284"/>
    <w:rsid w:val="003A15C0"/>
    <w:rsid w:val="003A1632"/>
    <w:rsid w:val="003A1BD9"/>
    <w:rsid w:val="003A1E4C"/>
    <w:rsid w:val="003A2676"/>
    <w:rsid w:val="003A3F7F"/>
    <w:rsid w:val="003A4349"/>
    <w:rsid w:val="003A4722"/>
    <w:rsid w:val="003A487A"/>
    <w:rsid w:val="003A4C94"/>
    <w:rsid w:val="003A5B7D"/>
    <w:rsid w:val="003A5C8F"/>
    <w:rsid w:val="003A6218"/>
    <w:rsid w:val="003A66E0"/>
    <w:rsid w:val="003A708D"/>
    <w:rsid w:val="003A74D5"/>
    <w:rsid w:val="003A75FF"/>
    <w:rsid w:val="003A7A90"/>
    <w:rsid w:val="003A7ABE"/>
    <w:rsid w:val="003B01FD"/>
    <w:rsid w:val="003B1303"/>
    <w:rsid w:val="003B141D"/>
    <w:rsid w:val="003B181F"/>
    <w:rsid w:val="003B1865"/>
    <w:rsid w:val="003B1C16"/>
    <w:rsid w:val="003B1C8B"/>
    <w:rsid w:val="003B1F80"/>
    <w:rsid w:val="003B211D"/>
    <w:rsid w:val="003B291C"/>
    <w:rsid w:val="003B2C4A"/>
    <w:rsid w:val="003B3529"/>
    <w:rsid w:val="003B38E6"/>
    <w:rsid w:val="003B3DA7"/>
    <w:rsid w:val="003B40F6"/>
    <w:rsid w:val="003B476A"/>
    <w:rsid w:val="003B4993"/>
    <w:rsid w:val="003B4A5B"/>
    <w:rsid w:val="003B51C2"/>
    <w:rsid w:val="003B5372"/>
    <w:rsid w:val="003B5AF8"/>
    <w:rsid w:val="003B5D29"/>
    <w:rsid w:val="003B60A9"/>
    <w:rsid w:val="003B619D"/>
    <w:rsid w:val="003B659C"/>
    <w:rsid w:val="003B6A28"/>
    <w:rsid w:val="003B6D56"/>
    <w:rsid w:val="003B7843"/>
    <w:rsid w:val="003B7908"/>
    <w:rsid w:val="003B7CF4"/>
    <w:rsid w:val="003B7D94"/>
    <w:rsid w:val="003B7DC3"/>
    <w:rsid w:val="003B7F54"/>
    <w:rsid w:val="003B7FA1"/>
    <w:rsid w:val="003C04FE"/>
    <w:rsid w:val="003C0D67"/>
    <w:rsid w:val="003C14A2"/>
    <w:rsid w:val="003C234D"/>
    <w:rsid w:val="003C23F4"/>
    <w:rsid w:val="003C2B1D"/>
    <w:rsid w:val="003C3209"/>
    <w:rsid w:val="003C328A"/>
    <w:rsid w:val="003C3C96"/>
    <w:rsid w:val="003C4196"/>
    <w:rsid w:val="003C41C4"/>
    <w:rsid w:val="003C4697"/>
    <w:rsid w:val="003C46BF"/>
    <w:rsid w:val="003C4B3E"/>
    <w:rsid w:val="003C52F7"/>
    <w:rsid w:val="003C53EE"/>
    <w:rsid w:val="003C55E5"/>
    <w:rsid w:val="003C5940"/>
    <w:rsid w:val="003C5C1B"/>
    <w:rsid w:val="003C64ED"/>
    <w:rsid w:val="003C656E"/>
    <w:rsid w:val="003C65CB"/>
    <w:rsid w:val="003C660C"/>
    <w:rsid w:val="003C6CB6"/>
    <w:rsid w:val="003C74F6"/>
    <w:rsid w:val="003C778B"/>
    <w:rsid w:val="003C798D"/>
    <w:rsid w:val="003D0429"/>
    <w:rsid w:val="003D0856"/>
    <w:rsid w:val="003D1180"/>
    <w:rsid w:val="003D1409"/>
    <w:rsid w:val="003D1697"/>
    <w:rsid w:val="003D21FC"/>
    <w:rsid w:val="003D2EC6"/>
    <w:rsid w:val="003D2F80"/>
    <w:rsid w:val="003D305E"/>
    <w:rsid w:val="003D3361"/>
    <w:rsid w:val="003D33F7"/>
    <w:rsid w:val="003D3FF4"/>
    <w:rsid w:val="003D46E3"/>
    <w:rsid w:val="003D49CF"/>
    <w:rsid w:val="003D50A6"/>
    <w:rsid w:val="003D536C"/>
    <w:rsid w:val="003D538E"/>
    <w:rsid w:val="003D569F"/>
    <w:rsid w:val="003D61D4"/>
    <w:rsid w:val="003D6E44"/>
    <w:rsid w:val="003D7598"/>
    <w:rsid w:val="003D79AA"/>
    <w:rsid w:val="003D79CE"/>
    <w:rsid w:val="003E0307"/>
    <w:rsid w:val="003E0729"/>
    <w:rsid w:val="003E0781"/>
    <w:rsid w:val="003E0822"/>
    <w:rsid w:val="003E0BC5"/>
    <w:rsid w:val="003E0C68"/>
    <w:rsid w:val="003E1054"/>
    <w:rsid w:val="003E187C"/>
    <w:rsid w:val="003E1EFF"/>
    <w:rsid w:val="003E2017"/>
    <w:rsid w:val="003E20E5"/>
    <w:rsid w:val="003E254A"/>
    <w:rsid w:val="003E27EC"/>
    <w:rsid w:val="003E2BCB"/>
    <w:rsid w:val="003E2DBC"/>
    <w:rsid w:val="003E3516"/>
    <w:rsid w:val="003E3601"/>
    <w:rsid w:val="003E3C8F"/>
    <w:rsid w:val="003E3E18"/>
    <w:rsid w:val="003E407B"/>
    <w:rsid w:val="003E429A"/>
    <w:rsid w:val="003E477A"/>
    <w:rsid w:val="003E52C2"/>
    <w:rsid w:val="003E5361"/>
    <w:rsid w:val="003E547C"/>
    <w:rsid w:val="003E5C27"/>
    <w:rsid w:val="003E5C50"/>
    <w:rsid w:val="003E62D6"/>
    <w:rsid w:val="003E652B"/>
    <w:rsid w:val="003E74E1"/>
    <w:rsid w:val="003E76F3"/>
    <w:rsid w:val="003E7AAB"/>
    <w:rsid w:val="003E7B8E"/>
    <w:rsid w:val="003E7D5D"/>
    <w:rsid w:val="003E7F85"/>
    <w:rsid w:val="003F0143"/>
    <w:rsid w:val="003F0712"/>
    <w:rsid w:val="003F0977"/>
    <w:rsid w:val="003F0E97"/>
    <w:rsid w:val="003F1042"/>
    <w:rsid w:val="003F1304"/>
    <w:rsid w:val="003F13EF"/>
    <w:rsid w:val="003F168B"/>
    <w:rsid w:val="003F2392"/>
    <w:rsid w:val="003F2B97"/>
    <w:rsid w:val="003F3243"/>
    <w:rsid w:val="003F3A74"/>
    <w:rsid w:val="003F3E65"/>
    <w:rsid w:val="003F4705"/>
    <w:rsid w:val="003F4800"/>
    <w:rsid w:val="003F4B5C"/>
    <w:rsid w:val="003F4BA9"/>
    <w:rsid w:val="003F4E73"/>
    <w:rsid w:val="003F543E"/>
    <w:rsid w:val="003F5D7F"/>
    <w:rsid w:val="003F5D9A"/>
    <w:rsid w:val="003F5F27"/>
    <w:rsid w:val="003F6431"/>
    <w:rsid w:val="003F6525"/>
    <w:rsid w:val="003F65AC"/>
    <w:rsid w:val="003F668D"/>
    <w:rsid w:val="003F6B4A"/>
    <w:rsid w:val="003F6D80"/>
    <w:rsid w:val="003F6E56"/>
    <w:rsid w:val="003F6F09"/>
    <w:rsid w:val="003F6FDD"/>
    <w:rsid w:val="003F70DD"/>
    <w:rsid w:val="003F717D"/>
    <w:rsid w:val="003F7655"/>
    <w:rsid w:val="003F77D0"/>
    <w:rsid w:val="003F7A1F"/>
    <w:rsid w:val="003F7EDC"/>
    <w:rsid w:val="004001FF"/>
    <w:rsid w:val="0040068A"/>
    <w:rsid w:val="004008C5"/>
    <w:rsid w:val="004009D7"/>
    <w:rsid w:val="00401084"/>
    <w:rsid w:val="004019EC"/>
    <w:rsid w:val="00402399"/>
    <w:rsid w:val="00402B17"/>
    <w:rsid w:val="00402C56"/>
    <w:rsid w:val="004031E2"/>
    <w:rsid w:val="0040332E"/>
    <w:rsid w:val="00403377"/>
    <w:rsid w:val="004034B0"/>
    <w:rsid w:val="0040419E"/>
    <w:rsid w:val="00404262"/>
    <w:rsid w:val="004043AE"/>
    <w:rsid w:val="00404438"/>
    <w:rsid w:val="00404515"/>
    <w:rsid w:val="00404AEC"/>
    <w:rsid w:val="00404B87"/>
    <w:rsid w:val="004053EC"/>
    <w:rsid w:val="00405411"/>
    <w:rsid w:val="00405698"/>
    <w:rsid w:val="00405FC1"/>
    <w:rsid w:val="00406184"/>
    <w:rsid w:val="00406927"/>
    <w:rsid w:val="00407648"/>
    <w:rsid w:val="0040775A"/>
    <w:rsid w:val="0041000C"/>
    <w:rsid w:val="0041009F"/>
    <w:rsid w:val="004100AE"/>
    <w:rsid w:val="004108F3"/>
    <w:rsid w:val="0041162F"/>
    <w:rsid w:val="00411980"/>
    <w:rsid w:val="00411EC8"/>
    <w:rsid w:val="00411ED4"/>
    <w:rsid w:val="004122D1"/>
    <w:rsid w:val="004126BB"/>
    <w:rsid w:val="00412DC1"/>
    <w:rsid w:val="00413289"/>
    <w:rsid w:val="00413339"/>
    <w:rsid w:val="00413971"/>
    <w:rsid w:val="004139FB"/>
    <w:rsid w:val="00413C37"/>
    <w:rsid w:val="00413CC7"/>
    <w:rsid w:val="00413DE4"/>
    <w:rsid w:val="00413DF3"/>
    <w:rsid w:val="00413FD3"/>
    <w:rsid w:val="004145FF"/>
    <w:rsid w:val="00414636"/>
    <w:rsid w:val="00414E95"/>
    <w:rsid w:val="00414F5C"/>
    <w:rsid w:val="004154F2"/>
    <w:rsid w:val="004155F9"/>
    <w:rsid w:val="00415D7D"/>
    <w:rsid w:val="0041690F"/>
    <w:rsid w:val="00416A8D"/>
    <w:rsid w:val="00416E7B"/>
    <w:rsid w:val="0041711E"/>
    <w:rsid w:val="00417135"/>
    <w:rsid w:val="004171DF"/>
    <w:rsid w:val="00417C42"/>
    <w:rsid w:val="00417D33"/>
    <w:rsid w:val="00420124"/>
    <w:rsid w:val="004208A1"/>
    <w:rsid w:val="00420982"/>
    <w:rsid w:val="00420C15"/>
    <w:rsid w:val="00420E66"/>
    <w:rsid w:val="00421104"/>
    <w:rsid w:val="0042151B"/>
    <w:rsid w:val="00421B55"/>
    <w:rsid w:val="00421CC6"/>
    <w:rsid w:val="00421F41"/>
    <w:rsid w:val="00422234"/>
    <w:rsid w:val="00422272"/>
    <w:rsid w:val="00422C2A"/>
    <w:rsid w:val="0042321B"/>
    <w:rsid w:val="004238E5"/>
    <w:rsid w:val="004239E7"/>
    <w:rsid w:val="00423B6E"/>
    <w:rsid w:val="00423F07"/>
    <w:rsid w:val="00424646"/>
    <w:rsid w:val="004248A6"/>
    <w:rsid w:val="0042490B"/>
    <w:rsid w:val="00424A4F"/>
    <w:rsid w:val="00425441"/>
    <w:rsid w:val="004254F9"/>
    <w:rsid w:val="0042558C"/>
    <w:rsid w:val="004255A8"/>
    <w:rsid w:val="0042564A"/>
    <w:rsid w:val="00425731"/>
    <w:rsid w:val="00425DD7"/>
    <w:rsid w:val="00426502"/>
    <w:rsid w:val="0042666E"/>
    <w:rsid w:val="004267D8"/>
    <w:rsid w:val="00426A33"/>
    <w:rsid w:val="00426CF6"/>
    <w:rsid w:val="00426FEE"/>
    <w:rsid w:val="00427519"/>
    <w:rsid w:val="004275B4"/>
    <w:rsid w:val="004276E7"/>
    <w:rsid w:val="0042790D"/>
    <w:rsid w:val="0043025D"/>
    <w:rsid w:val="00430917"/>
    <w:rsid w:val="00430A49"/>
    <w:rsid w:val="004314C1"/>
    <w:rsid w:val="0043166C"/>
    <w:rsid w:val="004316DC"/>
    <w:rsid w:val="004318D5"/>
    <w:rsid w:val="004318E3"/>
    <w:rsid w:val="004318ED"/>
    <w:rsid w:val="00431A8D"/>
    <w:rsid w:val="00432826"/>
    <w:rsid w:val="004328D7"/>
    <w:rsid w:val="00432AB8"/>
    <w:rsid w:val="00432E04"/>
    <w:rsid w:val="00432FF8"/>
    <w:rsid w:val="004336B6"/>
    <w:rsid w:val="004337DD"/>
    <w:rsid w:val="004338F1"/>
    <w:rsid w:val="00433CFD"/>
    <w:rsid w:val="00433D3D"/>
    <w:rsid w:val="00434A5D"/>
    <w:rsid w:val="00434EA1"/>
    <w:rsid w:val="00435C88"/>
    <w:rsid w:val="00436048"/>
    <w:rsid w:val="00436B69"/>
    <w:rsid w:val="00436B9A"/>
    <w:rsid w:val="00436D63"/>
    <w:rsid w:val="00437F2E"/>
    <w:rsid w:val="00440167"/>
    <w:rsid w:val="0044057E"/>
    <w:rsid w:val="00440BAF"/>
    <w:rsid w:val="00440BBB"/>
    <w:rsid w:val="00440D6A"/>
    <w:rsid w:val="0044105E"/>
    <w:rsid w:val="0044119B"/>
    <w:rsid w:val="00441248"/>
    <w:rsid w:val="00441413"/>
    <w:rsid w:val="0044145D"/>
    <w:rsid w:val="00441536"/>
    <w:rsid w:val="0044168B"/>
    <w:rsid w:val="004420B8"/>
    <w:rsid w:val="004422B7"/>
    <w:rsid w:val="0044242D"/>
    <w:rsid w:val="00442777"/>
    <w:rsid w:val="004428C2"/>
    <w:rsid w:val="00442B49"/>
    <w:rsid w:val="00442B9F"/>
    <w:rsid w:val="0044388D"/>
    <w:rsid w:val="00443BA3"/>
    <w:rsid w:val="00444718"/>
    <w:rsid w:val="00444721"/>
    <w:rsid w:val="00444AE8"/>
    <w:rsid w:val="00444F38"/>
    <w:rsid w:val="004453AA"/>
    <w:rsid w:val="00445819"/>
    <w:rsid w:val="00445C05"/>
    <w:rsid w:val="00445D53"/>
    <w:rsid w:val="00446A39"/>
    <w:rsid w:val="00446E15"/>
    <w:rsid w:val="00446FE9"/>
    <w:rsid w:val="0044703B"/>
    <w:rsid w:val="00447239"/>
    <w:rsid w:val="004472E3"/>
    <w:rsid w:val="0044737D"/>
    <w:rsid w:val="00447627"/>
    <w:rsid w:val="00447BBA"/>
    <w:rsid w:val="00447BC9"/>
    <w:rsid w:val="00447BF0"/>
    <w:rsid w:val="00447EE3"/>
    <w:rsid w:val="00450073"/>
    <w:rsid w:val="00450442"/>
    <w:rsid w:val="00450565"/>
    <w:rsid w:val="00450C70"/>
    <w:rsid w:val="00450D7F"/>
    <w:rsid w:val="0045141A"/>
    <w:rsid w:val="00451A10"/>
    <w:rsid w:val="00452022"/>
    <w:rsid w:val="004520A6"/>
    <w:rsid w:val="004522F3"/>
    <w:rsid w:val="0045241C"/>
    <w:rsid w:val="00452517"/>
    <w:rsid w:val="00452888"/>
    <w:rsid w:val="00452CCB"/>
    <w:rsid w:val="00453442"/>
    <w:rsid w:val="00453659"/>
    <w:rsid w:val="00453E15"/>
    <w:rsid w:val="00453F27"/>
    <w:rsid w:val="0045459D"/>
    <w:rsid w:val="00454BBB"/>
    <w:rsid w:val="00454E79"/>
    <w:rsid w:val="00455279"/>
    <w:rsid w:val="00455744"/>
    <w:rsid w:val="00455886"/>
    <w:rsid w:val="00455C1A"/>
    <w:rsid w:val="0045601D"/>
    <w:rsid w:val="0045704D"/>
    <w:rsid w:val="00457106"/>
    <w:rsid w:val="004571BD"/>
    <w:rsid w:val="00457400"/>
    <w:rsid w:val="00457C37"/>
    <w:rsid w:val="00457C39"/>
    <w:rsid w:val="00457FBA"/>
    <w:rsid w:val="00460013"/>
    <w:rsid w:val="004601A6"/>
    <w:rsid w:val="00460550"/>
    <w:rsid w:val="004607C8"/>
    <w:rsid w:val="00460952"/>
    <w:rsid w:val="00460A4E"/>
    <w:rsid w:val="00461947"/>
    <w:rsid w:val="00462478"/>
    <w:rsid w:val="00462845"/>
    <w:rsid w:val="0046284E"/>
    <w:rsid w:val="00462EC6"/>
    <w:rsid w:val="004630B9"/>
    <w:rsid w:val="00463180"/>
    <w:rsid w:val="004634CC"/>
    <w:rsid w:val="00463A5F"/>
    <w:rsid w:val="00463E8B"/>
    <w:rsid w:val="0046402F"/>
    <w:rsid w:val="004640DE"/>
    <w:rsid w:val="004649FC"/>
    <w:rsid w:val="00464AAC"/>
    <w:rsid w:val="00464B4E"/>
    <w:rsid w:val="00464B61"/>
    <w:rsid w:val="00464FC5"/>
    <w:rsid w:val="004651EA"/>
    <w:rsid w:val="00465503"/>
    <w:rsid w:val="00465743"/>
    <w:rsid w:val="00465C34"/>
    <w:rsid w:val="00465DAE"/>
    <w:rsid w:val="004662D9"/>
    <w:rsid w:val="0046654E"/>
    <w:rsid w:val="00466559"/>
    <w:rsid w:val="004669F1"/>
    <w:rsid w:val="00466B7C"/>
    <w:rsid w:val="00466D6E"/>
    <w:rsid w:val="0046777F"/>
    <w:rsid w:val="00467804"/>
    <w:rsid w:val="00467918"/>
    <w:rsid w:val="00467963"/>
    <w:rsid w:val="00470418"/>
    <w:rsid w:val="004704B0"/>
    <w:rsid w:val="0047076D"/>
    <w:rsid w:val="004708D4"/>
    <w:rsid w:val="004711D9"/>
    <w:rsid w:val="004713CC"/>
    <w:rsid w:val="00471504"/>
    <w:rsid w:val="004716CD"/>
    <w:rsid w:val="00472233"/>
    <w:rsid w:val="00472303"/>
    <w:rsid w:val="0047231E"/>
    <w:rsid w:val="004724E6"/>
    <w:rsid w:val="0047316F"/>
    <w:rsid w:val="004735CE"/>
    <w:rsid w:val="00473760"/>
    <w:rsid w:val="00473937"/>
    <w:rsid w:val="00473AB4"/>
    <w:rsid w:val="00473AF3"/>
    <w:rsid w:val="004744ED"/>
    <w:rsid w:val="004746D9"/>
    <w:rsid w:val="004748CA"/>
    <w:rsid w:val="00474AB1"/>
    <w:rsid w:val="00474B3B"/>
    <w:rsid w:val="0047588B"/>
    <w:rsid w:val="00475BC7"/>
    <w:rsid w:val="00476185"/>
    <w:rsid w:val="00476333"/>
    <w:rsid w:val="004766DA"/>
    <w:rsid w:val="00476C35"/>
    <w:rsid w:val="00476D73"/>
    <w:rsid w:val="00477092"/>
    <w:rsid w:val="004777C9"/>
    <w:rsid w:val="00477EDC"/>
    <w:rsid w:val="00480439"/>
    <w:rsid w:val="00480624"/>
    <w:rsid w:val="00481D6E"/>
    <w:rsid w:val="00481DA7"/>
    <w:rsid w:val="00481FA1"/>
    <w:rsid w:val="00482235"/>
    <w:rsid w:val="00482443"/>
    <w:rsid w:val="004825D9"/>
    <w:rsid w:val="00482880"/>
    <w:rsid w:val="0048300E"/>
    <w:rsid w:val="004832B5"/>
    <w:rsid w:val="004833AE"/>
    <w:rsid w:val="00483721"/>
    <w:rsid w:val="00483F8B"/>
    <w:rsid w:val="00484726"/>
    <w:rsid w:val="00484B1B"/>
    <w:rsid w:val="00485866"/>
    <w:rsid w:val="004858AA"/>
    <w:rsid w:val="00486432"/>
    <w:rsid w:val="00486594"/>
    <w:rsid w:val="00486C42"/>
    <w:rsid w:val="00486C6B"/>
    <w:rsid w:val="004878FC"/>
    <w:rsid w:val="00487DB7"/>
    <w:rsid w:val="00487FE3"/>
    <w:rsid w:val="00490D29"/>
    <w:rsid w:val="00490EC8"/>
    <w:rsid w:val="00490FE6"/>
    <w:rsid w:val="0049141D"/>
    <w:rsid w:val="004918B4"/>
    <w:rsid w:val="00491937"/>
    <w:rsid w:val="00491A03"/>
    <w:rsid w:val="00491AE7"/>
    <w:rsid w:val="00492178"/>
    <w:rsid w:val="00492286"/>
    <w:rsid w:val="00492C86"/>
    <w:rsid w:val="00492F24"/>
    <w:rsid w:val="004931D9"/>
    <w:rsid w:val="004941E4"/>
    <w:rsid w:val="004942E5"/>
    <w:rsid w:val="004946FC"/>
    <w:rsid w:val="00495238"/>
    <w:rsid w:val="00495299"/>
    <w:rsid w:val="004953B5"/>
    <w:rsid w:val="00495508"/>
    <w:rsid w:val="00495FC8"/>
    <w:rsid w:val="004960E4"/>
    <w:rsid w:val="00496191"/>
    <w:rsid w:val="0049621A"/>
    <w:rsid w:val="0049635C"/>
    <w:rsid w:val="00496362"/>
    <w:rsid w:val="004975F7"/>
    <w:rsid w:val="0049768E"/>
    <w:rsid w:val="00497BEB"/>
    <w:rsid w:val="004A04E1"/>
    <w:rsid w:val="004A05C3"/>
    <w:rsid w:val="004A1CC4"/>
    <w:rsid w:val="004A1D7D"/>
    <w:rsid w:val="004A2A3F"/>
    <w:rsid w:val="004A2A40"/>
    <w:rsid w:val="004A2EBA"/>
    <w:rsid w:val="004A34EB"/>
    <w:rsid w:val="004A4312"/>
    <w:rsid w:val="004A45A6"/>
    <w:rsid w:val="004A4996"/>
    <w:rsid w:val="004A4A2F"/>
    <w:rsid w:val="004A4EA5"/>
    <w:rsid w:val="004A5043"/>
    <w:rsid w:val="004A5CA6"/>
    <w:rsid w:val="004A5CC4"/>
    <w:rsid w:val="004A607E"/>
    <w:rsid w:val="004A60D9"/>
    <w:rsid w:val="004A6152"/>
    <w:rsid w:val="004A63EE"/>
    <w:rsid w:val="004A66BC"/>
    <w:rsid w:val="004A6748"/>
    <w:rsid w:val="004A69A2"/>
    <w:rsid w:val="004A69AC"/>
    <w:rsid w:val="004A6B71"/>
    <w:rsid w:val="004A6BDB"/>
    <w:rsid w:val="004A6FAC"/>
    <w:rsid w:val="004A701C"/>
    <w:rsid w:val="004A724E"/>
    <w:rsid w:val="004A758E"/>
    <w:rsid w:val="004A7ACE"/>
    <w:rsid w:val="004A7B87"/>
    <w:rsid w:val="004A7B9C"/>
    <w:rsid w:val="004A7BBF"/>
    <w:rsid w:val="004A7F97"/>
    <w:rsid w:val="004B066D"/>
    <w:rsid w:val="004B0833"/>
    <w:rsid w:val="004B09A5"/>
    <w:rsid w:val="004B0A83"/>
    <w:rsid w:val="004B1024"/>
    <w:rsid w:val="004B1229"/>
    <w:rsid w:val="004B1264"/>
    <w:rsid w:val="004B172D"/>
    <w:rsid w:val="004B190C"/>
    <w:rsid w:val="004B1ADC"/>
    <w:rsid w:val="004B1B5B"/>
    <w:rsid w:val="004B2021"/>
    <w:rsid w:val="004B2BAB"/>
    <w:rsid w:val="004B2ECB"/>
    <w:rsid w:val="004B30CF"/>
    <w:rsid w:val="004B3127"/>
    <w:rsid w:val="004B347C"/>
    <w:rsid w:val="004B3961"/>
    <w:rsid w:val="004B3C83"/>
    <w:rsid w:val="004B3C8C"/>
    <w:rsid w:val="004B4041"/>
    <w:rsid w:val="004B4566"/>
    <w:rsid w:val="004B4D04"/>
    <w:rsid w:val="004B4D73"/>
    <w:rsid w:val="004B4FEE"/>
    <w:rsid w:val="004B5893"/>
    <w:rsid w:val="004B59E8"/>
    <w:rsid w:val="004B5C0C"/>
    <w:rsid w:val="004B5E85"/>
    <w:rsid w:val="004B61BB"/>
    <w:rsid w:val="004B6A70"/>
    <w:rsid w:val="004B724B"/>
    <w:rsid w:val="004B749A"/>
    <w:rsid w:val="004B7F4E"/>
    <w:rsid w:val="004C02CC"/>
    <w:rsid w:val="004C0A3F"/>
    <w:rsid w:val="004C0D52"/>
    <w:rsid w:val="004C1164"/>
    <w:rsid w:val="004C1C5C"/>
    <w:rsid w:val="004C1FF3"/>
    <w:rsid w:val="004C2AF8"/>
    <w:rsid w:val="004C2EA6"/>
    <w:rsid w:val="004C3A95"/>
    <w:rsid w:val="004C4131"/>
    <w:rsid w:val="004C415F"/>
    <w:rsid w:val="004C472A"/>
    <w:rsid w:val="004C4AEF"/>
    <w:rsid w:val="004C4E8A"/>
    <w:rsid w:val="004C5579"/>
    <w:rsid w:val="004C56B3"/>
    <w:rsid w:val="004C594A"/>
    <w:rsid w:val="004C5A77"/>
    <w:rsid w:val="004C5B9D"/>
    <w:rsid w:val="004C5F81"/>
    <w:rsid w:val="004C6893"/>
    <w:rsid w:val="004C6EEA"/>
    <w:rsid w:val="004C6FA7"/>
    <w:rsid w:val="004C77E2"/>
    <w:rsid w:val="004D02DC"/>
    <w:rsid w:val="004D10E9"/>
    <w:rsid w:val="004D13D4"/>
    <w:rsid w:val="004D1680"/>
    <w:rsid w:val="004D2245"/>
    <w:rsid w:val="004D2324"/>
    <w:rsid w:val="004D23FC"/>
    <w:rsid w:val="004D240A"/>
    <w:rsid w:val="004D2611"/>
    <w:rsid w:val="004D283E"/>
    <w:rsid w:val="004D2A10"/>
    <w:rsid w:val="004D2C07"/>
    <w:rsid w:val="004D2F14"/>
    <w:rsid w:val="004D310D"/>
    <w:rsid w:val="004D31D1"/>
    <w:rsid w:val="004D328E"/>
    <w:rsid w:val="004D3685"/>
    <w:rsid w:val="004D42B9"/>
    <w:rsid w:val="004D45D2"/>
    <w:rsid w:val="004D48BA"/>
    <w:rsid w:val="004D4D95"/>
    <w:rsid w:val="004D50EA"/>
    <w:rsid w:val="004D5113"/>
    <w:rsid w:val="004D51A2"/>
    <w:rsid w:val="004D5795"/>
    <w:rsid w:val="004D5B5E"/>
    <w:rsid w:val="004D6C5A"/>
    <w:rsid w:val="004D6C6B"/>
    <w:rsid w:val="004D7040"/>
    <w:rsid w:val="004D7B78"/>
    <w:rsid w:val="004E0159"/>
    <w:rsid w:val="004E02BC"/>
    <w:rsid w:val="004E0F7D"/>
    <w:rsid w:val="004E1C23"/>
    <w:rsid w:val="004E1FCE"/>
    <w:rsid w:val="004E1FFF"/>
    <w:rsid w:val="004E2113"/>
    <w:rsid w:val="004E24FB"/>
    <w:rsid w:val="004E29B2"/>
    <w:rsid w:val="004E29CD"/>
    <w:rsid w:val="004E2F17"/>
    <w:rsid w:val="004E2FFF"/>
    <w:rsid w:val="004E314F"/>
    <w:rsid w:val="004E35DA"/>
    <w:rsid w:val="004E3991"/>
    <w:rsid w:val="004E443F"/>
    <w:rsid w:val="004E49FE"/>
    <w:rsid w:val="004E4D8B"/>
    <w:rsid w:val="004E5067"/>
    <w:rsid w:val="004E585F"/>
    <w:rsid w:val="004E5A44"/>
    <w:rsid w:val="004E5DFB"/>
    <w:rsid w:val="004E5FA4"/>
    <w:rsid w:val="004E60DE"/>
    <w:rsid w:val="004E656A"/>
    <w:rsid w:val="004E6839"/>
    <w:rsid w:val="004E6A64"/>
    <w:rsid w:val="004E6AA2"/>
    <w:rsid w:val="004E6C88"/>
    <w:rsid w:val="004E6D23"/>
    <w:rsid w:val="004E71A9"/>
    <w:rsid w:val="004E77C6"/>
    <w:rsid w:val="004E7DEA"/>
    <w:rsid w:val="004F01E0"/>
    <w:rsid w:val="004F05EA"/>
    <w:rsid w:val="004F073D"/>
    <w:rsid w:val="004F0853"/>
    <w:rsid w:val="004F0B11"/>
    <w:rsid w:val="004F1CA6"/>
    <w:rsid w:val="004F1E4D"/>
    <w:rsid w:val="004F2229"/>
    <w:rsid w:val="004F224A"/>
    <w:rsid w:val="004F2425"/>
    <w:rsid w:val="004F28C6"/>
    <w:rsid w:val="004F30B9"/>
    <w:rsid w:val="004F347B"/>
    <w:rsid w:val="004F3483"/>
    <w:rsid w:val="004F3C77"/>
    <w:rsid w:val="004F3F4E"/>
    <w:rsid w:val="004F4151"/>
    <w:rsid w:val="004F43E0"/>
    <w:rsid w:val="004F4A08"/>
    <w:rsid w:val="004F54FA"/>
    <w:rsid w:val="004F5562"/>
    <w:rsid w:val="004F5742"/>
    <w:rsid w:val="004F592C"/>
    <w:rsid w:val="004F5DE9"/>
    <w:rsid w:val="004F5E99"/>
    <w:rsid w:val="004F6122"/>
    <w:rsid w:val="004F622C"/>
    <w:rsid w:val="004F6562"/>
    <w:rsid w:val="004F66C8"/>
    <w:rsid w:val="004F66F6"/>
    <w:rsid w:val="004F67A2"/>
    <w:rsid w:val="004F6D5A"/>
    <w:rsid w:val="004F6EC8"/>
    <w:rsid w:val="004F76E5"/>
    <w:rsid w:val="004F7C21"/>
    <w:rsid w:val="004F7CC8"/>
    <w:rsid w:val="0050007B"/>
    <w:rsid w:val="005006CE"/>
    <w:rsid w:val="005009B8"/>
    <w:rsid w:val="00501288"/>
    <w:rsid w:val="0050172A"/>
    <w:rsid w:val="00501929"/>
    <w:rsid w:val="00501C5E"/>
    <w:rsid w:val="00501E13"/>
    <w:rsid w:val="00501FE3"/>
    <w:rsid w:val="0050214E"/>
    <w:rsid w:val="00502639"/>
    <w:rsid w:val="0050265E"/>
    <w:rsid w:val="00502791"/>
    <w:rsid w:val="00502B07"/>
    <w:rsid w:val="00502DCA"/>
    <w:rsid w:val="00502E37"/>
    <w:rsid w:val="005035B5"/>
    <w:rsid w:val="00503799"/>
    <w:rsid w:val="005037FC"/>
    <w:rsid w:val="00503B4A"/>
    <w:rsid w:val="00504334"/>
    <w:rsid w:val="0050443A"/>
    <w:rsid w:val="00505513"/>
    <w:rsid w:val="005057D1"/>
    <w:rsid w:val="005061A0"/>
    <w:rsid w:val="00506D40"/>
    <w:rsid w:val="0050746F"/>
    <w:rsid w:val="0050776C"/>
    <w:rsid w:val="00507C70"/>
    <w:rsid w:val="00510F00"/>
    <w:rsid w:val="00511F18"/>
    <w:rsid w:val="00511FA6"/>
    <w:rsid w:val="00512001"/>
    <w:rsid w:val="00512125"/>
    <w:rsid w:val="005122A9"/>
    <w:rsid w:val="00512441"/>
    <w:rsid w:val="005125D3"/>
    <w:rsid w:val="005125F1"/>
    <w:rsid w:val="0051327C"/>
    <w:rsid w:val="005137DA"/>
    <w:rsid w:val="00514177"/>
    <w:rsid w:val="005151CC"/>
    <w:rsid w:val="00515B33"/>
    <w:rsid w:val="00515C37"/>
    <w:rsid w:val="00515F2C"/>
    <w:rsid w:val="005160B3"/>
    <w:rsid w:val="00516214"/>
    <w:rsid w:val="00516F24"/>
    <w:rsid w:val="00517609"/>
    <w:rsid w:val="0052016A"/>
    <w:rsid w:val="00520345"/>
    <w:rsid w:val="005204A5"/>
    <w:rsid w:val="005208DC"/>
    <w:rsid w:val="00520CD0"/>
    <w:rsid w:val="00521AF2"/>
    <w:rsid w:val="00521C35"/>
    <w:rsid w:val="0052257E"/>
    <w:rsid w:val="00522D60"/>
    <w:rsid w:val="005233AE"/>
    <w:rsid w:val="00524162"/>
    <w:rsid w:val="00524816"/>
    <w:rsid w:val="00524BD7"/>
    <w:rsid w:val="00524E44"/>
    <w:rsid w:val="00525046"/>
    <w:rsid w:val="005251E5"/>
    <w:rsid w:val="00526171"/>
    <w:rsid w:val="005268FF"/>
    <w:rsid w:val="00526E1A"/>
    <w:rsid w:val="005271DC"/>
    <w:rsid w:val="005271EA"/>
    <w:rsid w:val="00527780"/>
    <w:rsid w:val="00527926"/>
    <w:rsid w:val="00527A3D"/>
    <w:rsid w:val="00530312"/>
    <w:rsid w:val="00530A38"/>
    <w:rsid w:val="00530B89"/>
    <w:rsid w:val="005311D5"/>
    <w:rsid w:val="00531E07"/>
    <w:rsid w:val="00531E77"/>
    <w:rsid w:val="00532030"/>
    <w:rsid w:val="005321F4"/>
    <w:rsid w:val="0053262B"/>
    <w:rsid w:val="00532793"/>
    <w:rsid w:val="00532C40"/>
    <w:rsid w:val="00532E12"/>
    <w:rsid w:val="00533144"/>
    <w:rsid w:val="005331E0"/>
    <w:rsid w:val="00533296"/>
    <w:rsid w:val="0053360A"/>
    <w:rsid w:val="00533A47"/>
    <w:rsid w:val="00533D29"/>
    <w:rsid w:val="00533E5D"/>
    <w:rsid w:val="005344AE"/>
    <w:rsid w:val="005344D8"/>
    <w:rsid w:val="00535201"/>
    <w:rsid w:val="00535541"/>
    <w:rsid w:val="00535ABA"/>
    <w:rsid w:val="00535B66"/>
    <w:rsid w:val="00535BFA"/>
    <w:rsid w:val="00535E5E"/>
    <w:rsid w:val="00535EF9"/>
    <w:rsid w:val="0053632A"/>
    <w:rsid w:val="00536649"/>
    <w:rsid w:val="0053721A"/>
    <w:rsid w:val="005376C2"/>
    <w:rsid w:val="00540164"/>
    <w:rsid w:val="00540357"/>
    <w:rsid w:val="0054090E"/>
    <w:rsid w:val="00540937"/>
    <w:rsid w:val="005409A4"/>
    <w:rsid w:val="00540E34"/>
    <w:rsid w:val="00541F03"/>
    <w:rsid w:val="00542789"/>
    <w:rsid w:val="005429B4"/>
    <w:rsid w:val="005436A8"/>
    <w:rsid w:val="0054392E"/>
    <w:rsid w:val="00544712"/>
    <w:rsid w:val="00544839"/>
    <w:rsid w:val="0054488B"/>
    <w:rsid w:val="00544A45"/>
    <w:rsid w:val="00545772"/>
    <w:rsid w:val="00545F6E"/>
    <w:rsid w:val="00546863"/>
    <w:rsid w:val="005468FF"/>
    <w:rsid w:val="00546CD6"/>
    <w:rsid w:val="00547C73"/>
    <w:rsid w:val="00547D0F"/>
    <w:rsid w:val="00547EC9"/>
    <w:rsid w:val="0055001A"/>
    <w:rsid w:val="00550560"/>
    <w:rsid w:val="00550BD4"/>
    <w:rsid w:val="00550CE0"/>
    <w:rsid w:val="00550ED6"/>
    <w:rsid w:val="0055145B"/>
    <w:rsid w:val="005518CF"/>
    <w:rsid w:val="00551B09"/>
    <w:rsid w:val="00551B4D"/>
    <w:rsid w:val="00551E91"/>
    <w:rsid w:val="005521DE"/>
    <w:rsid w:val="00552DA7"/>
    <w:rsid w:val="00552F84"/>
    <w:rsid w:val="005537A5"/>
    <w:rsid w:val="0055386C"/>
    <w:rsid w:val="00553BA1"/>
    <w:rsid w:val="00554112"/>
    <w:rsid w:val="00554B31"/>
    <w:rsid w:val="00554F40"/>
    <w:rsid w:val="0055541F"/>
    <w:rsid w:val="00555EC7"/>
    <w:rsid w:val="005567E7"/>
    <w:rsid w:val="0055715D"/>
    <w:rsid w:val="005575AF"/>
    <w:rsid w:val="00557628"/>
    <w:rsid w:val="00557889"/>
    <w:rsid w:val="00557BC9"/>
    <w:rsid w:val="00560DFD"/>
    <w:rsid w:val="005613DB"/>
    <w:rsid w:val="005614D2"/>
    <w:rsid w:val="0056184B"/>
    <w:rsid w:val="005621A7"/>
    <w:rsid w:val="00562338"/>
    <w:rsid w:val="00562A2D"/>
    <w:rsid w:val="00562DBD"/>
    <w:rsid w:val="00563A32"/>
    <w:rsid w:val="005644AB"/>
    <w:rsid w:val="005644EE"/>
    <w:rsid w:val="00564EBC"/>
    <w:rsid w:val="00565057"/>
    <w:rsid w:val="0056533E"/>
    <w:rsid w:val="00565AE5"/>
    <w:rsid w:val="00565CCC"/>
    <w:rsid w:val="00565E41"/>
    <w:rsid w:val="00565EBA"/>
    <w:rsid w:val="00566295"/>
    <w:rsid w:val="00566798"/>
    <w:rsid w:val="00566B65"/>
    <w:rsid w:val="00566E20"/>
    <w:rsid w:val="00567131"/>
    <w:rsid w:val="005671CF"/>
    <w:rsid w:val="00567A15"/>
    <w:rsid w:val="00567D30"/>
    <w:rsid w:val="00570003"/>
    <w:rsid w:val="00570A30"/>
    <w:rsid w:val="00571205"/>
    <w:rsid w:val="00571A3E"/>
    <w:rsid w:val="00571B55"/>
    <w:rsid w:val="00571C6E"/>
    <w:rsid w:val="00571C88"/>
    <w:rsid w:val="00572618"/>
    <w:rsid w:val="00572B09"/>
    <w:rsid w:val="00572E20"/>
    <w:rsid w:val="00573554"/>
    <w:rsid w:val="005737FC"/>
    <w:rsid w:val="00573A54"/>
    <w:rsid w:val="0057426F"/>
    <w:rsid w:val="005748A8"/>
    <w:rsid w:val="00574C7D"/>
    <w:rsid w:val="00574DB9"/>
    <w:rsid w:val="00575492"/>
    <w:rsid w:val="00575CEF"/>
    <w:rsid w:val="00575F4E"/>
    <w:rsid w:val="00576B5F"/>
    <w:rsid w:val="00576D70"/>
    <w:rsid w:val="00577818"/>
    <w:rsid w:val="005778B3"/>
    <w:rsid w:val="005778B5"/>
    <w:rsid w:val="00577DA7"/>
    <w:rsid w:val="00577F01"/>
    <w:rsid w:val="005808AC"/>
    <w:rsid w:val="00580B2C"/>
    <w:rsid w:val="00580BE9"/>
    <w:rsid w:val="00581196"/>
    <w:rsid w:val="00581254"/>
    <w:rsid w:val="0058137F"/>
    <w:rsid w:val="00582147"/>
    <w:rsid w:val="00582262"/>
    <w:rsid w:val="00582527"/>
    <w:rsid w:val="00582B63"/>
    <w:rsid w:val="00582FBD"/>
    <w:rsid w:val="00583666"/>
    <w:rsid w:val="005849FC"/>
    <w:rsid w:val="00584AFF"/>
    <w:rsid w:val="00584B96"/>
    <w:rsid w:val="00584D8E"/>
    <w:rsid w:val="00585D36"/>
    <w:rsid w:val="00585D9F"/>
    <w:rsid w:val="00586450"/>
    <w:rsid w:val="0058698A"/>
    <w:rsid w:val="00586E03"/>
    <w:rsid w:val="00586FA6"/>
    <w:rsid w:val="005870CB"/>
    <w:rsid w:val="00587162"/>
    <w:rsid w:val="00587210"/>
    <w:rsid w:val="00587292"/>
    <w:rsid w:val="005905FB"/>
    <w:rsid w:val="005909DD"/>
    <w:rsid w:val="00590B29"/>
    <w:rsid w:val="00590ECF"/>
    <w:rsid w:val="00590F70"/>
    <w:rsid w:val="00590FB1"/>
    <w:rsid w:val="00591009"/>
    <w:rsid w:val="0059115F"/>
    <w:rsid w:val="00591376"/>
    <w:rsid w:val="0059165F"/>
    <w:rsid w:val="00591D3C"/>
    <w:rsid w:val="00591E44"/>
    <w:rsid w:val="00592AA1"/>
    <w:rsid w:val="00592ACD"/>
    <w:rsid w:val="00592D42"/>
    <w:rsid w:val="00592FDC"/>
    <w:rsid w:val="0059352A"/>
    <w:rsid w:val="005935FA"/>
    <w:rsid w:val="00593C4E"/>
    <w:rsid w:val="00594209"/>
    <w:rsid w:val="00594315"/>
    <w:rsid w:val="00594800"/>
    <w:rsid w:val="00594FC7"/>
    <w:rsid w:val="005956A2"/>
    <w:rsid w:val="005956F4"/>
    <w:rsid w:val="0059583B"/>
    <w:rsid w:val="00595C61"/>
    <w:rsid w:val="00595D02"/>
    <w:rsid w:val="00595D34"/>
    <w:rsid w:val="0059628D"/>
    <w:rsid w:val="005964E5"/>
    <w:rsid w:val="00596A21"/>
    <w:rsid w:val="00596E0F"/>
    <w:rsid w:val="005973D6"/>
    <w:rsid w:val="005975CF"/>
    <w:rsid w:val="00597AAC"/>
    <w:rsid w:val="005A00C1"/>
    <w:rsid w:val="005A03B8"/>
    <w:rsid w:val="005A03F7"/>
    <w:rsid w:val="005A04D2"/>
    <w:rsid w:val="005A06A1"/>
    <w:rsid w:val="005A0C4A"/>
    <w:rsid w:val="005A0EAD"/>
    <w:rsid w:val="005A0FBC"/>
    <w:rsid w:val="005A1025"/>
    <w:rsid w:val="005A12DF"/>
    <w:rsid w:val="005A1AEB"/>
    <w:rsid w:val="005A2841"/>
    <w:rsid w:val="005A2C1D"/>
    <w:rsid w:val="005A2DCA"/>
    <w:rsid w:val="005A2F1B"/>
    <w:rsid w:val="005A37B7"/>
    <w:rsid w:val="005A4383"/>
    <w:rsid w:val="005A43A0"/>
    <w:rsid w:val="005A45F1"/>
    <w:rsid w:val="005A4994"/>
    <w:rsid w:val="005A4B3C"/>
    <w:rsid w:val="005A4DE6"/>
    <w:rsid w:val="005A512E"/>
    <w:rsid w:val="005A531F"/>
    <w:rsid w:val="005A565B"/>
    <w:rsid w:val="005A5C47"/>
    <w:rsid w:val="005A63E5"/>
    <w:rsid w:val="005A6461"/>
    <w:rsid w:val="005A65D6"/>
    <w:rsid w:val="005A67AB"/>
    <w:rsid w:val="005A6D3E"/>
    <w:rsid w:val="005A721E"/>
    <w:rsid w:val="005A73DA"/>
    <w:rsid w:val="005A76D6"/>
    <w:rsid w:val="005A791B"/>
    <w:rsid w:val="005A7AFD"/>
    <w:rsid w:val="005A7C1F"/>
    <w:rsid w:val="005A7D4A"/>
    <w:rsid w:val="005B006D"/>
    <w:rsid w:val="005B023E"/>
    <w:rsid w:val="005B033B"/>
    <w:rsid w:val="005B0BA6"/>
    <w:rsid w:val="005B0D0A"/>
    <w:rsid w:val="005B0E84"/>
    <w:rsid w:val="005B0F0A"/>
    <w:rsid w:val="005B1075"/>
    <w:rsid w:val="005B1A53"/>
    <w:rsid w:val="005B1E77"/>
    <w:rsid w:val="005B3183"/>
    <w:rsid w:val="005B3423"/>
    <w:rsid w:val="005B3814"/>
    <w:rsid w:val="005B3F69"/>
    <w:rsid w:val="005B4D59"/>
    <w:rsid w:val="005B4F37"/>
    <w:rsid w:val="005B4F9F"/>
    <w:rsid w:val="005B5510"/>
    <w:rsid w:val="005B5783"/>
    <w:rsid w:val="005B58BD"/>
    <w:rsid w:val="005B5A5D"/>
    <w:rsid w:val="005B5D54"/>
    <w:rsid w:val="005B5F80"/>
    <w:rsid w:val="005B66E0"/>
    <w:rsid w:val="005B6976"/>
    <w:rsid w:val="005B69BF"/>
    <w:rsid w:val="005B69D1"/>
    <w:rsid w:val="005B6EA5"/>
    <w:rsid w:val="005B7813"/>
    <w:rsid w:val="005B798B"/>
    <w:rsid w:val="005B7AC1"/>
    <w:rsid w:val="005C040C"/>
    <w:rsid w:val="005C05FA"/>
    <w:rsid w:val="005C0687"/>
    <w:rsid w:val="005C06E0"/>
    <w:rsid w:val="005C0861"/>
    <w:rsid w:val="005C0A0C"/>
    <w:rsid w:val="005C0C05"/>
    <w:rsid w:val="005C0D6A"/>
    <w:rsid w:val="005C1406"/>
    <w:rsid w:val="005C143F"/>
    <w:rsid w:val="005C17B1"/>
    <w:rsid w:val="005C1B47"/>
    <w:rsid w:val="005C1B76"/>
    <w:rsid w:val="005C1D77"/>
    <w:rsid w:val="005C234F"/>
    <w:rsid w:val="005C284B"/>
    <w:rsid w:val="005C297C"/>
    <w:rsid w:val="005C3D4C"/>
    <w:rsid w:val="005C4000"/>
    <w:rsid w:val="005C40BD"/>
    <w:rsid w:val="005C4481"/>
    <w:rsid w:val="005C49B3"/>
    <w:rsid w:val="005C4C09"/>
    <w:rsid w:val="005C4D89"/>
    <w:rsid w:val="005C55F3"/>
    <w:rsid w:val="005C56AF"/>
    <w:rsid w:val="005C630C"/>
    <w:rsid w:val="005C63C3"/>
    <w:rsid w:val="005C6478"/>
    <w:rsid w:val="005C6994"/>
    <w:rsid w:val="005C69A8"/>
    <w:rsid w:val="005C6C9B"/>
    <w:rsid w:val="005C6CE8"/>
    <w:rsid w:val="005C6E86"/>
    <w:rsid w:val="005C7481"/>
    <w:rsid w:val="005C757C"/>
    <w:rsid w:val="005C77AF"/>
    <w:rsid w:val="005C7A26"/>
    <w:rsid w:val="005C7C44"/>
    <w:rsid w:val="005D073D"/>
    <w:rsid w:val="005D074D"/>
    <w:rsid w:val="005D0E33"/>
    <w:rsid w:val="005D13C8"/>
    <w:rsid w:val="005D147A"/>
    <w:rsid w:val="005D1760"/>
    <w:rsid w:val="005D17E5"/>
    <w:rsid w:val="005D1EF8"/>
    <w:rsid w:val="005D21E8"/>
    <w:rsid w:val="005D2854"/>
    <w:rsid w:val="005D2C63"/>
    <w:rsid w:val="005D2E11"/>
    <w:rsid w:val="005D2E8B"/>
    <w:rsid w:val="005D2EB5"/>
    <w:rsid w:val="005D3056"/>
    <w:rsid w:val="005D3291"/>
    <w:rsid w:val="005D3696"/>
    <w:rsid w:val="005D3737"/>
    <w:rsid w:val="005D3959"/>
    <w:rsid w:val="005D46BD"/>
    <w:rsid w:val="005D4FC6"/>
    <w:rsid w:val="005D541B"/>
    <w:rsid w:val="005D56DE"/>
    <w:rsid w:val="005D5740"/>
    <w:rsid w:val="005D5978"/>
    <w:rsid w:val="005D6D5C"/>
    <w:rsid w:val="005D6F1D"/>
    <w:rsid w:val="005D75D2"/>
    <w:rsid w:val="005D7825"/>
    <w:rsid w:val="005D79EF"/>
    <w:rsid w:val="005D7F94"/>
    <w:rsid w:val="005E020F"/>
    <w:rsid w:val="005E082C"/>
    <w:rsid w:val="005E0B6B"/>
    <w:rsid w:val="005E0F27"/>
    <w:rsid w:val="005E0F70"/>
    <w:rsid w:val="005E146A"/>
    <w:rsid w:val="005E1B85"/>
    <w:rsid w:val="005E1DFA"/>
    <w:rsid w:val="005E2071"/>
    <w:rsid w:val="005E20D9"/>
    <w:rsid w:val="005E22B0"/>
    <w:rsid w:val="005E33DD"/>
    <w:rsid w:val="005E3861"/>
    <w:rsid w:val="005E403A"/>
    <w:rsid w:val="005E444E"/>
    <w:rsid w:val="005E45ED"/>
    <w:rsid w:val="005E487F"/>
    <w:rsid w:val="005E53A6"/>
    <w:rsid w:val="005E55ED"/>
    <w:rsid w:val="005E5782"/>
    <w:rsid w:val="005E5908"/>
    <w:rsid w:val="005E5B76"/>
    <w:rsid w:val="005E5DFC"/>
    <w:rsid w:val="005E5FB0"/>
    <w:rsid w:val="005E6A3A"/>
    <w:rsid w:val="005E6D13"/>
    <w:rsid w:val="005E7599"/>
    <w:rsid w:val="005E772C"/>
    <w:rsid w:val="005E7D63"/>
    <w:rsid w:val="005F0376"/>
    <w:rsid w:val="005F0684"/>
    <w:rsid w:val="005F129B"/>
    <w:rsid w:val="005F14C5"/>
    <w:rsid w:val="005F15C6"/>
    <w:rsid w:val="005F168F"/>
    <w:rsid w:val="005F17AE"/>
    <w:rsid w:val="005F1B30"/>
    <w:rsid w:val="005F23B2"/>
    <w:rsid w:val="005F26A7"/>
    <w:rsid w:val="005F2836"/>
    <w:rsid w:val="005F2E53"/>
    <w:rsid w:val="005F30FD"/>
    <w:rsid w:val="005F3109"/>
    <w:rsid w:val="005F33A4"/>
    <w:rsid w:val="005F39AE"/>
    <w:rsid w:val="005F429D"/>
    <w:rsid w:val="005F46B9"/>
    <w:rsid w:val="005F4D75"/>
    <w:rsid w:val="005F4FA1"/>
    <w:rsid w:val="005F5781"/>
    <w:rsid w:val="005F5AE0"/>
    <w:rsid w:val="005F5CED"/>
    <w:rsid w:val="005F63E4"/>
    <w:rsid w:val="005F703E"/>
    <w:rsid w:val="005F7524"/>
    <w:rsid w:val="005F76DB"/>
    <w:rsid w:val="005F781A"/>
    <w:rsid w:val="005F7A78"/>
    <w:rsid w:val="005F7C9E"/>
    <w:rsid w:val="005F7E77"/>
    <w:rsid w:val="006001D8"/>
    <w:rsid w:val="006007C5"/>
    <w:rsid w:val="006010B3"/>
    <w:rsid w:val="0060135B"/>
    <w:rsid w:val="0060149B"/>
    <w:rsid w:val="00601694"/>
    <w:rsid w:val="00601E08"/>
    <w:rsid w:val="00601EFB"/>
    <w:rsid w:val="00601FAB"/>
    <w:rsid w:val="006020B3"/>
    <w:rsid w:val="006027E5"/>
    <w:rsid w:val="006028DC"/>
    <w:rsid w:val="00602922"/>
    <w:rsid w:val="00603799"/>
    <w:rsid w:val="00603BC4"/>
    <w:rsid w:val="0060494B"/>
    <w:rsid w:val="00604E3D"/>
    <w:rsid w:val="00605943"/>
    <w:rsid w:val="00605A4A"/>
    <w:rsid w:val="00606F0C"/>
    <w:rsid w:val="0060747F"/>
    <w:rsid w:val="006075B7"/>
    <w:rsid w:val="00607651"/>
    <w:rsid w:val="006076A5"/>
    <w:rsid w:val="00607840"/>
    <w:rsid w:val="00607A74"/>
    <w:rsid w:val="00607C70"/>
    <w:rsid w:val="00607D4C"/>
    <w:rsid w:val="006101B6"/>
    <w:rsid w:val="00610A93"/>
    <w:rsid w:val="00610CA8"/>
    <w:rsid w:val="00611651"/>
    <w:rsid w:val="00611B77"/>
    <w:rsid w:val="00611D42"/>
    <w:rsid w:val="00612279"/>
    <w:rsid w:val="00612353"/>
    <w:rsid w:val="00612B19"/>
    <w:rsid w:val="00613332"/>
    <w:rsid w:val="00613435"/>
    <w:rsid w:val="006135FC"/>
    <w:rsid w:val="0061376E"/>
    <w:rsid w:val="00613B1F"/>
    <w:rsid w:val="00613C85"/>
    <w:rsid w:val="00613D09"/>
    <w:rsid w:val="00613E3A"/>
    <w:rsid w:val="00613EC6"/>
    <w:rsid w:val="0061453A"/>
    <w:rsid w:val="00614756"/>
    <w:rsid w:val="00614C8E"/>
    <w:rsid w:val="00614F0C"/>
    <w:rsid w:val="00615554"/>
    <w:rsid w:val="0061570B"/>
    <w:rsid w:val="00615D0A"/>
    <w:rsid w:val="00615E92"/>
    <w:rsid w:val="00616B86"/>
    <w:rsid w:val="0061707D"/>
    <w:rsid w:val="00617561"/>
    <w:rsid w:val="0061768B"/>
    <w:rsid w:val="0061799C"/>
    <w:rsid w:val="00620294"/>
    <w:rsid w:val="0062118E"/>
    <w:rsid w:val="00621291"/>
    <w:rsid w:val="0062136B"/>
    <w:rsid w:val="006214A0"/>
    <w:rsid w:val="00621919"/>
    <w:rsid w:val="00621A84"/>
    <w:rsid w:val="00621C16"/>
    <w:rsid w:val="00621CB0"/>
    <w:rsid w:val="00622111"/>
    <w:rsid w:val="0062243E"/>
    <w:rsid w:val="00622A80"/>
    <w:rsid w:val="00622CAE"/>
    <w:rsid w:val="00623119"/>
    <w:rsid w:val="00623354"/>
    <w:rsid w:val="006233B1"/>
    <w:rsid w:val="006237A6"/>
    <w:rsid w:val="00623B2D"/>
    <w:rsid w:val="00623E63"/>
    <w:rsid w:val="00623E92"/>
    <w:rsid w:val="00624414"/>
    <w:rsid w:val="006244EB"/>
    <w:rsid w:val="00624D0C"/>
    <w:rsid w:val="00625063"/>
    <w:rsid w:val="0062522B"/>
    <w:rsid w:val="00625E31"/>
    <w:rsid w:val="00625EF6"/>
    <w:rsid w:val="0062652F"/>
    <w:rsid w:val="00626626"/>
    <w:rsid w:val="006266F8"/>
    <w:rsid w:val="00626A70"/>
    <w:rsid w:val="00626E17"/>
    <w:rsid w:val="00626EDE"/>
    <w:rsid w:val="006270E2"/>
    <w:rsid w:val="00627257"/>
    <w:rsid w:val="00627727"/>
    <w:rsid w:val="00627824"/>
    <w:rsid w:val="00627BBA"/>
    <w:rsid w:val="00627E50"/>
    <w:rsid w:val="00630057"/>
    <w:rsid w:val="00630513"/>
    <w:rsid w:val="0063071E"/>
    <w:rsid w:val="00630A9D"/>
    <w:rsid w:val="00630AFD"/>
    <w:rsid w:val="00631FA9"/>
    <w:rsid w:val="00632332"/>
    <w:rsid w:val="00632942"/>
    <w:rsid w:val="00633A7E"/>
    <w:rsid w:val="00634292"/>
    <w:rsid w:val="00634418"/>
    <w:rsid w:val="006344BF"/>
    <w:rsid w:val="0063468A"/>
    <w:rsid w:val="00634831"/>
    <w:rsid w:val="006348F2"/>
    <w:rsid w:val="00634A79"/>
    <w:rsid w:val="00634D5D"/>
    <w:rsid w:val="006354BE"/>
    <w:rsid w:val="006356C2"/>
    <w:rsid w:val="006356E8"/>
    <w:rsid w:val="00635768"/>
    <w:rsid w:val="006357A8"/>
    <w:rsid w:val="00635D68"/>
    <w:rsid w:val="00636592"/>
    <w:rsid w:val="00636A02"/>
    <w:rsid w:val="006372E3"/>
    <w:rsid w:val="00637388"/>
    <w:rsid w:val="006374D2"/>
    <w:rsid w:val="00637640"/>
    <w:rsid w:val="0063784F"/>
    <w:rsid w:val="0064014F"/>
    <w:rsid w:val="00640223"/>
    <w:rsid w:val="006404F8"/>
    <w:rsid w:val="00640587"/>
    <w:rsid w:val="00640629"/>
    <w:rsid w:val="006408FC"/>
    <w:rsid w:val="00640980"/>
    <w:rsid w:val="00641352"/>
    <w:rsid w:val="006413E1"/>
    <w:rsid w:val="0064156A"/>
    <w:rsid w:val="0064168B"/>
    <w:rsid w:val="00641843"/>
    <w:rsid w:val="006419FB"/>
    <w:rsid w:val="00641A0E"/>
    <w:rsid w:val="00641D56"/>
    <w:rsid w:val="0064230D"/>
    <w:rsid w:val="0064240D"/>
    <w:rsid w:val="006424A2"/>
    <w:rsid w:val="0064256D"/>
    <w:rsid w:val="00642801"/>
    <w:rsid w:val="00642BB2"/>
    <w:rsid w:val="00642FF2"/>
    <w:rsid w:val="0064319D"/>
    <w:rsid w:val="0064320C"/>
    <w:rsid w:val="00643244"/>
    <w:rsid w:val="00643A4E"/>
    <w:rsid w:val="00643D94"/>
    <w:rsid w:val="006443A1"/>
    <w:rsid w:val="00644A73"/>
    <w:rsid w:val="00644EA8"/>
    <w:rsid w:val="00645107"/>
    <w:rsid w:val="00646624"/>
    <w:rsid w:val="00646669"/>
    <w:rsid w:val="00646839"/>
    <w:rsid w:val="00646B1D"/>
    <w:rsid w:val="00646F35"/>
    <w:rsid w:val="00646FF9"/>
    <w:rsid w:val="00647257"/>
    <w:rsid w:val="00647570"/>
    <w:rsid w:val="0064757C"/>
    <w:rsid w:val="00647723"/>
    <w:rsid w:val="006478CA"/>
    <w:rsid w:val="00647993"/>
    <w:rsid w:val="00647ABF"/>
    <w:rsid w:val="00650998"/>
    <w:rsid w:val="00650A0A"/>
    <w:rsid w:val="00650B31"/>
    <w:rsid w:val="00651188"/>
    <w:rsid w:val="006517E4"/>
    <w:rsid w:val="00651844"/>
    <w:rsid w:val="00651CCA"/>
    <w:rsid w:val="0065210A"/>
    <w:rsid w:val="00652408"/>
    <w:rsid w:val="006524B3"/>
    <w:rsid w:val="006524FB"/>
    <w:rsid w:val="00652B3C"/>
    <w:rsid w:val="00652D2C"/>
    <w:rsid w:val="00653609"/>
    <w:rsid w:val="00653881"/>
    <w:rsid w:val="00654592"/>
    <w:rsid w:val="006547C0"/>
    <w:rsid w:val="00654A43"/>
    <w:rsid w:val="00654F15"/>
    <w:rsid w:val="00655270"/>
    <w:rsid w:val="0065546E"/>
    <w:rsid w:val="0065550A"/>
    <w:rsid w:val="00655733"/>
    <w:rsid w:val="00655CAA"/>
    <w:rsid w:val="00656408"/>
    <w:rsid w:val="00656BCD"/>
    <w:rsid w:val="006573D7"/>
    <w:rsid w:val="00657671"/>
    <w:rsid w:val="00657942"/>
    <w:rsid w:val="00657C59"/>
    <w:rsid w:val="00657DA1"/>
    <w:rsid w:val="006601FC"/>
    <w:rsid w:val="006606CC"/>
    <w:rsid w:val="006607E8"/>
    <w:rsid w:val="006608A5"/>
    <w:rsid w:val="006609C0"/>
    <w:rsid w:val="00660B92"/>
    <w:rsid w:val="00660E86"/>
    <w:rsid w:val="00660ED7"/>
    <w:rsid w:val="0066105C"/>
    <w:rsid w:val="00661073"/>
    <w:rsid w:val="0066151E"/>
    <w:rsid w:val="00661817"/>
    <w:rsid w:val="0066191C"/>
    <w:rsid w:val="0066191F"/>
    <w:rsid w:val="0066226A"/>
    <w:rsid w:val="006627A3"/>
    <w:rsid w:val="00662A1F"/>
    <w:rsid w:val="00663505"/>
    <w:rsid w:val="0066360C"/>
    <w:rsid w:val="0066360E"/>
    <w:rsid w:val="00663FFE"/>
    <w:rsid w:val="006646AD"/>
    <w:rsid w:val="006656DF"/>
    <w:rsid w:val="006658D5"/>
    <w:rsid w:val="006659BE"/>
    <w:rsid w:val="00665AD7"/>
    <w:rsid w:val="00665CEC"/>
    <w:rsid w:val="00665F40"/>
    <w:rsid w:val="00666247"/>
    <w:rsid w:val="006662C6"/>
    <w:rsid w:val="006663CF"/>
    <w:rsid w:val="00666729"/>
    <w:rsid w:val="00666C0E"/>
    <w:rsid w:val="00666C7D"/>
    <w:rsid w:val="00666F0A"/>
    <w:rsid w:val="00667308"/>
    <w:rsid w:val="006674FC"/>
    <w:rsid w:val="00667AEA"/>
    <w:rsid w:val="00667CD6"/>
    <w:rsid w:val="00667FBD"/>
    <w:rsid w:val="00670A48"/>
    <w:rsid w:val="00670D5F"/>
    <w:rsid w:val="00671545"/>
    <w:rsid w:val="0067161D"/>
    <w:rsid w:val="006716A5"/>
    <w:rsid w:val="00671BCA"/>
    <w:rsid w:val="00671D24"/>
    <w:rsid w:val="00672410"/>
    <w:rsid w:val="00672A81"/>
    <w:rsid w:val="00672AED"/>
    <w:rsid w:val="00672C45"/>
    <w:rsid w:val="00672DE7"/>
    <w:rsid w:val="006730C4"/>
    <w:rsid w:val="006730F4"/>
    <w:rsid w:val="006736C1"/>
    <w:rsid w:val="00673786"/>
    <w:rsid w:val="006738A1"/>
    <w:rsid w:val="00674144"/>
    <w:rsid w:val="006748C4"/>
    <w:rsid w:val="00674DDD"/>
    <w:rsid w:val="0067513E"/>
    <w:rsid w:val="00675712"/>
    <w:rsid w:val="00675CD5"/>
    <w:rsid w:val="00675D87"/>
    <w:rsid w:val="006765EF"/>
    <w:rsid w:val="006766C1"/>
    <w:rsid w:val="00676995"/>
    <w:rsid w:val="00676EA4"/>
    <w:rsid w:val="00676EA8"/>
    <w:rsid w:val="0067713F"/>
    <w:rsid w:val="006774F5"/>
    <w:rsid w:val="00677646"/>
    <w:rsid w:val="0067799F"/>
    <w:rsid w:val="00677AF9"/>
    <w:rsid w:val="00677B44"/>
    <w:rsid w:val="00677F28"/>
    <w:rsid w:val="00680D60"/>
    <w:rsid w:val="00680D91"/>
    <w:rsid w:val="006812D9"/>
    <w:rsid w:val="00681958"/>
    <w:rsid w:val="0068268F"/>
    <w:rsid w:val="00682915"/>
    <w:rsid w:val="006832E8"/>
    <w:rsid w:val="0068374A"/>
    <w:rsid w:val="0068496F"/>
    <w:rsid w:val="006854E1"/>
    <w:rsid w:val="00685C9C"/>
    <w:rsid w:val="00685D00"/>
    <w:rsid w:val="00686004"/>
    <w:rsid w:val="00686086"/>
    <w:rsid w:val="006861B2"/>
    <w:rsid w:val="0068640E"/>
    <w:rsid w:val="006867FD"/>
    <w:rsid w:val="00687D0F"/>
    <w:rsid w:val="00687F51"/>
    <w:rsid w:val="006902C7"/>
    <w:rsid w:val="006904B9"/>
    <w:rsid w:val="00690951"/>
    <w:rsid w:val="006912E7"/>
    <w:rsid w:val="0069208B"/>
    <w:rsid w:val="0069217A"/>
    <w:rsid w:val="0069220E"/>
    <w:rsid w:val="006923A8"/>
    <w:rsid w:val="00692460"/>
    <w:rsid w:val="006925E5"/>
    <w:rsid w:val="00692604"/>
    <w:rsid w:val="006926BE"/>
    <w:rsid w:val="00692A47"/>
    <w:rsid w:val="00692A75"/>
    <w:rsid w:val="00692B25"/>
    <w:rsid w:val="00692D1A"/>
    <w:rsid w:val="00692E43"/>
    <w:rsid w:val="0069363A"/>
    <w:rsid w:val="0069373F"/>
    <w:rsid w:val="00693BAC"/>
    <w:rsid w:val="00693CCB"/>
    <w:rsid w:val="00693D85"/>
    <w:rsid w:val="00693D87"/>
    <w:rsid w:val="00693ED0"/>
    <w:rsid w:val="00693FC1"/>
    <w:rsid w:val="00694086"/>
    <w:rsid w:val="006940BC"/>
    <w:rsid w:val="00694C20"/>
    <w:rsid w:val="00694CE8"/>
    <w:rsid w:val="00694E78"/>
    <w:rsid w:val="00694FE2"/>
    <w:rsid w:val="00695034"/>
    <w:rsid w:val="00695123"/>
    <w:rsid w:val="00695C76"/>
    <w:rsid w:val="00695FAB"/>
    <w:rsid w:val="00696173"/>
    <w:rsid w:val="006962D5"/>
    <w:rsid w:val="006965CD"/>
    <w:rsid w:val="006966A1"/>
    <w:rsid w:val="00696E35"/>
    <w:rsid w:val="00696EC3"/>
    <w:rsid w:val="00697262"/>
    <w:rsid w:val="0069731D"/>
    <w:rsid w:val="00697980"/>
    <w:rsid w:val="00697B51"/>
    <w:rsid w:val="00697D9E"/>
    <w:rsid w:val="00697DA4"/>
    <w:rsid w:val="00697DAA"/>
    <w:rsid w:val="00697DF3"/>
    <w:rsid w:val="006A0274"/>
    <w:rsid w:val="006A0478"/>
    <w:rsid w:val="006A1200"/>
    <w:rsid w:val="006A179D"/>
    <w:rsid w:val="006A1AAC"/>
    <w:rsid w:val="006A1E6B"/>
    <w:rsid w:val="006A23D6"/>
    <w:rsid w:val="006A2425"/>
    <w:rsid w:val="006A25DD"/>
    <w:rsid w:val="006A2B39"/>
    <w:rsid w:val="006A2CB8"/>
    <w:rsid w:val="006A353C"/>
    <w:rsid w:val="006A391F"/>
    <w:rsid w:val="006A3BEB"/>
    <w:rsid w:val="006A3CE9"/>
    <w:rsid w:val="006A3F47"/>
    <w:rsid w:val="006A4262"/>
    <w:rsid w:val="006A43F9"/>
    <w:rsid w:val="006A4ADE"/>
    <w:rsid w:val="006A4F71"/>
    <w:rsid w:val="006A4FEF"/>
    <w:rsid w:val="006A5041"/>
    <w:rsid w:val="006A5351"/>
    <w:rsid w:val="006A580A"/>
    <w:rsid w:val="006A5950"/>
    <w:rsid w:val="006A5BC5"/>
    <w:rsid w:val="006A5DB1"/>
    <w:rsid w:val="006A61E8"/>
    <w:rsid w:val="006A632D"/>
    <w:rsid w:val="006A659D"/>
    <w:rsid w:val="006A6832"/>
    <w:rsid w:val="006A7207"/>
    <w:rsid w:val="006A7654"/>
    <w:rsid w:val="006A7A96"/>
    <w:rsid w:val="006A7E19"/>
    <w:rsid w:val="006B00AE"/>
    <w:rsid w:val="006B0461"/>
    <w:rsid w:val="006B0509"/>
    <w:rsid w:val="006B07CC"/>
    <w:rsid w:val="006B083C"/>
    <w:rsid w:val="006B1397"/>
    <w:rsid w:val="006B146C"/>
    <w:rsid w:val="006B174D"/>
    <w:rsid w:val="006B1905"/>
    <w:rsid w:val="006B1E0A"/>
    <w:rsid w:val="006B2275"/>
    <w:rsid w:val="006B2F5B"/>
    <w:rsid w:val="006B3493"/>
    <w:rsid w:val="006B39A2"/>
    <w:rsid w:val="006B4735"/>
    <w:rsid w:val="006B47A0"/>
    <w:rsid w:val="006B502C"/>
    <w:rsid w:val="006B57F5"/>
    <w:rsid w:val="006B5A35"/>
    <w:rsid w:val="006B5DE8"/>
    <w:rsid w:val="006B6396"/>
    <w:rsid w:val="006B68DD"/>
    <w:rsid w:val="006B6937"/>
    <w:rsid w:val="006B6FA8"/>
    <w:rsid w:val="006B72F3"/>
    <w:rsid w:val="006B773A"/>
    <w:rsid w:val="006C0BB6"/>
    <w:rsid w:val="006C11FA"/>
    <w:rsid w:val="006C1353"/>
    <w:rsid w:val="006C16F9"/>
    <w:rsid w:val="006C27EB"/>
    <w:rsid w:val="006C2B52"/>
    <w:rsid w:val="006C2EA4"/>
    <w:rsid w:val="006C3182"/>
    <w:rsid w:val="006C3244"/>
    <w:rsid w:val="006C32C5"/>
    <w:rsid w:val="006C36AA"/>
    <w:rsid w:val="006C3715"/>
    <w:rsid w:val="006C3779"/>
    <w:rsid w:val="006C3C48"/>
    <w:rsid w:val="006C3E83"/>
    <w:rsid w:val="006C408E"/>
    <w:rsid w:val="006C42C0"/>
    <w:rsid w:val="006C4D49"/>
    <w:rsid w:val="006C5285"/>
    <w:rsid w:val="006C551B"/>
    <w:rsid w:val="006C55CE"/>
    <w:rsid w:val="006C5E09"/>
    <w:rsid w:val="006C6014"/>
    <w:rsid w:val="006C6436"/>
    <w:rsid w:val="006C6486"/>
    <w:rsid w:val="006C65B0"/>
    <w:rsid w:val="006C6BFD"/>
    <w:rsid w:val="006C71E5"/>
    <w:rsid w:val="006C7527"/>
    <w:rsid w:val="006C7827"/>
    <w:rsid w:val="006C7BA0"/>
    <w:rsid w:val="006C7F3D"/>
    <w:rsid w:val="006D0179"/>
    <w:rsid w:val="006D0606"/>
    <w:rsid w:val="006D14D7"/>
    <w:rsid w:val="006D1833"/>
    <w:rsid w:val="006D186F"/>
    <w:rsid w:val="006D18C8"/>
    <w:rsid w:val="006D205E"/>
    <w:rsid w:val="006D357A"/>
    <w:rsid w:val="006D39FA"/>
    <w:rsid w:val="006D3CF1"/>
    <w:rsid w:val="006D3E35"/>
    <w:rsid w:val="006D42C1"/>
    <w:rsid w:val="006D42F9"/>
    <w:rsid w:val="006D494D"/>
    <w:rsid w:val="006D4EFD"/>
    <w:rsid w:val="006D4FD1"/>
    <w:rsid w:val="006D55C6"/>
    <w:rsid w:val="006D5EAA"/>
    <w:rsid w:val="006D6B7D"/>
    <w:rsid w:val="006D7049"/>
    <w:rsid w:val="006D743A"/>
    <w:rsid w:val="006D7FD2"/>
    <w:rsid w:val="006E066D"/>
    <w:rsid w:val="006E0893"/>
    <w:rsid w:val="006E0D92"/>
    <w:rsid w:val="006E0E4F"/>
    <w:rsid w:val="006E1087"/>
    <w:rsid w:val="006E1EE5"/>
    <w:rsid w:val="006E2135"/>
    <w:rsid w:val="006E2A07"/>
    <w:rsid w:val="006E2C2C"/>
    <w:rsid w:val="006E35FC"/>
    <w:rsid w:val="006E3906"/>
    <w:rsid w:val="006E4EDC"/>
    <w:rsid w:val="006E567E"/>
    <w:rsid w:val="006E6342"/>
    <w:rsid w:val="006E664B"/>
    <w:rsid w:val="006E6BE2"/>
    <w:rsid w:val="006E702B"/>
    <w:rsid w:val="006E72E5"/>
    <w:rsid w:val="006E7419"/>
    <w:rsid w:val="006E7488"/>
    <w:rsid w:val="006E74D3"/>
    <w:rsid w:val="006E7CAA"/>
    <w:rsid w:val="006E7D5B"/>
    <w:rsid w:val="006E7D68"/>
    <w:rsid w:val="006E7E71"/>
    <w:rsid w:val="006F0295"/>
    <w:rsid w:val="006F04E7"/>
    <w:rsid w:val="006F12E9"/>
    <w:rsid w:val="006F175A"/>
    <w:rsid w:val="006F19FC"/>
    <w:rsid w:val="006F1B3F"/>
    <w:rsid w:val="006F1BA8"/>
    <w:rsid w:val="006F1BF5"/>
    <w:rsid w:val="006F23D1"/>
    <w:rsid w:val="006F2761"/>
    <w:rsid w:val="006F396B"/>
    <w:rsid w:val="006F6199"/>
    <w:rsid w:val="006F6843"/>
    <w:rsid w:val="006F69DA"/>
    <w:rsid w:val="006F7205"/>
    <w:rsid w:val="006F7D17"/>
    <w:rsid w:val="006F7F06"/>
    <w:rsid w:val="0070016C"/>
    <w:rsid w:val="00700845"/>
    <w:rsid w:val="00701519"/>
    <w:rsid w:val="00701798"/>
    <w:rsid w:val="00701C85"/>
    <w:rsid w:val="00702334"/>
    <w:rsid w:val="00702354"/>
    <w:rsid w:val="007024D7"/>
    <w:rsid w:val="007025ED"/>
    <w:rsid w:val="00702D0C"/>
    <w:rsid w:val="007030B2"/>
    <w:rsid w:val="0070318F"/>
    <w:rsid w:val="00703E34"/>
    <w:rsid w:val="007042CA"/>
    <w:rsid w:val="00704409"/>
    <w:rsid w:val="007045FC"/>
    <w:rsid w:val="00704AFC"/>
    <w:rsid w:val="007053D1"/>
    <w:rsid w:val="00705830"/>
    <w:rsid w:val="00705AF2"/>
    <w:rsid w:val="00706003"/>
    <w:rsid w:val="00706581"/>
    <w:rsid w:val="007068B3"/>
    <w:rsid w:val="00707164"/>
    <w:rsid w:val="00707317"/>
    <w:rsid w:val="00710288"/>
    <w:rsid w:val="00710852"/>
    <w:rsid w:val="00710BAA"/>
    <w:rsid w:val="007115A9"/>
    <w:rsid w:val="007117E1"/>
    <w:rsid w:val="007117E3"/>
    <w:rsid w:val="0071219A"/>
    <w:rsid w:val="007121F5"/>
    <w:rsid w:val="00712413"/>
    <w:rsid w:val="00713148"/>
    <w:rsid w:val="0071317E"/>
    <w:rsid w:val="0071334F"/>
    <w:rsid w:val="007135A0"/>
    <w:rsid w:val="007137FC"/>
    <w:rsid w:val="00713AB5"/>
    <w:rsid w:val="00713B03"/>
    <w:rsid w:val="00713EBD"/>
    <w:rsid w:val="00713F76"/>
    <w:rsid w:val="007140EE"/>
    <w:rsid w:val="00714776"/>
    <w:rsid w:val="00716481"/>
    <w:rsid w:val="00717296"/>
    <w:rsid w:val="0071732E"/>
    <w:rsid w:val="00717A75"/>
    <w:rsid w:val="00717A85"/>
    <w:rsid w:val="00717DF3"/>
    <w:rsid w:val="00720C48"/>
    <w:rsid w:val="007210DB"/>
    <w:rsid w:val="0072226F"/>
    <w:rsid w:val="00722369"/>
    <w:rsid w:val="00722A4B"/>
    <w:rsid w:val="00723265"/>
    <w:rsid w:val="007243C5"/>
    <w:rsid w:val="00724EBC"/>
    <w:rsid w:val="00725221"/>
    <w:rsid w:val="0072533F"/>
    <w:rsid w:val="0072556D"/>
    <w:rsid w:val="007255F7"/>
    <w:rsid w:val="00725C79"/>
    <w:rsid w:val="00725E26"/>
    <w:rsid w:val="00726522"/>
    <w:rsid w:val="0072666E"/>
    <w:rsid w:val="0072752B"/>
    <w:rsid w:val="007277D9"/>
    <w:rsid w:val="007279AA"/>
    <w:rsid w:val="00727FDF"/>
    <w:rsid w:val="007303EB"/>
    <w:rsid w:val="007305CA"/>
    <w:rsid w:val="00730EFD"/>
    <w:rsid w:val="00731043"/>
    <w:rsid w:val="00731142"/>
    <w:rsid w:val="00731912"/>
    <w:rsid w:val="00731C2C"/>
    <w:rsid w:val="00732207"/>
    <w:rsid w:val="0073281B"/>
    <w:rsid w:val="00732A48"/>
    <w:rsid w:val="0073311A"/>
    <w:rsid w:val="00733279"/>
    <w:rsid w:val="00733339"/>
    <w:rsid w:val="007336FF"/>
    <w:rsid w:val="00733846"/>
    <w:rsid w:val="00733C60"/>
    <w:rsid w:val="00734636"/>
    <w:rsid w:val="00734CAE"/>
    <w:rsid w:val="00735AC9"/>
    <w:rsid w:val="00735D27"/>
    <w:rsid w:val="00736162"/>
    <w:rsid w:val="007362C4"/>
    <w:rsid w:val="00737297"/>
    <w:rsid w:val="00737507"/>
    <w:rsid w:val="00737848"/>
    <w:rsid w:val="00737AF1"/>
    <w:rsid w:val="00737CD5"/>
    <w:rsid w:val="00737FEF"/>
    <w:rsid w:val="00740052"/>
    <w:rsid w:val="0074076C"/>
    <w:rsid w:val="00741634"/>
    <w:rsid w:val="007420C5"/>
    <w:rsid w:val="007420E5"/>
    <w:rsid w:val="00742421"/>
    <w:rsid w:val="007426A6"/>
    <w:rsid w:val="0074270A"/>
    <w:rsid w:val="00742904"/>
    <w:rsid w:val="00742A67"/>
    <w:rsid w:val="00743799"/>
    <w:rsid w:val="00743AFD"/>
    <w:rsid w:val="007444F9"/>
    <w:rsid w:val="0074465F"/>
    <w:rsid w:val="00745511"/>
    <w:rsid w:val="0074601E"/>
    <w:rsid w:val="00746F62"/>
    <w:rsid w:val="00747822"/>
    <w:rsid w:val="0075042E"/>
    <w:rsid w:val="007514E6"/>
    <w:rsid w:val="007522E6"/>
    <w:rsid w:val="007524C4"/>
    <w:rsid w:val="007526BE"/>
    <w:rsid w:val="00752832"/>
    <w:rsid w:val="0075297A"/>
    <w:rsid w:val="00752CA9"/>
    <w:rsid w:val="00753480"/>
    <w:rsid w:val="00753E96"/>
    <w:rsid w:val="0075426F"/>
    <w:rsid w:val="00754672"/>
    <w:rsid w:val="00754B74"/>
    <w:rsid w:val="00754F3D"/>
    <w:rsid w:val="007552E7"/>
    <w:rsid w:val="0075543D"/>
    <w:rsid w:val="0075580B"/>
    <w:rsid w:val="007558D9"/>
    <w:rsid w:val="00755988"/>
    <w:rsid w:val="00755EF4"/>
    <w:rsid w:val="00755F28"/>
    <w:rsid w:val="007565CB"/>
    <w:rsid w:val="0075670D"/>
    <w:rsid w:val="0075700F"/>
    <w:rsid w:val="00757502"/>
    <w:rsid w:val="007575BD"/>
    <w:rsid w:val="007575F1"/>
    <w:rsid w:val="0075778E"/>
    <w:rsid w:val="00757A5F"/>
    <w:rsid w:val="00757F55"/>
    <w:rsid w:val="00760125"/>
    <w:rsid w:val="00760FA7"/>
    <w:rsid w:val="00760FE5"/>
    <w:rsid w:val="00761199"/>
    <w:rsid w:val="00761662"/>
    <w:rsid w:val="007616B3"/>
    <w:rsid w:val="00761891"/>
    <w:rsid w:val="00761C59"/>
    <w:rsid w:val="00761E0E"/>
    <w:rsid w:val="00761EF1"/>
    <w:rsid w:val="007623E2"/>
    <w:rsid w:val="007625BF"/>
    <w:rsid w:val="0076310C"/>
    <w:rsid w:val="0076318C"/>
    <w:rsid w:val="007632F8"/>
    <w:rsid w:val="007633A4"/>
    <w:rsid w:val="0076376E"/>
    <w:rsid w:val="00763D57"/>
    <w:rsid w:val="007643DF"/>
    <w:rsid w:val="0076455B"/>
    <w:rsid w:val="00764EC9"/>
    <w:rsid w:val="0076501D"/>
    <w:rsid w:val="0076569F"/>
    <w:rsid w:val="0076585A"/>
    <w:rsid w:val="00765A67"/>
    <w:rsid w:val="00765F07"/>
    <w:rsid w:val="007660D3"/>
    <w:rsid w:val="00766162"/>
    <w:rsid w:val="00766875"/>
    <w:rsid w:val="00766A89"/>
    <w:rsid w:val="00766B3A"/>
    <w:rsid w:val="00766EBC"/>
    <w:rsid w:val="00767380"/>
    <w:rsid w:val="0076750C"/>
    <w:rsid w:val="007675F2"/>
    <w:rsid w:val="00767A6D"/>
    <w:rsid w:val="00767CC3"/>
    <w:rsid w:val="00767F46"/>
    <w:rsid w:val="00767F4B"/>
    <w:rsid w:val="00767FE6"/>
    <w:rsid w:val="0077009C"/>
    <w:rsid w:val="007703D8"/>
    <w:rsid w:val="0077049A"/>
    <w:rsid w:val="00770620"/>
    <w:rsid w:val="00770674"/>
    <w:rsid w:val="00770C7F"/>
    <w:rsid w:val="00770EFA"/>
    <w:rsid w:val="00770FF0"/>
    <w:rsid w:val="0077117C"/>
    <w:rsid w:val="0077155E"/>
    <w:rsid w:val="007715D9"/>
    <w:rsid w:val="00771727"/>
    <w:rsid w:val="0077240D"/>
    <w:rsid w:val="00772569"/>
    <w:rsid w:val="0077275C"/>
    <w:rsid w:val="00772A13"/>
    <w:rsid w:val="00773082"/>
    <w:rsid w:val="007736B6"/>
    <w:rsid w:val="00774261"/>
    <w:rsid w:val="007742CD"/>
    <w:rsid w:val="007742EF"/>
    <w:rsid w:val="00774384"/>
    <w:rsid w:val="00774A18"/>
    <w:rsid w:val="00774CCD"/>
    <w:rsid w:val="007750BC"/>
    <w:rsid w:val="00775335"/>
    <w:rsid w:val="00775BC4"/>
    <w:rsid w:val="00776093"/>
    <w:rsid w:val="007763F8"/>
    <w:rsid w:val="00776EE5"/>
    <w:rsid w:val="00777364"/>
    <w:rsid w:val="00777825"/>
    <w:rsid w:val="00777960"/>
    <w:rsid w:val="00780084"/>
    <w:rsid w:val="0078099D"/>
    <w:rsid w:val="007810A8"/>
    <w:rsid w:val="0078124B"/>
    <w:rsid w:val="00781291"/>
    <w:rsid w:val="007814A6"/>
    <w:rsid w:val="0078150D"/>
    <w:rsid w:val="00781669"/>
    <w:rsid w:val="00781754"/>
    <w:rsid w:val="00781967"/>
    <w:rsid w:val="00781CC9"/>
    <w:rsid w:val="00781F9F"/>
    <w:rsid w:val="007827C1"/>
    <w:rsid w:val="0078287F"/>
    <w:rsid w:val="00782D01"/>
    <w:rsid w:val="00783115"/>
    <w:rsid w:val="007834AD"/>
    <w:rsid w:val="00783639"/>
    <w:rsid w:val="00783A7B"/>
    <w:rsid w:val="007847F6"/>
    <w:rsid w:val="00784C19"/>
    <w:rsid w:val="00784E44"/>
    <w:rsid w:val="007853C4"/>
    <w:rsid w:val="0078584E"/>
    <w:rsid w:val="00785A8D"/>
    <w:rsid w:val="00785B16"/>
    <w:rsid w:val="00786359"/>
    <w:rsid w:val="00786982"/>
    <w:rsid w:val="00786EAF"/>
    <w:rsid w:val="0078721A"/>
    <w:rsid w:val="00787459"/>
    <w:rsid w:val="00787533"/>
    <w:rsid w:val="00787756"/>
    <w:rsid w:val="00787847"/>
    <w:rsid w:val="00787BFE"/>
    <w:rsid w:val="00787FFC"/>
    <w:rsid w:val="0079074B"/>
    <w:rsid w:val="007909A1"/>
    <w:rsid w:val="00790E39"/>
    <w:rsid w:val="00790FD6"/>
    <w:rsid w:val="00791226"/>
    <w:rsid w:val="007912F4"/>
    <w:rsid w:val="007913B9"/>
    <w:rsid w:val="00791495"/>
    <w:rsid w:val="007914E1"/>
    <w:rsid w:val="007916B2"/>
    <w:rsid w:val="00791A59"/>
    <w:rsid w:val="007920FF"/>
    <w:rsid w:val="00792414"/>
    <w:rsid w:val="00792993"/>
    <w:rsid w:val="00792BAB"/>
    <w:rsid w:val="00792D54"/>
    <w:rsid w:val="007931C8"/>
    <w:rsid w:val="00793F80"/>
    <w:rsid w:val="00794D5B"/>
    <w:rsid w:val="0079504E"/>
    <w:rsid w:val="007952C1"/>
    <w:rsid w:val="007956A5"/>
    <w:rsid w:val="00795E5E"/>
    <w:rsid w:val="00796FCD"/>
    <w:rsid w:val="007979E9"/>
    <w:rsid w:val="00797C7A"/>
    <w:rsid w:val="00797CFE"/>
    <w:rsid w:val="00797E41"/>
    <w:rsid w:val="007A00F8"/>
    <w:rsid w:val="007A0169"/>
    <w:rsid w:val="007A0BF2"/>
    <w:rsid w:val="007A10A1"/>
    <w:rsid w:val="007A11D9"/>
    <w:rsid w:val="007A12C6"/>
    <w:rsid w:val="007A1642"/>
    <w:rsid w:val="007A27F4"/>
    <w:rsid w:val="007A2D49"/>
    <w:rsid w:val="007A374D"/>
    <w:rsid w:val="007A3970"/>
    <w:rsid w:val="007A3D2D"/>
    <w:rsid w:val="007A3E2A"/>
    <w:rsid w:val="007A4869"/>
    <w:rsid w:val="007A4979"/>
    <w:rsid w:val="007A4C9A"/>
    <w:rsid w:val="007A4EE7"/>
    <w:rsid w:val="007A5002"/>
    <w:rsid w:val="007A5021"/>
    <w:rsid w:val="007A5A6E"/>
    <w:rsid w:val="007A5C3C"/>
    <w:rsid w:val="007A5CB7"/>
    <w:rsid w:val="007A5DDC"/>
    <w:rsid w:val="007A5ED1"/>
    <w:rsid w:val="007A60E7"/>
    <w:rsid w:val="007A622B"/>
    <w:rsid w:val="007A63F9"/>
    <w:rsid w:val="007A677B"/>
    <w:rsid w:val="007A6C33"/>
    <w:rsid w:val="007A6D3A"/>
    <w:rsid w:val="007A6EA3"/>
    <w:rsid w:val="007A7285"/>
    <w:rsid w:val="007A77DE"/>
    <w:rsid w:val="007A7D63"/>
    <w:rsid w:val="007A7E89"/>
    <w:rsid w:val="007A9231"/>
    <w:rsid w:val="007B041F"/>
    <w:rsid w:val="007B0495"/>
    <w:rsid w:val="007B063B"/>
    <w:rsid w:val="007B0D95"/>
    <w:rsid w:val="007B0F05"/>
    <w:rsid w:val="007B0F89"/>
    <w:rsid w:val="007B1302"/>
    <w:rsid w:val="007B1800"/>
    <w:rsid w:val="007B20FE"/>
    <w:rsid w:val="007B2368"/>
    <w:rsid w:val="007B2C23"/>
    <w:rsid w:val="007B2E43"/>
    <w:rsid w:val="007B2F65"/>
    <w:rsid w:val="007B3564"/>
    <w:rsid w:val="007B3AC5"/>
    <w:rsid w:val="007B3C75"/>
    <w:rsid w:val="007B3CE8"/>
    <w:rsid w:val="007B41CB"/>
    <w:rsid w:val="007B43ED"/>
    <w:rsid w:val="007B467D"/>
    <w:rsid w:val="007B517D"/>
    <w:rsid w:val="007B5283"/>
    <w:rsid w:val="007B5475"/>
    <w:rsid w:val="007B567C"/>
    <w:rsid w:val="007B57E0"/>
    <w:rsid w:val="007B6280"/>
    <w:rsid w:val="007B6354"/>
    <w:rsid w:val="007B7425"/>
    <w:rsid w:val="007B7A31"/>
    <w:rsid w:val="007C1381"/>
    <w:rsid w:val="007C1473"/>
    <w:rsid w:val="007C1640"/>
    <w:rsid w:val="007C16C2"/>
    <w:rsid w:val="007C1AE7"/>
    <w:rsid w:val="007C2339"/>
    <w:rsid w:val="007C2A99"/>
    <w:rsid w:val="007C2B28"/>
    <w:rsid w:val="007C2F07"/>
    <w:rsid w:val="007C3028"/>
    <w:rsid w:val="007C336B"/>
    <w:rsid w:val="007C3783"/>
    <w:rsid w:val="007C3C73"/>
    <w:rsid w:val="007C3E7F"/>
    <w:rsid w:val="007C49B4"/>
    <w:rsid w:val="007C59A2"/>
    <w:rsid w:val="007C5A28"/>
    <w:rsid w:val="007C5B28"/>
    <w:rsid w:val="007C63F1"/>
    <w:rsid w:val="007C6422"/>
    <w:rsid w:val="007C65D5"/>
    <w:rsid w:val="007C6D15"/>
    <w:rsid w:val="007C6D7F"/>
    <w:rsid w:val="007C6E1A"/>
    <w:rsid w:val="007C70DD"/>
    <w:rsid w:val="007C74CE"/>
    <w:rsid w:val="007C7F3F"/>
    <w:rsid w:val="007D0036"/>
    <w:rsid w:val="007D0701"/>
    <w:rsid w:val="007D0734"/>
    <w:rsid w:val="007D0963"/>
    <w:rsid w:val="007D0F9B"/>
    <w:rsid w:val="007D11AE"/>
    <w:rsid w:val="007D1360"/>
    <w:rsid w:val="007D198E"/>
    <w:rsid w:val="007D19AF"/>
    <w:rsid w:val="007D1D55"/>
    <w:rsid w:val="007D25A1"/>
    <w:rsid w:val="007D28FE"/>
    <w:rsid w:val="007D2AB9"/>
    <w:rsid w:val="007D2CB2"/>
    <w:rsid w:val="007D2D7C"/>
    <w:rsid w:val="007D2D8E"/>
    <w:rsid w:val="007D334C"/>
    <w:rsid w:val="007D343A"/>
    <w:rsid w:val="007D3B15"/>
    <w:rsid w:val="007D3C96"/>
    <w:rsid w:val="007D4D8E"/>
    <w:rsid w:val="007D59C4"/>
    <w:rsid w:val="007D59F5"/>
    <w:rsid w:val="007D5C7F"/>
    <w:rsid w:val="007D62A0"/>
    <w:rsid w:val="007D7043"/>
    <w:rsid w:val="007D713F"/>
    <w:rsid w:val="007D71F9"/>
    <w:rsid w:val="007D7298"/>
    <w:rsid w:val="007D7372"/>
    <w:rsid w:val="007D76F9"/>
    <w:rsid w:val="007D7C3A"/>
    <w:rsid w:val="007D7FF6"/>
    <w:rsid w:val="007E03C2"/>
    <w:rsid w:val="007E0AFE"/>
    <w:rsid w:val="007E0D15"/>
    <w:rsid w:val="007E0D2D"/>
    <w:rsid w:val="007E149C"/>
    <w:rsid w:val="007E1506"/>
    <w:rsid w:val="007E1739"/>
    <w:rsid w:val="007E1B23"/>
    <w:rsid w:val="007E1C18"/>
    <w:rsid w:val="007E1F03"/>
    <w:rsid w:val="007E219D"/>
    <w:rsid w:val="007E23BC"/>
    <w:rsid w:val="007E244E"/>
    <w:rsid w:val="007E24F9"/>
    <w:rsid w:val="007E2972"/>
    <w:rsid w:val="007E3271"/>
    <w:rsid w:val="007E35F0"/>
    <w:rsid w:val="007E3AEC"/>
    <w:rsid w:val="007E3C09"/>
    <w:rsid w:val="007E3C8B"/>
    <w:rsid w:val="007E3F1E"/>
    <w:rsid w:val="007E40E2"/>
    <w:rsid w:val="007E4258"/>
    <w:rsid w:val="007E4385"/>
    <w:rsid w:val="007E4598"/>
    <w:rsid w:val="007E4A33"/>
    <w:rsid w:val="007E5164"/>
    <w:rsid w:val="007E5492"/>
    <w:rsid w:val="007E5552"/>
    <w:rsid w:val="007E55AB"/>
    <w:rsid w:val="007E56E3"/>
    <w:rsid w:val="007E58AA"/>
    <w:rsid w:val="007E5966"/>
    <w:rsid w:val="007E5BAA"/>
    <w:rsid w:val="007E6106"/>
    <w:rsid w:val="007E6347"/>
    <w:rsid w:val="007E6E8A"/>
    <w:rsid w:val="007E7102"/>
    <w:rsid w:val="007E74C1"/>
    <w:rsid w:val="007E74D5"/>
    <w:rsid w:val="007E7811"/>
    <w:rsid w:val="007E7CBD"/>
    <w:rsid w:val="007E7E53"/>
    <w:rsid w:val="007E7FBB"/>
    <w:rsid w:val="007EEC6C"/>
    <w:rsid w:val="007F028D"/>
    <w:rsid w:val="007F02EC"/>
    <w:rsid w:val="007F07AF"/>
    <w:rsid w:val="007F0B53"/>
    <w:rsid w:val="007F12BD"/>
    <w:rsid w:val="007F1A8E"/>
    <w:rsid w:val="007F2218"/>
    <w:rsid w:val="007F2B0E"/>
    <w:rsid w:val="007F2CDB"/>
    <w:rsid w:val="007F3234"/>
    <w:rsid w:val="007F3235"/>
    <w:rsid w:val="007F36B3"/>
    <w:rsid w:val="007F39C1"/>
    <w:rsid w:val="007F442F"/>
    <w:rsid w:val="007F47DA"/>
    <w:rsid w:val="007F4F0D"/>
    <w:rsid w:val="007F51D3"/>
    <w:rsid w:val="007F5863"/>
    <w:rsid w:val="007F5E98"/>
    <w:rsid w:val="007F5FDE"/>
    <w:rsid w:val="007F627D"/>
    <w:rsid w:val="007F6439"/>
    <w:rsid w:val="007F6669"/>
    <w:rsid w:val="007F6A0A"/>
    <w:rsid w:val="007F6D80"/>
    <w:rsid w:val="007F776C"/>
    <w:rsid w:val="00800206"/>
    <w:rsid w:val="00800245"/>
    <w:rsid w:val="008002EC"/>
    <w:rsid w:val="0080039E"/>
    <w:rsid w:val="0080049F"/>
    <w:rsid w:val="008008E1"/>
    <w:rsid w:val="00800B37"/>
    <w:rsid w:val="0080101B"/>
    <w:rsid w:val="0080103B"/>
    <w:rsid w:val="008014FB"/>
    <w:rsid w:val="00801DC0"/>
    <w:rsid w:val="008026FE"/>
    <w:rsid w:val="008027F9"/>
    <w:rsid w:val="00802A26"/>
    <w:rsid w:val="008034C8"/>
    <w:rsid w:val="008034FD"/>
    <w:rsid w:val="00803575"/>
    <w:rsid w:val="00803984"/>
    <w:rsid w:val="00803F16"/>
    <w:rsid w:val="008044FC"/>
    <w:rsid w:val="00804F30"/>
    <w:rsid w:val="00805164"/>
    <w:rsid w:val="00805922"/>
    <w:rsid w:val="00806471"/>
    <w:rsid w:val="008065C1"/>
    <w:rsid w:val="00806DFB"/>
    <w:rsid w:val="00807198"/>
    <w:rsid w:val="008078CF"/>
    <w:rsid w:val="00807B03"/>
    <w:rsid w:val="00807EE3"/>
    <w:rsid w:val="00810B6E"/>
    <w:rsid w:val="00811920"/>
    <w:rsid w:val="00811DA0"/>
    <w:rsid w:val="00811FB2"/>
    <w:rsid w:val="008121F1"/>
    <w:rsid w:val="008126EB"/>
    <w:rsid w:val="00813EB2"/>
    <w:rsid w:val="0081417A"/>
    <w:rsid w:val="00814518"/>
    <w:rsid w:val="008147E4"/>
    <w:rsid w:val="00814EFF"/>
    <w:rsid w:val="0081540B"/>
    <w:rsid w:val="0081569E"/>
    <w:rsid w:val="008158FC"/>
    <w:rsid w:val="00815EC8"/>
    <w:rsid w:val="00816289"/>
    <w:rsid w:val="008164E1"/>
    <w:rsid w:val="00816540"/>
    <w:rsid w:val="00816C2C"/>
    <w:rsid w:val="00817097"/>
    <w:rsid w:val="008179BD"/>
    <w:rsid w:val="00820015"/>
    <w:rsid w:val="0082009E"/>
    <w:rsid w:val="008200CE"/>
    <w:rsid w:val="008200E1"/>
    <w:rsid w:val="008201AD"/>
    <w:rsid w:val="00820502"/>
    <w:rsid w:val="00820562"/>
    <w:rsid w:val="00820872"/>
    <w:rsid w:val="00820AA0"/>
    <w:rsid w:val="00820AE7"/>
    <w:rsid w:val="00820C03"/>
    <w:rsid w:val="008212BD"/>
    <w:rsid w:val="0082142B"/>
    <w:rsid w:val="00821594"/>
    <w:rsid w:val="008217DC"/>
    <w:rsid w:val="00821A5F"/>
    <w:rsid w:val="00821E9B"/>
    <w:rsid w:val="00821EFB"/>
    <w:rsid w:val="00822985"/>
    <w:rsid w:val="00822A88"/>
    <w:rsid w:val="00822BC5"/>
    <w:rsid w:val="00822E19"/>
    <w:rsid w:val="008231DE"/>
    <w:rsid w:val="008236C9"/>
    <w:rsid w:val="0082412D"/>
    <w:rsid w:val="00824D31"/>
    <w:rsid w:val="00824D6C"/>
    <w:rsid w:val="00824DD3"/>
    <w:rsid w:val="008251D1"/>
    <w:rsid w:val="00825DEC"/>
    <w:rsid w:val="00826A84"/>
    <w:rsid w:val="00826B2D"/>
    <w:rsid w:val="00826D90"/>
    <w:rsid w:val="00827250"/>
    <w:rsid w:val="008276CA"/>
    <w:rsid w:val="0083015D"/>
    <w:rsid w:val="00830435"/>
    <w:rsid w:val="008304A3"/>
    <w:rsid w:val="008308BA"/>
    <w:rsid w:val="008308F1"/>
    <w:rsid w:val="00830CE2"/>
    <w:rsid w:val="0083112F"/>
    <w:rsid w:val="00831132"/>
    <w:rsid w:val="0083160B"/>
    <w:rsid w:val="00831C54"/>
    <w:rsid w:val="00831C70"/>
    <w:rsid w:val="00832897"/>
    <w:rsid w:val="00832A8F"/>
    <w:rsid w:val="00832B31"/>
    <w:rsid w:val="00832DEB"/>
    <w:rsid w:val="00833040"/>
    <w:rsid w:val="0083316E"/>
    <w:rsid w:val="00833483"/>
    <w:rsid w:val="00833603"/>
    <w:rsid w:val="0083370A"/>
    <w:rsid w:val="0083373F"/>
    <w:rsid w:val="00833AAB"/>
    <w:rsid w:val="008340BC"/>
    <w:rsid w:val="008344F2"/>
    <w:rsid w:val="00834520"/>
    <w:rsid w:val="00834677"/>
    <w:rsid w:val="00834B1D"/>
    <w:rsid w:val="00834E8C"/>
    <w:rsid w:val="008350F8"/>
    <w:rsid w:val="00835507"/>
    <w:rsid w:val="00835549"/>
    <w:rsid w:val="0083566A"/>
    <w:rsid w:val="00835740"/>
    <w:rsid w:val="00835E58"/>
    <w:rsid w:val="008363D3"/>
    <w:rsid w:val="008369BC"/>
    <w:rsid w:val="00836A01"/>
    <w:rsid w:val="00836C5F"/>
    <w:rsid w:val="00837310"/>
    <w:rsid w:val="008375A6"/>
    <w:rsid w:val="00837760"/>
    <w:rsid w:val="00837CDD"/>
    <w:rsid w:val="008403BC"/>
    <w:rsid w:val="00840401"/>
    <w:rsid w:val="00840489"/>
    <w:rsid w:val="008404A2"/>
    <w:rsid w:val="0084055F"/>
    <w:rsid w:val="00840593"/>
    <w:rsid w:val="0084096E"/>
    <w:rsid w:val="00840A8A"/>
    <w:rsid w:val="00840B5D"/>
    <w:rsid w:val="00840DF8"/>
    <w:rsid w:val="00841D2B"/>
    <w:rsid w:val="00842409"/>
    <w:rsid w:val="00842569"/>
    <w:rsid w:val="0084259D"/>
    <w:rsid w:val="00842A27"/>
    <w:rsid w:val="00842D15"/>
    <w:rsid w:val="00843661"/>
    <w:rsid w:val="00843879"/>
    <w:rsid w:val="0084408E"/>
    <w:rsid w:val="0084488D"/>
    <w:rsid w:val="00844CB3"/>
    <w:rsid w:val="00844D14"/>
    <w:rsid w:val="00844D4E"/>
    <w:rsid w:val="00844F23"/>
    <w:rsid w:val="00844F43"/>
    <w:rsid w:val="008453AF"/>
    <w:rsid w:val="00845901"/>
    <w:rsid w:val="00845998"/>
    <w:rsid w:val="00845FFF"/>
    <w:rsid w:val="008460F0"/>
    <w:rsid w:val="0084645F"/>
    <w:rsid w:val="00846B5F"/>
    <w:rsid w:val="008478C5"/>
    <w:rsid w:val="00847DA1"/>
    <w:rsid w:val="00847F7B"/>
    <w:rsid w:val="00850226"/>
    <w:rsid w:val="008505DA"/>
    <w:rsid w:val="008506DE"/>
    <w:rsid w:val="008507C3"/>
    <w:rsid w:val="00850A64"/>
    <w:rsid w:val="00850B28"/>
    <w:rsid w:val="00850BD1"/>
    <w:rsid w:val="00850E3A"/>
    <w:rsid w:val="00850E46"/>
    <w:rsid w:val="008511A2"/>
    <w:rsid w:val="008511EE"/>
    <w:rsid w:val="00851418"/>
    <w:rsid w:val="00851973"/>
    <w:rsid w:val="00851D7D"/>
    <w:rsid w:val="00852690"/>
    <w:rsid w:val="0085276E"/>
    <w:rsid w:val="00852834"/>
    <w:rsid w:val="00852AC9"/>
    <w:rsid w:val="00852B27"/>
    <w:rsid w:val="008530CF"/>
    <w:rsid w:val="00853177"/>
    <w:rsid w:val="00853A50"/>
    <w:rsid w:val="00853C62"/>
    <w:rsid w:val="00853D67"/>
    <w:rsid w:val="00853D9F"/>
    <w:rsid w:val="008540EE"/>
    <w:rsid w:val="00854276"/>
    <w:rsid w:val="00854839"/>
    <w:rsid w:val="00854898"/>
    <w:rsid w:val="00855121"/>
    <w:rsid w:val="0085527E"/>
    <w:rsid w:val="008555D6"/>
    <w:rsid w:val="00855A2D"/>
    <w:rsid w:val="0085602A"/>
    <w:rsid w:val="008561FA"/>
    <w:rsid w:val="00856293"/>
    <w:rsid w:val="00856774"/>
    <w:rsid w:val="008567CA"/>
    <w:rsid w:val="008570F6"/>
    <w:rsid w:val="00857539"/>
    <w:rsid w:val="008576C3"/>
    <w:rsid w:val="0085799B"/>
    <w:rsid w:val="00857E11"/>
    <w:rsid w:val="0086009A"/>
    <w:rsid w:val="008606A3"/>
    <w:rsid w:val="00860715"/>
    <w:rsid w:val="00860C3E"/>
    <w:rsid w:val="00860D57"/>
    <w:rsid w:val="0086163B"/>
    <w:rsid w:val="00861B03"/>
    <w:rsid w:val="00861C6B"/>
    <w:rsid w:val="008620ED"/>
    <w:rsid w:val="008625A0"/>
    <w:rsid w:val="008629A8"/>
    <w:rsid w:val="0086300E"/>
    <w:rsid w:val="008633A3"/>
    <w:rsid w:val="00863A13"/>
    <w:rsid w:val="00863CA3"/>
    <w:rsid w:val="0086419E"/>
    <w:rsid w:val="008641D8"/>
    <w:rsid w:val="008648E1"/>
    <w:rsid w:val="00864DE7"/>
    <w:rsid w:val="00864E3C"/>
    <w:rsid w:val="00864F14"/>
    <w:rsid w:val="008656BB"/>
    <w:rsid w:val="00865704"/>
    <w:rsid w:val="00865F29"/>
    <w:rsid w:val="00866066"/>
    <w:rsid w:val="00866B4D"/>
    <w:rsid w:val="0086704F"/>
    <w:rsid w:val="008671BD"/>
    <w:rsid w:val="00867591"/>
    <w:rsid w:val="00867C71"/>
    <w:rsid w:val="00871127"/>
    <w:rsid w:val="00871345"/>
    <w:rsid w:val="00871656"/>
    <w:rsid w:val="00871799"/>
    <w:rsid w:val="00871C12"/>
    <w:rsid w:val="00872124"/>
    <w:rsid w:val="00872913"/>
    <w:rsid w:val="00873616"/>
    <w:rsid w:val="008736D6"/>
    <w:rsid w:val="008737B6"/>
    <w:rsid w:val="00873E0E"/>
    <w:rsid w:val="008744DF"/>
    <w:rsid w:val="00874854"/>
    <w:rsid w:val="00874B99"/>
    <w:rsid w:val="00875B82"/>
    <w:rsid w:val="00875C08"/>
    <w:rsid w:val="00875DBC"/>
    <w:rsid w:val="008760C7"/>
    <w:rsid w:val="00876122"/>
    <w:rsid w:val="0087639F"/>
    <w:rsid w:val="00876868"/>
    <w:rsid w:val="00876AF6"/>
    <w:rsid w:val="00877084"/>
    <w:rsid w:val="00877407"/>
    <w:rsid w:val="008775BF"/>
    <w:rsid w:val="008777CA"/>
    <w:rsid w:val="008778B0"/>
    <w:rsid w:val="00877A06"/>
    <w:rsid w:val="00880874"/>
    <w:rsid w:val="00880C5C"/>
    <w:rsid w:val="00880E6A"/>
    <w:rsid w:val="00880F05"/>
    <w:rsid w:val="00881963"/>
    <w:rsid w:val="00881A91"/>
    <w:rsid w:val="00881AE5"/>
    <w:rsid w:val="00881E5E"/>
    <w:rsid w:val="00881EB2"/>
    <w:rsid w:val="00881F0A"/>
    <w:rsid w:val="00882086"/>
    <w:rsid w:val="00882467"/>
    <w:rsid w:val="0088250E"/>
    <w:rsid w:val="00882676"/>
    <w:rsid w:val="00882738"/>
    <w:rsid w:val="00882D59"/>
    <w:rsid w:val="00882F99"/>
    <w:rsid w:val="00883290"/>
    <w:rsid w:val="008834AC"/>
    <w:rsid w:val="008838E9"/>
    <w:rsid w:val="00883962"/>
    <w:rsid w:val="00885448"/>
    <w:rsid w:val="008859FD"/>
    <w:rsid w:val="00885CAA"/>
    <w:rsid w:val="00885DF8"/>
    <w:rsid w:val="008865E6"/>
    <w:rsid w:val="008865FA"/>
    <w:rsid w:val="008868A5"/>
    <w:rsid w:val="008869A0"/>
    <w:rsid w:val="00886B49"/>
    <w:rsid w:val="00886BEF"/>
    <w:rsid w:val="00886F6E"/>
    <w:rsid w:val="00887288"/>
    <w:rsid w:val="00887652"/>
    <w:rsid w:val="00887E9A"/>
    <w:rsid w:val="00890383"/>
    <w:rsid w:val="008909A8"/>
    <w:rsid w:val="00890BEC"/>
    <w:rsid w:val="00890E56"/>
    <w:rsid w:val="0089134C"/>
    <w:rsid w:val="00891A28"/>
    <w:rsid w:val="00891AF8"/>
    <w:rsid w:val="008920F7"/>
    <w:rsid w:val="00892EA9"/>
    <w:rsid w:val="00893524"/>
    <w:rsid w:val="00893B9E"/>
    <w:rsid w:val="00893BD8"/>
    <w:rsid w:val="00894217"/>
    <w:rsid w:val="0089427E"/>
    <w:rsid w:val="00894887"/>
    <w:rsid w:val="0089499F"/>
    <w:rsid w:val="0089569D"/>
    <w:rsid w:val="0089571B"/>
    <w:rsid w:val="00895F2B"/>
    <w:rsid w:val="008961DB"/>
    <w:rsid w:val="00896923"/>
    <w:rsid w:val="00896B3F"/>
    <w:rsid w:val="008A006E"/>
    <w:rsid w:val="008A0C50"/>
    <w:rsid w:val="008A0D30"/>
    <w:rsid w:val="008A0E88"/>
    <w:rsid w:val="008A1217"/>
    <w:rsid w:val="008A1ADD"/>
    <w:rsid w:val="008A1DF9"/>
    <w:rsid w:val="008A1E93"/>
    <w:rsid w:val="008A2077"/>
    <w:rsid w:val="008A2251"/>
    <w:rsid w:val="008A2950"/>
    <w:rsid w:val="008A2C3A"/>
    <w:rsid w:val="008A38A1"/>
    <w:rsid w:val="008A3A0C"/>
    <w:rsid w:val="008A3B9F"/>
    <w:rsid w:val="008A3D0A"/>
    <w:rsid w:val="008A47C6"/>
    <w:rsid w:val="008A4870"/>
    <w:rsid w:val="008A489F"/>
    <w:rsid w:val="008A4EEA"/>
    <w:rsid w:val="008A5276"/>
    <w:rsid w:val="008A54B4"/>
    <w:rsid w:val="008A580B"/>
    <w:rsid w:val="008A639E"/>
    <w:rsid w:val="008A6709"/>
    <w:rsid w:val="008A6912"/>
    <w:rsid w:val="008A6A6E"/>
    <w:rsid w:val="008A7943"/>
    <w:rsid w:val="008A7B99"/>
    <w:rsid w:val="008A7FB5"/>
    <w:rsid w:val="008B00D2"/>
    <w:rsid w:val="008B00D5"/>
    <w:rsid w:val="008B00EA"/>
    <w:rsid w:val="008B0401"/>
    <w:rsid w:val="008B041D"/>
    <w:rsid w:val="008B0C7E"/>
    <w:rsid w:val="008B0E03"/>
    <w:rsid w:val="008B19DA"/>
    <w:rsid w:val="008B1A7C"/>
    <w:rsid w:val="008B21FC"/>
    <w:rsid w:val="008B24A7"/>
    <w:rsid w:val="008B3784"/>
    <w:rsid w:val="008B39E5"/>
    <w:rsid w:val="008B3A30"/>
    <w:rsid w:val="008B3B2C"/>
    <w:rsid w:val="008B4300"/>
    <w:rsid w:val="008B432E"/>
    <w:rsid w:val="008B4554"/>
    <w:rsid w:val="008B4580"/>
    <w:rsid w:val="008B4979"/>
    <w:rsid w:val="008B4AC5"/>
    <w:rsid w:val="008B4B4E"/>
    <w:rsid w:val="008B4ECF"/>
    <w:rsid w:val="008B5F36"/>
    <w:rsid w:val="008B6363"/>
    <w:rsid w:val="008B6367"/>
    <w:rsid w:val="008B65B8"/>
    <w:rsid w:val="008B6A5E"/>
    <w:rsid w:val="008B7269"/>
    <w:rsid w:val="008B731A"/>
    <w:rsid w:val="008B7B45"/>
    <w:rsid w:val="008B7B5C"/>
    <w:rsid w:val="008B7BA6"/>
    <w:rsid w:val="008B7F36"/>
    <w:rsid w:val="008C01FA"/>
    <w:rsid w:val="008C0202"/>
    <w:rsid w:val="008C0263"/>
    <w:rsid w:val="008C026C"/>
    <w:rsid w:val="008C0B1A"/>
    <w:rsid w:val="008C0E78"/>
    <w:rsid w:val="008C1166"/>
    <w:rsid w:val="008C11C8"/>
    <w:rsid w:val="008C1626"/>
    <w:rsid w:val="008C16BE"/>
    <w:rsid w:val="008C1C37"/>
    <w:rsid w:val="008C1D16"/>
    <w:rsid w:val="008C2170"/>
    <w:rsid w:val="008C223D"/>
    <w:rsid w:val="008C2714"/>
    <w:rsid w:val="008C29E6"/>
    <w:rsid w:val="008C2C20"/>
    <w:rsid w:val="008C2FF3"/>
    <w:rsid w:val="008C322F"/>
    <w:rsid w:val="008C3AE2"/>
    <w:rsid w:val="008C3BC9"/>
    <w:rsid w:val="008C3C75"/>
    <w:rsid w:val="008C3D79"/>
    <w:rsid w:val="008C3E55"/>
    <w:rsid w:val="008C43BB"/>
    <w:rsid w:val="008C4563"/>
    <w:rsid w:val="008C462C"/>
    <w:rsid w:val="008C47B8"/>
    <w:rsid w:val="008C4AB0"/>
    <w:rsid w:val="008C5352"/>
    <w:rsid w:val="008C6B32"/>
    <w:rsid w:val="008C6BD0"/>
    <w:rsid w:val="008C6C16"/>
    <w:rsid w:val="008C7463"/>
    <w:rsid w:val="008C7778"/>
    <w:rsid w:val="008C792E"/>
    <w:rsid w:val="008C7D6A"/>
    <w:rsid w:val="008D0432"/>
    <w:rsid w:val="008D06D4"/>
    <w:rsid w:val="008D0A78"/>
    <w:rsid w:val="008D0AB1"/>
    <w:rsid w:val="008D0EC7"/>
    <w:rsid w:val="008D15E8"/>
    <w:rsid w:val="008D18D9"/>
    <w:rsid w:val="008D1CEE"/>
    <w:rsid w:val="008D2EF1"/>
    <w:rsid w:val="008D365F"/>
    <w:rsid w:val="008D38A9"/>
    <w:rsid w:val="008D3CF8"/>
    <w:rsid w:val="008D404F"/>
    <w:rsid w:val="008D4198"/>
    <w:rsid w:val="008D4AED"/>
    <w:rsid w:val="008D4B80"/>
    <w:rsid w:val="008D5060"/>
    <w:rsid w:val="008D548A"/>
    <w:rsid w:val="008D5570"/>
    <w:rsid w:val="008D580D"/>
    <w:rsid w:val="008D585C"/>
    <w:rsid w:val="008D601C"/>
    <w:rsid w:val="008D62A4"/>
    <w:rsid w:val="008D6402"/>
    <w:rsid w:val="008D6C2E"/>
    <w:rsid w:val="008E0106"/>
    <w:rsid w:val="008E03EC"/>
    <w:rsid w:val="008E1037"/>
    <w:rsid w:val="008E1854"/>
    <w:rsid w:val="008E18C4"/>
    <w:rsid w:val="008E1A5A"/>
    <w:rsid w:val="008E1B19"/>
    <w:rsid w:val="008E27BD"/>
    <w:rsid w:val="008E3626"/>
    <w:rsid w:val="008E3FCB"/>
    <w:rsid w:val="008E418B"/>
    <w:rsid w:val="008E4401"/>
    <w:rsid w:val="008E44C9"/>
    <w:rsid w:val="008E4762"/>
    <w:rsid w:val="008E5635"/>
    <w:rsid w:val="008E62A1"/>
    <w:rsid w:val="008E6367"/>
    <w:rsid w:val="008E6459"/>
    <w:rsid w:val="008E6CB0"/>
    <w:rsid w:val="008E75BC"/>
    <w:rsid w:val="008E79C5"/>
    <w:rsid w:val="008E7D92"/>
    <w:rsid w:val="008E7DFB"/>
    <w:rsid w:val="008F06CD"/>
    <w:rsid w:val="008F074A"/>
    <w:rsid w:val="008F0902"/>
    <w:rsid w:val="008F0AA2"/>
    <w:rsid w:val="008F0F63"/>
    <w:rsid w:val="008F10C6"/>
    <w:rsid w:val="008F195E"/>
    <w:rsid w:val="008F1A78"/>
    <w:rsid w:val="008F1E2B"/>
    <w:rsid w:val="008F1FDD"/>
    <w:rsid w:val="008F2604"/>
    <w:rsid w:val="008F2608"/>
    <w:rsid w:val="008F268B"/>
    <w:rsid w:val="008F2725"/>
    <w:rsid w:val="008F2B42"/>
    <w:rsid w:val="008F35D5"/>
    <w:rsid w:val="008F3AEA"/>
    <w:rsid w:val="008F3D58"/>
    <w:rsid w:val="008F3E88"/>
    <w:rsid w:val="008F45BF"/>
    <w:rsid w:val="008F45D9"/>
    <w:rsid w:val="008F471A"/>
    <w:rsid w:val="008F48BD"/>
    <w:rsid w:val="008F564D"/>
    <w:rsid w:val="008F6065"/>
    <w:rsid w:val="008F6297"/>
    <w:rsid w:val="008F666F"/>
    <w:rsid w:val="008F6670"/>
    <w:rsid w:val="008F6960"/>
    <w:rsid w:val="008F7048"/>
    <w:rsid w:val="008F7239"/>
    <w:rsid w:val="008F75AB"/>
    <w:rsid w:val="00900296"/>
    <w:rsid w:val="00900955"/>
    <w:rsid w:val="00900D8C"/>
    <w:rsid w:val="00900F09"/>
    <w:rsid w:val="0090101F"/>
    <w:rsid w:val="0090182C"/>
    <w:rsid w:val="00901E46"/>
    <w:rsid w:val="00901EC1"/>
    <w:rsid w:val="00901F4E"/>
    <w:rsid w:val="0090201E"/>
    <w:rsid w:val="00902859"/>
    <w:rsid w:val="0090294F"/>
    <w:rsid w:val="00902AE1"/>
    <w:rsid w:val="00902ED5"/>
    <w:rsid w:val="00902F13"/>
    <w:rsid w:val="00902F3A"/>
    <w:rsid w:val="00903062"/>
    <w:rsid w:val="009033FB"/>
    <w:rsid w:val="00903715"/>
    <w:rsid w:val="00903C62"/>
    <w:rsid w:val="009049AF"/>
    <w:rsid w:val="009049BD"/>
    <w:rsid w:val="009053EB"/>
    <w:rsid w:val="0090561D"/>
    <w:rsid w:val="00906123"/>
    <w:rsid w:val="00906610"/>
    <w:rsid w:val="0090762B"/>
    <w:rsid w:val="0090766A"/>
    <w:rsid w:val="00907BBB"/>
    <w:rsid w:val="00907FC7"/>
    <w:rsid w:val="00910271"/>
    <w:rsid w:val="009108E1"/>
    <w:rsid w:val="00910CC6"/>
    <w:rsid w:val="00910DCE"/>
    <w:rsid w:val="0091280D"/>
    <w:rsid w:val="00912D15"/>
    <w:rsid w:val="0091349A"/>
    <w:rsid w:val="009135F7"/>
    <w:rsid w:val="00913A08"/>
    <w:rsid w:val="0091418F"/>
    <w:rsid w:val="00914B18"/>
    <w:rsid w:val="00914C05"/>
    <w:rsid w:val="00915258"/>
    <w:rsid w:val="0091539D"/>
    <w:rsid w:val="00915427"/>
    <w:rsid w:val="009159BA"/>
    <w:rsid w:val="00916065"/>
    <w:rsid w:val="00916217"/>
    <w:rsid w:val="009162E3"/>
    <w:rsid w:val="0091743B"/>
    <w:rsid w:val="00917D60"/>
    <w:rsid w:val="00917D97"/>
    <w:rsid w:val="009202FB"/>
    <w:rsid w:val="00920617"/>
    <w:rsid w:val="009209D0"/>
    <w:rsid w:val="009212A8"/>
    <w:rsid w:val="00921528"/>
    <w:rsid w:val="00921A9A"/>
    <w:rsid w:val="00921BDF"/>
    <w:rsid w:val="00921D09"/>
    <w:rsid w:val="00921EEB"/>
    <w:rsid w:val="00922A38"/>
    <w:rsid w:val="00922AD1"/>
    <w:rsid w:val="00922FE3"/>
    <w:rsid w:val="00923434"/>
    <w:rsid w:val="0092456D"/>
    <w:rsid w:val="0092465C"/>
    <w:rsid w:val="00924989"/>
    <w:rsid w:val="00924AA8"/>
    <w:rsid w:val="00924CA5"/>
    <w:rsid w:val="00924F34"/>
    <w:rsid w:val="00925428"/>
    <w:rsid w:val="00925540"/>
    <w:rsid w:val="00925A31"/>
    <w:rsid w:val="00925EBB"/>
    <w:rsid w:val="009261E5"/>
    <w:rsid w:val="0092636D"/>
    <w:rsid w:val="009265BC"/>
    <w:rsid w:val="0092666D"/>
    <w:rsid w:val="00926DCC"/>
    <w:rsid w:val="00927565"/>
    <w:rsid w:val="0092757E"/>
    <w:rsid w:val="0092760D"/>
    <w:rsid w:val="009279C2"/>
    <w:rsid w:val="00927B47"/>
    <w:rsid w:val="00927F71"/>
    <w:rsid w:val="0093002C"/>
    <w:rsid w:val="00930065"/>
    <w:rsid w:val="009303AC"/>
    <w:rsid w:val="0093113F"/>
    <w:rsid w:val="00931311"/>
    <w:rsid w:val="0093190E"/>
    <w:rsid w:val="0093194B"/>
    <w:rsid w:val="00931DAE"/>
    <w:rsid w:val="009320FF"/>
    <w:rsid w:val="009323FF"/>
    <w:rsid w:val="009328A2"/>
    <w:rsid w:val="00932999"/>
    <w:rsid w:val="009329F6"/>
    <w:rsid w:val="00932C10"/>
    <w:rsid w:val="00932CD2"/>
    <w:rsid w:val="0093301C"/>
    <w:rsid w:val="0093315E"/>
    <w:rsid w:val="00933EB6"/>
    <w:rsid w:val="00933FF0"/>
    <w:rsid w:val="009341EF"/>
    <w:rsid w:val="0093443B"/>
    <w:rsid w:val="00934497"/>
    <w:rsid w:val="00935259"/>
    <w:rsid w:val="009359CB"/>
    <w:rsid w:val="00935DB2"/>
    <w:rsid w:val="009361C9"/>
    <w:rsid w:val="0093681E"/>
    <w:rsid w:val="00937813"/>
    <w:rsid w:val="00940A6D"/>
    <w:rsid w:val="009415DF"/>
    <w:rsid w:val="00941DCC"/>
    <w:rsid w:val="00942763"/>
    <w:rsid w:val="00942A29"/>
    <w:rsid w:val="00942C31"/>
    <w:rsid w:val="00942F7E"/>
    <w:rsid w:val="0094342A"/>
    <w:rsid w:val="009436D8"/>
    <w:rsid w:val="009438C0"/>
    <w:rsid w:val="009443B2"/>
    <w:rsid w:val="009444B9"/>
    <w:rsid w:val="009449F2"/>
    <w:rsid w:val="00944B96"/>
    <w:rsid w:val="00944D43"/>
    <w:rsid w:val="00944E73"/>
    <w:rsid w:val="009450EA"/>
    <w:rsid w:val="009452DB"/>
    <w:rsid w:val="0094537A"/>
    <w:rsid w:val="009454C6"/>
    <w:rsid w:val="00945BAB"/>
    <w:rsid w:val="00946725"/>
    <w:rsid w:val="00946B18"/>
    <w:rsid w:val="00946E43"/>
    <w:rsid w:val="00946F93"/>
    <w:rsid w:val="00947238"/>
    <w:rsid w:val="009472B0"/>
    <w:rsid w:val="00950271"/>
    <w:rsid w:val="0095045D"/>
    <w:rsid w:val="00950A8C"/>
    <w:rsid w:val="00950B43"/>
    <w:rsid w:val="00950D76"/>
    <w:rsid w:val="009516C4"/>
    <w:rsid w:val="0095239B"/>
    <w:rsid w:val="0095249C"/>
    <w:rsid w:val="009529D5"/>
    <w:rsid w:val="00953735"/>
    <w:rsid w:val="0095399F"/>
    <w:rsid w:val="00953ECF"/>
    <w:rsid w:val="0095427D"/>
    <w:rsid w:val="00954455"/>
    <w:rsid w:val="00954BF7"/>
    <w:rsid w:val="00954D81"/>
    <w:rsid w:val="00955003"/>
    <w:rsid w:val="009556E0"/>
    <w:rsid w:val="00955D3B"/>
    <w:rsid w:val="00956624"/>
    <w:rsid w:val="0095672F"/>
    <w:rsid w:val="00956ABF"/>
    <w:rsid w:val="00957A13"/>
    <w:rsid w:val="00957E00"/>
    <w:rsid w:val="009606F1"/>
    <w:rsid w:val="00960949"/>
    <w:rsid w:val="009609ED"/>
    <w:rsid w:val="00960B78"/>
    <w:rsid w:val="009620F3"/>
    <w:rsid w:val="0096237A"/>
    <w:rsid w:val="00962B2E"/>
    <w:rsid w:val="00962C69"/>
    <w:rsid w:val="009630A5"/>
    <w:rsid w:val="00963833"/>
    <w:rsid w:val="009641CB"/>
    <w:rsid w:val="0096423F"/>
    <w:rsid w:val="00964298"/>
    <w:rsid w:val="009646DC"/>
    <w:rsid w:val="00965103"/>
    <w:rsid w:val="009655E8"/>
    <w:rsid w:val="009659A8"/>
    <w:rsid w:val="00965DF0"/>
    <w:rsid w:val="009663DB"/>
    <w:rsid w:val="0096684A"/>
    <w:rsid w:val="00966D2C"/>
    <w:rsid w:val="00967226"/>
    <w:rsid w:val="009675A5"/>
    <w:rsid w:val="00967ECE"/>
    <w:rsid w:val="00970172"/>
    <w:rsid w:val="009707C0"/>
    <w:rsid w:val="009710DC"/>
    <w:rsid w:val="00971167"/>
    <w:rsid w:val="00971237"/>
    <w:rsid w:val="009714D0"/>
    <w:rsid w:val="0097152D"/>
    <w:rsid w:val="009717DB"/>
    <w:rsid w:val="00971A26"/>
    <w:rsid w:val="009729B4"/>
    <w:rsid w:val="00972B32"/>
    <w:rsid w:val="00972B33"/>
    <w:rsid w:val="00973171"/>
    <w:rsid w:val="00973771"/>
    <w:rsid w:val="00973D92"/>
    <w:rsid w:val="0097400E"/>
    <w:rsid w:val="009743E1"/>
    <w:rsid w:val="009748AE"/>
    <w:rsid w:val="00974D1E"/>
    <w:rsid w:val="00974E7A"/>
    <w:rsid w:val="0097551B"/>
    <w:rsid w:val="00975C88"/>
    <w:rsid w:val="00975CCA"/>
    <w:rsid w:val="0097675C"/>
    <w:rsid w:val="00976F1E"/>
    <w:rsid w:val="00977680"/>
    <w:rsid w:val="00977CA1"/>
    <w:rsid w:val="00977D36"/>
    <w:rsid w:val="00977DCC"/>
    <w:rsid w:val="00977F15"/>
    <w:rsid w:val="0098045F"/>
    <w:rsid w:val="0098091A"/>
    <w:rsid w:val="00980B5A"/>
    <w:rsid w:val="00980D72"/>
    <w:rsid w:val="0098137E"/>
    <w:rsid w:val="00981571"/>
    <w:rsid w:val="00982176"/>
    <w:rsid w:val="00982476"/>
    <w:rsid w:val="00982644"/>
    <w:rsid w:val="0098286D"/>
    <w:rsid w:val="00982EF4"/>
    <w:rsid w:val="009831CB"/>
    <w:rsid w:val="00983486"/>
    <w:rsid w:val="0098407F"/>
    <w:rsid w:val="00984C79"/>
    <w:rsid w:val="00984F57"/>
    <w:rsid w:val="00985087"/>
    <w:rsid w:val="0098540A"/>
    <w:rsid w:val="00985613"/>
    <w:rsid w:val="00985746"/>
    <w:rsid w:val="00985CCF"/>
    <w:rsid w:val="00985FFF"/>
    <w:rsid w:val="009867DF"/>
    <w:rsid w:val="00986AFC"/>
    <w:rsid w:val="00986CDE"/>
    <w:rsid w:val="00986D8D"/>
    <w:rsid w:val="00986E94"/>
    <w:rsid w:val="00987B84"/>
    <w:rsid w:val="00987BE4"/>
    <w:rsid w:val="00987EF4"/>
    <w:rsid w:val="00990D3D"/>
    <w:rsid w:val="0099107C"/>
    <w:rsid w:val="00991108"/>
    <w:rsid w:val="009914EA"/>
    <w:rsid w:val="0099244C"/>
    <w:rsid w:val="009924D1"/>
    <w:rsid w:val="0099268F"/>
    <w:rsid w:val="00992E3A"/>
    <w:rsid w:val="00992E97"/>
    <w:rsid w:val="009931A3"/>
    <w:rsid w:val="00993286"/>
    <w:rsid w:val="00993754"/>
    <w:rsid w:val="00993777"/>
    <w:rsid w:val="00993965"/>
    <w:rsid w:val="00993A25"/>
    <w:rsid w:val="00994469"/>
    <w:rsid w:val="009947CA"/>
    <w:rsid w:val="00994829"/>
    <w:rsid w:val="0099486F"/>
    <w:rsid w:val="00995262"/>
    <w:rsid w:val="009952C1"/>
    <w:rsid w:val="00995752"/>
    <w:rsid w:val="00995AC5"/>
    <w:rsid w:val="00995F03"/>
    <w:rsid w:val="0099647C"/>
    <w:rsid w:val="00996589"/>
    <w:rsid w:val="00996768"/>
    <w:rsid w:val="0099676C"/>
    <w:rsid w:val="00996A4B"/>
    <w:rsid w:val="00996DE0"/>
    <w:rsid w:val="0099762D"/>
    <w:rsid w:val="0099790D"/>
    <w:rsid w:val="009A07C7"/>
    <w:rsid w:val="009A0833"/>
    <w:rsid w:val="009A0A08"/>
    <w:rsid w:val="009A1301"/>
    <w:rsid w:val="009A1461"/>
    <w:rsid w:val="009A152A"/>
    <w:rsid w:val="009A1A71"/>
    <w:rsid w:val="009A1B0A"/>
    <w:rsid w:val="009A21E5"/>
    <w:rsid w:val="009A2207"/>
    <w:rsid w:val="009A2233"/>
    <w:rsid w:val="009A23B1"/>
    <w:rsid w:val="009A26DD"/>
    <w:rsid w:val="009A2F41"/>
    <w:rsid w:val="009A348A"/>
    <w:rsid w:val="009A3496"/>
    <w:rsid w:val="009A34F5"/>
    <w:rsid w:val="009A3885"/>
    <w:rsid w:val="009A3B93"/>
    <w:rsid w:val="009A42C1"/>
    <w:rsid w:val="009A4614"/>
    <w:rsid w:val="009A4691"/>
    <w:rsid w:val="009A4CE7"/>
    <w:rsid w:val="009A4EC9"/>
    <w:rsid w:val="009A4F1C"/>
    <w:rsid w:val="009A5028"/>
    <w:rsid w:val="009A535A"/>
    <w:rsid w:val="009A54FA"/>
    <w:rsid w:val="009A5D04"/>
    <w:rsid w:val="009A6180"/>
    <w:rsid w:val="009A6A3A"/>
    <w:rsid w:val="009A7125"/>
    <w:rsid w:val="009A73EF"/>
    <w:rsid w:val="009A798F"/>
    <w:rsid w:val="009A7E6B"/>
    <w:rsid w:val="009B03ED"/>
    <w:rsid w:val="009B041E"/>
    <w:rsid w:val="009B057F"/>
    <w:rsid w:val="009B0F17"/>
    <w:rsid w:val="009B11DC"/>
    <w:rsid w:val="009B1A2A"/>
    <w:rsid w:val="009B2D45"/>
    <w:rsid w:val="009B2E55"/>
    <w:rsid w:val="009B32EC"/>
    <w:rsid w:val="009B3ABC"/>
    <w:rsid w:val="009B3CC0"/>
    <w:rsid w:val="009B44A5"/>
    <w:rsid w:val="009B5334"/>
    <w:rsid w:val="009B5F0C"/>
    <w:rsid w:val="009B6213"/>
    <w:rsid w:val="009B625E"/>
    <w:rsid w:val="009B64CE"/>
    <w:rsid w:val="009B65CA"/>
    <w:rsid w:val="009B6685"/>
    <w:rsid w:val="009B6746"/>
    <w:rsid w:val="009B674A"/>
    <w:rsid w:val="009B6D97"/>
    <w:rsid w:val="009B746B"/>
    <w:rsid w:val="009B7F55"/>
    <w:rsid w:val="009C011E"/>
    <w:rsid w:val="009C07A8"/>
    <w:rsid w:val="009C14CA"/>
    <w:rsid w:val="009C14E3"/>
    <w:rsid w:val="009C1B80"/>
    <w:rsid w:val="009C1C4B"/>
    <w:rsid w:val="009C1CB6"/>
    <w:rsid w:val="009C2543"/>
    <w:rsid w:val="009C2DF3"/>
    <w:rsid w:val="009C2FB7"/>
    <w:rsid w:val="009C32DF"/>
    <w:rsid w:val="009C35EB"/>
    <w:rsid w:val="009C38B5"/>
    <w:rsid w:val="009C3C38"/>
    <w:rsid w:val="009C4228"/>
    <w:rsid w:val="009C4329"/>
    <w:rsid w:val="009C4C00"/>
    <w:rsid w:val="009C4FAD"/>
    <w:rsid w:val="009C5675"/>
    <w:rsid w:val="009C5825"/>
    <w:rsid w:val="009C5885"/>
    <w:rsid w:val="009C595A"/>
    <w:rsid w:val="009C5D53"/>
    <w:rsid w:val="009C5D78"/>
    <w:rsid w:val="009C5D9A"/>
    <w:rsid w:val="009C63EF"/>
    <w:rsid w:val="009C686D"/>
    <w:rsid w:val="009C6DCE"/>
    <w:rsid w:val="009C6DE1"/>
    <w:rsid w:val="009C6E69"/>
    <w:rsid w:val="009C7182"/>
    <w:rsid w:val="009C774F"/>
    <w:rsid w:val="009C7C88"/>
    <w:rsid w:val="009D09D0"/>
    <w:rsid w:val="009D0D43"/>
    <w:rsid w:val="009D0D97"/>
    <w:rsid w:val="009D0F6B"/>
    <w:rsid w:val="009D1355"/>
    <w:rsid w:val="009D15DD"/>
    <w:rsid w:val="009D17E1"/>
    <w:rsid w:val="009D1A5E"/>
    <w:rsid w:val="009D1E3E"/>
    <w:rsid w:val="009D2FA5"/>
    <w:rsid w:val="009D328D"/>
    <w:rsid w:val="009D38EB"/>
    <w:rsid w:val="009D3C4A"/>
    <w:rsid w:val="009D3DC6"/>
    <w:rsid w:val="009D443E"/>
    <w:rsid w:val="009D47CC"/>
    <w:rsid w:val="009D4F68"/>
    <w:rsid w:val="009D545E"/>
    <w:rsid w:val="009D581F"/>
    <w:rsid w:val="009D5841"/>
    <w:rsid w:val="009D5888"/>
    <w:rsid w:val="009D590E"/>
    <w:rsid w:val="009D67DE"/>
    <w:rsid w:val="009D687C"/>
    <w:rsid w:val="009D6B88"/>
    <w:rsid w:val="009D70B7"/>
    <w:rsid w:val="009D76AE"/>
    <w:rsid w:val="009D7E03"/>
    <w:rsid w:val="009E0133"/>
    <w:rsid w:val="009E02D1"/>
    <w:rsid w:val="009E0AB4"/>
    <w:rsid w:val="009E0C90"/>
    <w:rsid w:val="009E0FEF"/>
    <w:rsid w:val="009E119A"/>
    <w:rsid w:val="009E1206"/>
    <w:rsid w:val="009E1890"/>
    <w:rsid w:val="009E1AE0"/>
    <w:rsid w:val="009E1B2A"/>
    <w:rsid w:val="009E1CBB"/>
    <w:rsid w:val="009E1DCD"/>
    <w:rsid w:val="009E224D"/>
    <w:rsid w:val="009E24CB"/>
    <w:rsid w:val="009E29B6"/>
    <w:rsid w:val="009E2E55"/>
    <w:rsid w:val="009E2F75"/>
    <w:rsid w:val="009E3363"/>
    <w:rsid w:val="009E34AD"/>
    <w:rsid w:val="009E39B6"/>
    <w:rsid w:val="009E3A8D"/>
    <w:rsid w:val="009E3AD5"/>
    <w:rsid w:val="009E4700"/>
    <w:rsid w:val="009E4840"/>
    <w:rsid w:val="009E4BD8"/>
    <w:rsid w:val="009E4CC7"/>
    <w:rsid w:val="009E4D68"/>
    <w:rsid w:val="009E64E5"/>
    <w:rsid w:val="009E6576"/>
    <w:rsid w:val="009E6B63"/>
    <w:rsid w:val="009E6DA1"/>
    <w:rsid w:val="009E765B"/>
    <w:rsid w:val="009E7692"/>
    <w:rsid w:val="009E77DD"/>
    <w:rsid w:val="009E7A93"/>
    <w:rsid w:val="009F0019"/>
    <w:rsid w:val="009F0AF5"/>
    <w:rsid w:val="009F1CB5"/>
    <w:rsid w:val="009F2553"/>
    <w:rsid w:val="009F27D7"/>
    <w:rsid w:val="009F29C9"/>
    <w:rsid w:val="009F2A15"/>
    <w:rsid w:val="009F2B02"/>
    <w:rsid w:val="009F2D3C"/>
    <w:rsid w:val="009F2FD0"/>
    <w:rsid w:val="009F350A"/>
    <w:rsid w:val="009F3513"/>
    <w:rsid w:val="009F37CC"/>
    <w:rsid w:val="009F3B16"/>
    <w:rsid w:val="009F3B76"/>
    <w:rsid w:val="009F3D9A"/>
    <w:rsid w:val="009F42FC"/>
    <w:rsid w:val="009F44C4"/>
    <w:rsid w:val="009F463B"/>
    <w:rsid w:val="009F4DF0"/>
    <w:rsid w:val="009F51EA"/>
    <w:rsid w:val="009F56BF"/>
    <w:rsid w:val="009F592A"/>
    <w:rsid w:val="009F5EA7"/>
    <w:rsid w:val="009F60BB"/>
    <w:rsid w:val="009F613E"/>
    <w:rsid w:val="009F6424"/>
    <w:rsid w:val="009F644D"/>
    <w:rsid w:val="009F6B3D"/>
    <w:rsid w:val="009F6E0A"/>
    <w:rsid w:val="009F73A4"/>
    <w:rsid w:val="009F7894"/>
    <w:rsid w:val="009F796A"/>
    <w:rsid w:val="00A000F7"/>
    <w:rsid w:val="00A0033D"/>
    <w:rsid w:val="00A004B6"/>
    <w:rsid w:val="00A00576"/>
    <w:rsid w:val="00A006D5"/>
    <w:rsid w:val="00A00994"/>
    <w:rsid w:val="00A0126F"/>
    <w:rsid w:val="00A01AD2"/>
    <w:rsid w:val="00A01DFE"/>
    <w:rsid w:val="00A020A5"/>
    <w:rsid w:val="00A02103"/>
    <w:rsid w:val="00A021D5"/>
    <w:rsid w:val="00A024A0"/>
    <w:rsid w:val="00A02600"/>
    <w:rsid w:val="00A0273E"/>
    <w:rsid w:val="00A02A4E"/>
    <w:rsid w:val="00A02B19"/>
    <w:rsid w:val="00A02C8C"/>
    <w:rsid w:val="00A035BC"/>
    <w:rsid w:val="00A038C1"/>
    <w:rsid w:val="00A038C8"/>
    <w:rsid w:val="00A03C7B"/>
    <w:rsid w:val="00A03F6B"/>
    <w:rsid w:val="00A04BBF"/>
    <w:rsid w:val="00A05631"/>
    <w:rsid w:val="00A05963"/>
    <w:rsid w:val="00A05C95"/>
    <w:rsid w:val="00A066FD"/>
    <w:rsid w:val="00A06B2A"/>
    <w:rsid w:val="00A06D8F"/>
    <w:rsid w:val="00A0700C"/>
    <w:rsid w:val="00A07158"/>
    <w:rsid w:val="00A0738D"/>
    <w:rsid w:val="00A0745A"/>
    <w:rsid w:val="00A07A76"/>
    <w:rsid w:val="00A07C12"/>
    <w:rsid w:val="00A07EBE"/>
    <w:rsid w:val="00A10438"/>
    <w:rsid w:val="00A113B4"/>
    <w:rsid w:val="00A118FC"/>
    <w:rsid w:val="00A11CFB"/>
    <w:rsid w:val="00A11E21"/>
    <w:rsid w:val="00A12115"/>
    <w:rsid w:val="00A12264"/>
    <w:rsid w:val="00A123B5"/>
    <w:rsid w:val="00A125BE"/>
    <w:rsid w:val="00A12FCA"/>
    <w:rsid w:val="00A130D5"/>
    <w:rsid w:val="00A13ED6"/>
    <w:rsid w:val="00A144C3"/>
    <w:rsid w:val="00A1450A"/>
    <w:rsid w:val="00A14950"/>
    <w:rsid w:val="00A149FC"/>
    <w:rsid w:val="00A14C9E"/>
    <w:rsid w:val="00A14F42"/>
    <w:rsid w:val="00A1517D"/>
    <w:rsid w:val="00A15509"/>
    <w:rsid w:val="00A15BC6"/>
    <w:rsid w:val="00A1600F"/>
    <w:rsid w:val="00A16059"/>
    <w:rsid w:val="00A167FF"/>
    <w:rsid w:val="00A16ACF"/>
    <w:rsid w:val="00A16BA4"/>
    <w:rsid w:val="00A172CA"/>
    <w:rsid w:val="00A17F6E"/>
    <w:rsid w:val="00A20014"/>
    <w:rsid w:val="00A20EA2"/>
    <w:rsid w:val="00A211F1"/>
    <w:rsid w:val="00A21348"/>
    <w:rsid w:val="00A218BD"/>
    <w:rsid w:val="00A22C2D"/>
    <w:rsid w:val="00A22C6D"/>
    <w:rsid w:val="00A231C8"/>
    <w:rsid w:val="00A23A1F"/>
    <w:rsid w:val="00A23DF9"/>
    <w:rsid w:val="00A23E2B"/>
    <w:rsid w:val="00A2414E"/>
    <w:rsid w:val="00A2447E"/>
    <w:rsid w:val="00A2477D"/>
    <w:rsid w:val="00A2496E"/>
    <w:rsid w:val="00A24A71"/>
    <w:rsid w:val="00A24E4D"/>
    <w:rsid w:val="00A24E9F"/>
    <w:rsid w:val="00A25553"/>
    <w:rsid w:val="00A258A0"/>
    <w:rsid w:val="00A258CC"/>
    <w:rsid w:val="00A261C2"/>
    <w:rsid w:val="00A272CF"/>
    <w:rsid w:val="00A2739D"/>
    <w:rsid w:val="00A275D0"/>
    <w:rsid w:val="00A276A4"/>
    <w:rsid w:val="00A2798D"/>
    <w:rsid w:val="00A27A07"/>
    <w:rsid w:val="00A27DE0"/>
    <w:rsid w:val="00A3029F"/>
    <w:rsid w:val="00A304EF"/>
    <w:rsid w:val="00A3077D"/>
    <w:rsid w:val="00A30926"/>
    <w:rsid w:val="00A30E78"/>
    <w:rsid w:val="00A30EE7"/>
    <w:rsid w:val="00A30F4E"/>
    <w:rsid w:val="00A31207"/>
    <w:rsid w:val="00A3194A"/>
    <w:rsid w:val="00A3247D"/>
    <w:rsid w:val="00A337B8"/>
    <w:rsid w:val="00A33A59"/>
    <w:rsid w:val="00A33D32"/>
    <w:rsid w:val="00A3418E"/>
    <w:rsid w:val="00A34278"/>
    <w:rsid w:val="00A344EC"/>
    <w:rsid w:val="00A34CF2"/>
    <w:rsid w:val="00A356F4"/>
    <w:rsid w:val="00A35EDE"/>
    <w:rsid w:val="00A361D1"/>
    <w:rsid w:val="00A363E1"/>
    <w:rsid w:val="00A3663F"/>
    <w:rsid w:val="00A36DCA"/>
    <w:rsid w:val="00A36E61"/>
    <w:rsid w:val="00A37E4B"/>
    <w:rsid w:val="00A37FDE"/>
    <w:rsid w:val="00A40577"/>
    <w:rsid w:val="00A4065C"/>
    <w:rsid w:val="00A40CBE"/>
    <w:rsid w:val="00A41975"/>
    <w:rsid w:val="00A41A0A"/>
    <w:rsid w:val="00A41C17"/>
    <w:rsid w:val="00A41F2D"/>
    <w:rsid w:val="00A421A1"/>
    <w:rsid w:val="00A42B14"/>
    <w:rsid w:val="00A42B52"/>
    <w:rsid w:val="00A42DA0"/>
    <w:rsid w:val="00A43097"/>
    <w:rsid w:val="00A43A6B"/>
    <w:rsid w:val="00A43DB2"/>
    <w:rsid w:val="00A4405E"/>
    <w:rsid w:val="00A45093"/>
    <w:rsid w:val="00A45153"/>
    <w:rsid w:val="00A453DE"/>
    <w:rsid w:val="00A45576"/>
    <w:rsid w:val="00A4599D"/>
    <w:rsid w:val="00A45A57"/>
    <w:rsid w:val="00A45AD3"/>
    <w:rsid w:val="00A461CB"/>
    <w:rsid w:val="00A469DC"/>
    <w:rsid w:val="00A46CB7"/>
    <w:rsid w:val="00A46EEA"/>
    <w:rsid w:val="00A46FF8"/>
    <w:rsid w:val="00A477C5"/>
    <w:rsid w:val="00A47BA5"/>
    <w:rsid w:val="00A5023E"/>
    <w:rsid w:val="00A50589"/>
    <w:rsid w:val="00A514EE"/>
    <w:rsid w:val="00A51781"/>
    <w:rsid w:val="00A51C08"/>
    <w:rsid w:val="00A51C1A"/>
    <w:rsid w:val="00A52270"/>
    <w:rsid w:val="00A52282"/>
    <w:rsid w:val="00A523C6"/>
    <w:rsid w:val="00A524FA"/>
    <w:rsid w:val="00A52620"/>
    <w:rsid w:val="00A52A4C"/>
    <w:rsid w:val="00A52F52"/>
    <w:rsid w:val="00A53B8A"/>
    <w:rsid w:val="00A53BB0"/>
    <w:rsid w:val="00A53EC1"/>
    <w:rsid w:val="00A540B4"/>
    <w:rsid w:val="00A5438A"/>
    <w:rsid w:val="00A5440D"/>
    <w:rsid w:val="00A54691"/>
    <w:rsid w:val="00A54892"/>
    <w:rsid w:val="00A54A13"/>
    <w:rsid w:val="00A55569"/>
    <w:rsid w:val="00A55BF2"/>
    <w:rsid w:val="00A55E27"/>
    <w:rsid w:val="00A569D3"/>
    <w:rsid w:val="00A56F7E"/>
    <w:rsid w:val="00A57018"/>
    <w:rsid w:val="00A570C5"/>
    <w:rsid w:val="00A5713C"/>
    <w:rsid w:val="00A5718F"/>
    <w:rsid w:val="00A57583"/>
    <w:rsid w:val="00A577CB"/>
    <w:rsid w:val="00A57974"/>
    <w:rsid w:val="00A579F3"/>
    <w:rsid w:val="00A57C68"/>
    <w:rsid w:val="00A57F3E"/>
    <w:rsid w:val="00A609F5"/>
    <w:rsid w:val="00A615CF"/>
    <w:rsid w:val="00A618C1"/>
    <w:rsid w:val="00A623B7"/>
    <w:rsid w:val="00A624F2"/>
    <w:rsid w:val="00A62A09"/>
    <w:rsid w:val="00A62D85"/>
    <w:rsid w:val="00A62E07"/>
    <w:rsid w:val="00A63798"/>
    <w:rsid w:val="00A63A66"/>
    <w:rsid w:val="00A63AB6"/>
    <w:rsid w:val="00A63FEE"/>
    <w:rsid w:val="00A64493"/>
    <w:rsid w:val="00A65127"/>
    <w:rsid w:val="00A65152"/>
    <w:rsid w:val="00A65164"/>
    <w:rsid w:val="00A651B7"/>
    <w:rsid w:val="00A6531C"/>
    <w:rsid w:val="00A65637"/>
    <w:rsid w:val="00A658FB"/>
    <w:rsid w:val="00A65D0A"/>
    <w:rsid w:val="00A66014"/>
    <w:rsid w:val="00A66019"/>
    <w:rsid w:val="00A66597"/>
    <w:rsid w:val="00A67041"/>
    <w:rsid w:val="00A7037F"/>
    <w:rsid w:val="00A703FD"/>
    <w:rsid w:val="00A708B7"/>
    <w:rsid w:val="00A70960"/>
    <w:rsid w:val="00A7098B"/>
    <w:rsid w:val="00A70A84"/>
    <w:rsid w:val="00A710D9"/>
    <w:rsid w:val="00A7120A"/>
    <w:rsid w:val="00A720BD"/>
    <w:rsid w:val="00A72234"/>
    <w:rsid w:val="00A7289A"/>
    <w:rsid w:val="00A72E5A"/>
    <w:rsid w:val="00A73339"/>
    <w:rsid w:val="00A7367E"/>
    <w:rsid w:val="00A73D3F"/>
    <w:rsid w:val="00A7440A"/>
    <w:rsid w:val="00A74433"/>
    <w:rsid w:val="00A748D3"/>
    <w:rsid w:val="00A74DB2"/>
    <w:rsid w:val="00A75B60"/>
    <w:rsid w:val="00A765DD"/>
    <w:rsid w:val="00A765E3"/>
    <w:rsid w:val="00A76D0C"/>
    <w:rsid w:val="00A77246"/>
    <w:rsid w:val="00A77355"/>
    <w:rsid w:val="00A7760A"/>
    <w:rsid w:val="00A77C2E"/>
    <w:rsid w:val="00A77E87"/>
    <w:rsid w:val="00A80F1B"/>
    <w:rsid w:val="00A812FC"/>
    <w:rsid w:val="00A81351"/>
    <w:rsid w:val="00A816D1"/>
    <w:rsid w:val="00A81713"/>
    <w:rsid w:val="00A81D6B"/>
    <w:rsid w:val="00A81DE5"/>
    <w:rsid w:val="00A82052"/>
    <w:rsid w:val="00A82F03"/>
    <w:rsid w:val="00A832C3"/>
    <w:rsid w:val="00A8363D"/>
    <w:rsid w:val="00A83905"/>
    <w:rsid w:val="00A83C38"/>
    <w:rsid w:val="00A83D2B"/>
    <w:rsid w:val="00A83F23"/>
    <w:rsid w:val="00A83F62"/>
    <w:rsid w:val="00A846E6"/>
    <w:rsid w:val="00A8478A"/>
    <w:rsid w:val="00A84978"/>
    <w:rsid w:val="00A84D52"/>
    <w:rsid w:val="00A84DDB"/>
    <w:rsid w:val="00A85C0F"/>
    <w:rsid w:val="00A85C6F"/>
    <w:rsid w:val="00A85FA6"/>
    <w:rsid w:val="00A862E2"/>
    <w:rsid w:val="00A8646F"/>
    <w:rsid w:val="00A86A0E"/>
    <w:rsid w:val="00A86A12"/>
    <w:rsid w:val="00A86B15"/>
    <w:rsid w:val="00A86C0A"/>
    <w:rsid w:val="00A86FE8"/>
    <w:rsid w:val="00A87101"/>
    <w:rsid w:val="00A87587"/>
    <w:rsid w:val="00A878F4"/>
    <w:rsid w:val="00A87F1E"/>
    <w:rsid w:val="00A90721"/>
    <w:rsid w:val="00A90A11"/>
    <w:rsid w:val="00A90D81"/>
    <w:rsid w:val="00A91249"/>
    <w:rsid w:val="00A91269"/>
    <w:rsid w:val="00A9164D"/>
    <w:rsid w:val="00A92782"/>
    <w:rsid w:val="00A92995"/>
    <w:rsid w:val="00A92A3F"/>
    <w:rsid w:val="00A93262"/>
    <w:rsid w:val="00A93367"/>
    <w:rsid w:val="00A935E7"/>
    <w:rsid w:val="00A9379A"/>
    <w:rsid w:val="00A9397F"/>
    <w:rsid w:val="00A94307"/>
    <w:rsid w:val="00A94D35"/>
    <w:rsid w:val="00A94EEB"/>
    <w:rsid w:val="00A9519D"/>
    <w:rsid w:val="00A958EF"/>
    <w:rsid w:val="00A95DF0"/>
    <w:rsid w:val="00A962FB"/>
    <w:rsid w:val="00A9647D"/>
    <w:rsid w:val="00A9681C"/>
    <w:rsid w:val="00A96CDE"/>
    <w:rsid w:val="00A96D07"/>
    <w:rsid w:val="00A9758A"/>
    <w:rsid w:val="00A97606"/>
    <w:rsid w:val="00A97654"/>
    <w:rsid w:val="00AA0939"/>
    <w:rsid w:val="00AA0F9F"/>
    <w:rsid w:val="00AA161E"/>
    <w:rsid w:val="00AA189E"/>
    <w:rsid w:val="00AA1C6C"/>
    <w:rsid w:val="00AA1D8C"/>
    <w:rsid w:val="00AA212C"/>
    <w:rsid w:val="00AA27A8"/>
    <w:rsid w:val="00AA2D7A"/>
    <w:rsid w:val="00AA32BF"/>
    <w:rsid w:val="00AA360C"/>
    <w:rsid w:val="00AA36A3"/>
    <w:rsid w:val="00AA4079"/>
    <w:rsid w:val="00AA41A6"/>
    <w:rsid w:val="00AA444C"/>
    <w:rsid w:val="00AA4608"/>
    <w:rsid w:val="00AA4E89"/>
    <w:rsid w:val="00AA5025"/>
    <w:rsid w:val="00AA50D6"/>
    <w:rsid w:val="00AA539B"/>
    <w:rsid w:val="00AA5E9C"/>
    <w:rsid w:val="00AA6A10"/>
    <w:rsid w:val="00AA6F73"/>
    <w:rsid w:val="00AA728E"/>
    <w:rsid w:val="00AA7AEC"/>
    <w:rsid w:val="00AB00F2"/>
    <w:rsid w:val="00AB0240"/>
    <w:rsid w:val="00AB06EE"/>
    <w:rsid w:val="00AB0AC1"/>
    <w:rsid w:val="00AB0B6D"/>
    <w:rsid w:val="00AB1063"/>
    <w:rsid w:val="00AB128A"/>
    <w:rsid w:val="00AB1464"/>
    <w:rsid w:val="00AB1672"/>
    <w:rsid w:val="00AB1C18"/>
    <w:rsid w:val="00AB23F8"/>
    <w:rsid w:val="00AB2DDE"/>
    <w:rsid w:val="00AB2DEA"/>
    <w:rsid w:val="00AB2F8A"/>
    <w:rsid w:val="00AB300A"/>
    <w:rsid w:val="00AB304B"/>
    <w:rsid w:val="00AB305B"/>
    <w:rsid w:val="00AB30AD"/>
    <w:rsid w:val="00AB39D1"/>
    <w:rsid w:val="00AB39ED"/>
    <w:rsid w:val="00AB39F5"/>
    <w:rsid w:val="00AB43A6"/>
    <w:rsid w:val="00AB47E0"/>
    <w:rsid w:val="00AB4801"/>
    <w:rsid w:val="00AB5294"/>
    <w:rsid w:val="00AB5401"/>
    <w:rsid w:val="00AB5548"/>
    <w:rsid w:val="00AB5959"/>
    <w:rsid w:val="00AB5987"/>
    <w:rsid w:val="00AB5992"/>
    <w:rsid w:val="00AB5B9D"/>
    <w:rsid w:val="00AB5D9E"/>
    <w:rsid w:val="00AB5F1C"/>
    <w:rsid w:val="00AB62EA"/>
    <w:rsid w:val="00AB636B"/>
    <w:rsid w:val="00AB6C67"/>
    <w:rsid w:val="00AB6E46"/>
    <w:rsid w:val="00AB6FF2"/>
    <w:rsid w:val="00AB7405"/>
    <w:rsid w:val="00AB7698"/>
    <w:rsid w:val="00AC00A7"/>
    <w:rsid w:val="00AC036C"/>
    <w:rsid w:val="00AC04CD"/>
    <w:rsid w:val="00AC07BD"/>
    <w:rsid w:val="00AC09EE"/>
    <w:rsid w:val="00AC0CB4"/>
    <w:rsid w:val="00AC0EED"/>
    <w:rsid w:val="00AC1240"/>
    <w:rsid w:val="00AC1790"/>
    <w:rsid w:val="00AC180E"/>
    <w:rsid w:val="00AC19A8"/>
    <w:rsid w:val="00AC2170"/>
    <w:rsid w:val="00AC23F2"/>
    <w:rsid w:val="00AC30E1"/>
    <w:rsid w:val="00AC31E4"/>
    <w:rsid w:val="00AC35A2"/>
    <w:rsid w:val="00AC3A29"/>
    <w:rsid w:val="00AC3A79"/>
    <w:rsid w:val="00AC3E74"/>
    <w:rsid w:val="00AC415B"/>
    <w:rsid w:val="00AC5097"/>
    <w:rsid w:val="00AC580B"/>
    <w:rsid w:val="00AC5C44"/>
    <w:rsid w:val="00AC5D36"/>
    <w:rsid w:val="00AC653A"/>
    <w:rsid w:val="00AC66A2"/>
    <w:rsid w:val="00AC6908"/>
    <w:rsid w:val="00AC6FCF"/>
    <w:rsid w:val="00AC7144"/>
    <w:rsid w:val="00AC7478"/>
    <w:rsid w:val="00AC7713"/>
    <w:rsid w:val="00AC7768"/>
    <w:rsid w:val="00AC7E4C"/>
    <w:rsid w:val="00AD086C"/>
    <w:rsid w:val="00AD0A18"/>
    <w:rsid w:val="00AD1242"/>
    <w:rsid w:val="00AD1382"/>
    <w:rsid w:val="00AD17F7"/>
    <w:rsid w:val="00AD1826"/>
    <w:rsid w:val="00AD1C8D"/>
    <w:rsid w:val="00AD1E49"/>
    <w:rsid w:val="00AD217C"/>
    <w:rsid w:val="00AD2551"/>
    <w:rsid w:val="00AD2AE5"/>
    <w:rsid w:val="00AD2FBB"/>
    <w:rsid w:val="00AD3078"/>
    <w:rsid w:val="00AD3AFB"/>
    <w:rsid w:val="00AD3CE7"/>
    <w:rsid w:val="00AD3DCF"/>
    <w:rsid w:val="00AD4018"/>
    <w:rsid w:val="00AD40D7"/>
    <w:rsid w:val="00AD4586"/>
    <w:rsid w:val="00AD4691"/>
    <w:rsid w:val="00AD47C9"/>
    <w:rsid w:val="00AD4E34"/>
    <w:rsid w:val="00AD4E85"/>
    <w:rsid w:val="00AD4FDE"/>
    <w:rsid w:val="00AD502D"/>
    <w:rsid w:val="00AD586C"/>
    <w:rsid w:val="00AD5A23"/>
    <w:rsid w:val="00AD6BFC"/>
    <w:rsid w:val="00AD7653"/>
    <w:rsid w:val="00AD7F07"/>
    <w:rsid w:val="00AE051B"/>
    <w:rsid w:val="00AE0B82"/>
    <w:rsid w:val="00AE121E"/>
    <w:rsid w:val="00AE1379"/>
    <w:rsid w:val="00AE16F7"/>
    <w:rsid w:val="00AE1938"/>
    <w:rsid w:val="00AE1A96"/>
    <w:rsid w:val="00AE2EBD"/>
    <w:rsid w:val="00AE3087"/>
    <w:rsid w:val="00AE3208"/>
    <w:rsid w:val="00AE32FB"/>
    <w:rsid w:val="00AE3318"/>
    <w:rsid w:val="00AE332A"/>
    <w:rsid w:val="00AE3967"/>
    <w:rsid w:val="00AE399A"/>
    <w:rsid w:val="00AE3BC6"/>
    <w:rsid w:val="00AE4177"/>
    <w:rsid w:val="00AE43DA"/>
    <w:rsid w:val="00AE43FC"/>
    <w:rsid w:val="00AE4444"/>
    <w:rsid w:val="00AE47DB"/>
    <w:rsid w:val="00AE4858"/>
    <w:rsid w:val="00AE4BFE"/>
    <w:rsid w:val="00AE4CED"/>
    <w:rsid w:val="00AE5249"/>
    <w:rsid w:val="00AE52F8"/>
    <w:rsid w:val="00AE5512"/>
    <w:rsid w:val="00AE59BE"/>
    <w:rsid w:val="00AE5BB9"/>
    <w:rsid w:val="00AE626F"/>
    <w:rsid w:val="00AE6616"/>
    <w:rsid w:val="00AE6CAB"/>
    <w:rsid w:val="00AE6CF4"/>
    <w:rsid w:val="00AE7195"/>
    <w:rsid w:val="00AE722B"/>
    <w:rsid w:val="00AE73EC"/>
    <w:rsid w:val="00AE7555"/>
    <w:rsid w:val="00AE7740"/>
    <w:rsid w:val="00AE7893"/>
    <w:rsid w:val="00AE78EF"/>
    <w:rsid w:val="00AE7B26"/>
    <w:rsid w:val="00AE7B39"/>
    <w:rsid w:val="00AF084A"/>
    <w:rsid w:val="00AF0DCA"/>
    <w:rsid w:val="00AF1946"/>
    <w:rsid w:val="00AF19A2"/>
    <w:rsid w:val="00AF1A0F"/>
    <w:rsid w:val="00AF1C6C"/>
    <w:rsid w:val="00AF22E3"/>
    <w:rsid w:val="00AF29E2"/>
    <w:rsid w:val="00AF2A62"/>
    <w:rsid w:val="00AF2CCA"/>
    <w:rsid w:val="00AF2D2E"/>
    <w:rsid w:val="00AF31FB"/>
    <w:rsid w:val="00AF3EF7"/>
    <w:rsid w:val="00AF4469"/>
    <w:rsid w:val="00AF46F5"/>
    <w:rsid w:val="00AF4E7B"/>
    <w:rsid w:val="00AF5158"/>
    <w:rsid w:val="00AF54D8"/>
    <w:rsid w:val="00AF5B3D"/>
    <w:rsid w:val="00AF60D6"/>
    <w:rsid w:val="00AF68C7"/>
    <w:rsid w:val="00AF6DF5"/>
    <w:rsid w:val="00AF763F"/>
    <w:rsid w:val="00AF7846"/>
    <w:rsid w:val="00AF7928"/>
    <w:rsid w:val="00AF79C3"/>
    <w:rsid w:val="00AF7DBD"/>
    <w:rsid w:val="00B000BB"/>
    <w:rsid w:val="00B001AB"/>
    <w:rsid w:val="00B0035B"/>
    <w:rsid w:val="00B004CA"/>
    <w:rsid w:val="00B00A07"/>
    <w:rsid w:val="00B00D36"/>
    <w:rsid w:val="00B01253"/>
    <w:rsid w:val="00B01481"/>
    <w:rsid w:val="00B0175D"/>
    <w:rsid w:val="00B01AFD"/>
    <w:rsid w:val="00B020FD"/>
    <w:rsid w:val="00B02188"/>
    <w:rsid w:val="00B02558"/>
    <w:rsid w:val="00B02F95"/>
    <w:rsid w:val="00B03002"/>
    <w:rsid w:val="00B031D8"/>
    <w:rsid w:val="00B0333B"/>
    <w:rsid w:val="00B0356D"/>
    <w:rsid w:val="00B0364E"/>
    <w:rsid w:val="00B03C38"/>
    <w:rsid w:val="00B04451"/>
    <w:rsid w:val="00B04AFC"/>
    <w:rsid w:val="00B05B99"/>
    <w:rsid w:val="00B06025"/>
    <w:rsid w:val="00B066FF"/>
    <w:rsid w:val="00B06D0A"/>
    <w:rsid w:val="00B07311"/>
    <w:rsid w:val="00B077A4"/>
    <w:rsid w:val="00B10BF1"/>
    <w:rsid w:val="00B1185C"/>
    <w:rsid w:val="00B1186B"/>
    <w:rsid w:val="00B11C19"/>
    <w:rsid w:val="00B11C40"/>
    <w:rsid w:val="00B12428"/>
    <w:rsid w:val="00B127AF"/>
    <w:rsid w:val="00B137F1"/>
    <w:rsid w:val="00B13835"/>
    <w:rsid w:val="00B13932"/>
    <w:rsid w:val="00B13A44"/>
    <w:rsid w:val="00B13AF1"/>
    <w:rsid w:val="00B13E39"/>
    <w:rsid w:val="00B13FE0"/>
    <w:rsid w:val="00B14802"/>
    <w:rsid w:val="00B154C5"/>
    <w:rsid w:val="00B15866"/>
    <w:rsid w:val="00B15D99"/>
    <w:rsid w:val="00B163D2"/>
    <w:rsid w:val="00B174A2"/>
    <w:rsid w:val="00B17557"/>
    <w:rsid w:val="00B1758C"/>
    <w:rsid w:val="00B17771"/>
    <w:rsid w:val="00B17943"/>
    <w:rsid w:val="00B17C25"/>
    <w:rsid w:val="00B17D75"/>
    <w:rsid w:val="00B17E6E"/>
    <w:rsid w:val="00B203BB"/>
    <w:rsid w:val="00B204F5"/>
    <w:rsid w:val="00B20ADE"/>
    <w:rsid w:val="00B20B54"/>
    <w:rsid w:val="00B21451"/>
    <w:rsid w:val="00B215B1"/>
    <w:rsid w:val="00B2166A"/>
    <w:rsid w:val="00B21C91"/>
    <w:rsid w:val="00B21CA6"/>
    <w:rsid w:val="00B21EEA"/>
    <w:rsid w:val="00B22BC3"/>
    <w:rsid w:val="00B22C26"/>
    <w:rsid w:val="00B22D94"/>
    <w:rsid w:val="00B2303E"/>
    <w:rsid w:val="00B23A22"/>
    <w:rsid w:val="00B23B0A"/>
    <w:rsid w:val="00B23DFC"/>
    <w:rsid w:val="00B23F1B"/>
    <w:rsid w:val="00B2434E"/>
    <w:rsid w:val="00B2449E"/>
    <w:rsid w:val="00B2466D"/>
    <w:rsid w:val="00B24F3E"/>
    <w:rsid w:val="00B25541"/>
    <w:rsid w:val="00B25755"/>
    <w:rsid w:val="00B2606E"/>
    <w:rsid w:val="00B260B5"/>
    <w:rsid w:val="00B2681C"/>
    <w:rsid w:val="00B26B3E"/>
    <w:rsid w:val="00B26D45"/>
    <w:rsid w:val="00B274C0"/>
    <w:rsid w:val="00B278FF"/>
    <w:rsid w:val="00B27B93"/>
    <w:rsid w:val="00B303B9"/>
    <w:rsid w:val="00B30572"/>
    <w:rsid w:val="00B30797"/>
    <w:rsid w:val="00B31720"/>
    <w:rsid w:val="00B3225B"/>
    <w:rsid w:val="00B32ACA"/>
    <w:rsid w:val="00B32E92"/>
    <w:rsid w:val="00B33441"/>
    <w:rsid w:val="00B33755"/>
    <w:rsid w:val="00B33B54"/>
    <w:rsid w:val="00B33BA0"/>
    <w:rsid w:val="00B342E9"/>
    <w:rsid w:val="00B3457D"/>
    <w:rsid w:val="00B34BF7"/>
    <w:rsid w:val="00B34E82"/>
    <w:rsid w:val="00B34EF1"/>
    <w:rsid w:val="00B35182"/>
    <w:rsid w:val="00B3543E"/>
    <w:rsid w:val="00B35833"/>
    <w:rsid w:val="00B359A2"/>
    <w:rsid w:val="00B3615B"/>
    <w:rsid w:val="00B36BDF"/>
    <w:rsid w:val="00B36ECA"/>
    <w:rsid w:val="00B36F66"/>
    <w:rsid w:val="00B373F4"/>
    <w:rsid w:val="00B37A2A"/>
    <w:rsid w:val="00B37F73"/>
    <w:rsid w:val="00B4034F"/>
    <w:rsid w:val="00B40395"/>
    <w:rsid w:val="00B404CB"/>
    <w:rsid w:val="00B40A6D"/>
    <w:rsid w:val="00B40CF8"/>
    <w:rsid w:val="00B412F7"/>
    <w:rsid w:val="00B414F4"/>
    <w:rsid w:val="00B415DA"/>
    <w:rsid w:val="00B41A7E"/>
    <w:rsid w:val="00B42B98"/>
    <w:rsid w:val="00B42DFF"/>
    <w:rsid w:val="00B4310F"/>
    <w:rsid w:val="00B43C6E"/>
    <w:rsid w:val="00B43D2A"/>
    <w:rsid w:val="00B4419B"/>
    <w:rsid w:val="00B445A3"/>
    <w:rsid w:val="00B44A14"/>
    <w:rsid w:val="00B453F6"/>
    <w:rsid w:val="00B456AF"/>
    <w:rsid w:val="00B456CF"/>
    <w:rsid w:val="00B45E9C"/>
    <w:rsid w:val="00B46492"/>
    <w:rsid w:val="00B465CD"/>
    <w:rsid w:val="00B466AE"/>
    <w:rsid w:val="00B46B74"/>
    <w:rsid w:val="00B46C4D"/>
    <w:rsid w:val="00B47113"/>
    <w:rsid w:val="00B472B9"/>
    <w:rsid w:val="00B47662"/>
    <w:rsid w:val="00B47C1A"/>
    <w:rsid w:val="00B47C60"/>
    <w:rsid w:val="00B50084"/>
    <w:rsid w:val="00B5040E"/>
    <w:rsid w:val="00B5098A"/>
    <w:rsid w:val="00B50BB6"/>
    <w:rsid w:val="00B50D61"/>
    <w:rsid w:val="00B50F48"/>
    <w:rsid w:val="00B51033"/>
    <w:rsid w:val="00B5165B"/>
    <w:rsid w:val="00B517BE"/>
    <w:rsid w:val="00B51BBA"/>
    <w:rsid w:val="00B521EC"/>
    <w:rsid w:val="00B52305"/>
    <w:rsid w:val="00B52B75"/>
    <w:rsid w:val="00B52EF5"/>
    <w:rsid w:val="00B53010"/>
    <w:rsid w:val="00B53081"/>
    <w:rsid w:val="00B531BC"/>
    <w:rsid w:val="00B53529"/>
    <w:rsid w:val="00B538C1"/>
    <w:rsid w:val="00B53BBD"/>
    <w:rsid w:val="00B5418C"/>
    <w:rsid w:val="00B5432A"/>
    <w:rsid w:val="00B545AB"/>
    <w:rsid w:val="00B545B7"/>
    <w:rsid w:val="00B54922"/>
    <w:rsid w:val="00B54BBD"/>
    <w:rsid w:val="00B54DAE"/>
    <w:rsid w:val="00B551CB"/>
    <w:rsid w:val="00B553A7"/>
    <w:rsid w:val="00B553EC"/>
    <w:rsid w:val="00B5558E"/>
    <w:rsid w:val="00B55B90"/>
    <w:rsid w:val="00B55D08"/>
    <w:rsid w:val="00B566CA"/>
    <w:rsid w:val="00B56797"/>
    <w:rsid w:val="00B56E7B"/>
    <w:rsid w:val="00B570D4"/>
    <w:rsid w:val="00B57417"/>
    <w:rsid w:val="00B579AF"/>
    <w:rsid w:val="00B57A80"/>
    <w:rsid w:val="00B57D3E"/>
    <w:rsid w:val="00B602E5"/>
    <w:rsid w:val="00B605C3"/>
    <w:rsid w:val="00B60871"/>
    <w:rsid w:val="00B60C63"/>
    <w:rsid w:val="00B60FED"/>
    <w:rsid w:val="00B618DD"/>
    <w:rsid w:val="00B61D8E"/>
    <w:rsid w:val="00B6201E"/>
    <w:rsid w:val="00B621D6"/>
    <w:rsid w:val="00B624B3"/>
    <w:rsid w:val="00B62991"/>
    <w:rsid w:val="00B62C04"/>
    <w:rsid w:val="00B62D78"/>
    <w:rsid w:val="00B62E92"/>
    <w:rsid w:val="00B630B3"/>
    <w:rsid w:val="00B631C0"/>
    <w:rsid w:val="00B63754"/>
    <w:rsid w:val="00B63B35"/>
    <w:rsid w:val="00B63C7E"/>
    <w:rsid w:val="00B63ECA"/>
    <w:rsid w:val="00B6405D"/>
    <w:rsid w:val="00B656E6"/>
    <w:rsid w:val="00B657BE"/>
    <w:rsid w:val="00B65E4B"/>
    <w:rsid w:val="00B667F0"/>
    <w:rsid w:val="00B667F8"/>
    <w:rsid w:val="00B668DB"/>
    <w:rsid w:val="00B668DE"/>
    <w:rsid w:val="00B66965"/>
    <w:rsid w:val="00B669AE"/>
    <w:rsid w:val="00B66CD9"/>
    <w:rsid w:val="00B66D5B"/>
    <w:rsid w:val="00B676E7"/>
    <w:rsid w:val="00B67B14"/>
    <w:rsid w:val="00B67E34"/>
    <w:rsid w:val="00B67E36"/>
    <w:rsid w:val="00B70462"/>
    <w:rsid w:val="00B70673"/>
    <w:rsid w:val="00B709BF"/>
    <w:rsid w:val="00B70AE2"/>
    <w:rsid w:val="00B70F04"/>
    <w:rsid w:val="00B71943"/>
    <w:rsid w:val="00B71CE1"/>
    <w:rsid w:val="00B71E40"/>
    <w:rsid w:val="00B71E75"/>
    <w:rsid w:val="00B7248C"/>
    <w:rsid w:val="00B7249C"/>
    <w:rsid w:val="00B7261A"/>
    <w:rsid w:val="00B728C7"/>
    <w:rsid w:val="00B729D8"/>
    <w:rsid w:val="00B73139"/>
    <w:rsid w:val="00B734BE"/>
    <w:rsid w:val="00B7369B"/>
    <w:rsid w:val="00B73C25"/>
    <w:rsid w:val="00B73FB9"/>
    <w:rsid w:val="00B7454D"/>
    <w:rsid w:val="00B747C1"/>
    <w:rsid w:val="00B7489E"/>
    <w:rsid w:val="00B75149"/>
    <w:rsid w:val="00B75A8E"/>
    <w:rsid w:val="00B75AF5"/>
    <w:rsid w:val="00B764F3"/>
    <w:rsid w:val="00B76EF2"/>
    <w:rsid w:val="00B77125"/>
    <w:rsid w:val="00B7725D"/>
    <w:rsid w:val="00B7742E"/>
    <w:rsid w:val="00B777BF"/>
    <w:rsid w:val="00B779B3"/>
    <w:rsid w:val="00B77B7C"/>
    <w:rsid w:val="00B77D8D"/>
    <w:rsid w:val="00B80E6B"/>
    <w:rsid w:val="00B8112F"/>
    <w:rsid w:val="00B818E4"/>
    <w:rsid w:val="00B81C7C"/>
    <w:rsid w:val="00B81C96"/>
    <w:rsid w:val="00B81EEB"/>
    <w:rsid w:val="00B827E0"/>
    <w:rsid w:val="00B82E64"/>
    <w:rsid w:val="00B82EEA"/>
    <w:rsid w:val="00B8324A"/>
    <w:rsid w:val="00B835B5"/>
    <w:rsid w:val="00B84401"/>
    <w:rsid w:val="00B85408"/>
    <w:rsid w:val="00B855BC"/>
    <w:rsid w:val="00B86196"/>
    <w:rsid w:val="00B8719D"/>
    <w:rsid w:val="00B87298"/>
    <w:rsid w:val="00B87543"/>
    <w:rsid w:val="00B87F71"/>
    <w:rsid w:val="00B9023A"/>
    <w:rsid w:val="00B904CF"/>
    <w:rsid w:val="00B90575"/>
    <w:rsid w:val="00B907A3"/>
    <w:rsid w:val="00B9081E"/>
    <w:rsid w:val="00B90849"/>
    <w:rsid w:val="00B90DB0"/>
    <w:rsid w:val="00B91B88"/>
    <w:rsid w:val="00B92302"/>
    <w:rsid w:val="00B92858"/>
    <w:rsid w:val="00B92E3E"/>
    <w:rsid w:val="00B92E7F"/>
    <w:rsid w:val="00B9338E"/>
    <w:rsid w:val="00B93A6A"/>
    <w:rsid w:val="00B94002"/>
    <w:rsid w:val="00B94393"/>
    <w:rsid w:val="00B94A5F"/>
    <w:rsid w:val="00B94E7D"/>
    <w:rsid w:val="00B94FD1"/>
    <w:rsid w:val="00B95310"/>
    <w:rsid w:val="00B95E34"/>
    <w:rsid w:val="00B96156"/>
    <w:rsid w:val="00B96416"/>
    <w:rsid w:val="00B9668A"/>
    <w:rsid w:val="00B967C6"/>
    <w:rsid w:val="00B97471"/>
    <w:rsid w:val="00B975FE"/>
    <w:rsid w:val="00B9764B"/>
    <w:rsid w:val="00B9788F"/>
    <w:rsid w:val="00B97DCF"/>
    <w:rsid w:val="00BA0992"/>
    <w:rsid w:val="00BA0D58"/>
    <w:rsid w:val="00BA0FAD"/>
    <w:rsid w:val="00BA10E3"/>
    <w:rsid w:val="00BA1626"/>
    <w:rsid w:val="00BA1D56"/>
    <w:rsid w:val="00BA1F8C"/>
    <w:rsid w:val="00BA25D2"/>
    <w:rsid w:val="00BA2AB4"/>
    <w:rsid w:val="00BA30D4"/>
    <w:rsid w:val="00BA31FD"/>
    <w:rsid w:val="00BA3A93"/>
    <w:rsid w:val="00BA42A0"/>
    <w:rsid w:val="00BA462A"/>
    <w:rsid w:val="00BA4BAF"/>
    <w:rsid w:val="00BA5878"/>
    <w:rsid w:val="00BA6369"/>
    <w:rsid w:val="00BA6445"/>
    <w:rsid w:val="00BA66CC"/>
    <w:rsid w:val="00BA6E53"/>
    <w:rsid w:val="00BA735D"/>
    <w:rsid w:val="00BA7DD6"/>
    <w:rsid w:val="00BB002B"/>
    <w:rsid w:val="00BB05DC"/>
    <w:rsid w:val="00BB0D3A"/>
    <w:rsid w:val="00BB0DB1"/>
    <w:rsid w:val="00BB123B"/>
    <w:rsid w:val="00BB169E"/>
    <w:rsid w:val="00BB16F9"/>
    <w:rsid w:val="00BB184E"/>
    <w:rsid w:val="00BB1B58"/>
    <w:rsid w:val="00BB24B2"/>
    <w:rsid w:val="00BB290C"/>
    <w:rsid w:val="00BB2CBC"/>
    <w:rsid w:val="00BB3157"/>
    <w:rsid w:val="00BB315C"/>
    <w:rsid w:val="00BB3369"/>
    <w:rsid w:val="00BB37E1"/>
    <w:rsid w:val="00BB46E3"/>
    <w:rsid w:val="00BB4EDB"/>
    <w:rsid w:val="00BB5F75"/>
    <w:rsid w:val="00BB64C8"/>
    <w:rsid w:val="00BB66F9"/>
    <w:rsid w:val="00BB6755"/>
    <w:rsid w:val="00BB6BE8"/>
    <w:rsid w:val="00BB6DAF"/>
    <w:rsid w:val="00BB7400"/>
    <w:rsid w:val="00BB77CA"/>
    <w:rsid w:val="00BB7A77"/>
    <w:rsid w:val="00BB7ACF"/>
    <w:rsid w:val="00BC057D"/>
    <w:rsid w:val="00BC1044"/>
    <w:rsid w:val="00BC1073"/>
    <w:rsid w:val="00BC135D"/>
    <w:rsid w:val="00BC17D9"/>
    <w:rsid w:val="00BC1926"/>
    <w:rsid w:val="00BC199F"/>
    <w:rsid w:val="00BC1A92"/>
    <w:rsid w:val="00BC1AF2"/>
    <w:rsid w:val="00BC1E01"/>
    <w:rsid w:val="00BC2078"/>
    <w:rsid w:val="00BC2226"/>
    <w:rsid w:val="00BC23FA"/>
    <w:rsid w:val="00BC2E5B"/>
    <w:rsid w:val="00BC3445"/>
    <w:rsid w:val="00BC3C80"/>
    <w:rsid w:val="00BC4263"/>
    <w:rsid w:val="00BC473A"/>
    <w:rsid w:val="00BC4C2C"/>
    <w:rsid w:val="00BC4F4D"/>
    <w:rsid w:val="00BC5207"/>
    <w:rsid w:val="00BC52FD"/>
    <w:rsid w:val="00BC5E43"/>
    <w:rsid w:val="00BC64C8"/>
    <w:rsid w:val="00BC68ED"/>
    <w:rsid w:val="00BC6949"/>
    <w:rsid w:val="00BC6CC5"/>
    <w:rsid w:val="00BC6E42"/>
    <w:rsid w:val="00BC711D"/>
    <w:rsid w:val="00BC7393"/>
    <w:rsid w:val="00BC770C"/>
    <w:rsid w:val="00BC77CD"/>
    <w:rsid w:val="00BC7CAC"/>
    <w:rsid w:val="00BD0A36"/>
    <w:rsid w:val="00BD0A92"/>
    <w:rsid w:val="00BD0DCD"/>
    <w:rsid w:val="00BD1323"/>
    <w:rsid w:val="00BD17AF"/>
    <w:rsid w:val="00BD1BA0"/>
    <w:rsid w:val="00BD21B0"/>
    <w:rsid w:val="00BD2431"/>
    <w:rsid w:val="00BD3193"/>
    <w:rsid w:val="00BD388E"/>
    <w:rsid w:val="00BD3C40"/>
    <w:rsid w:val="00BD3DEB"/>
    <w:rsid w:val="00BD3F57"/>
    <w:rsid w:val="00BD4063"/>
    <w:rsid w:val="00BD4180"/>
    <w:rsid w:val="00BD47FD"/>
    <w:rsid w:val="00BD4805"/>
    <w:rsid w:val="00BD49FC"/>
    <w:rsid w:val="00BD4A0E"/>
    <w:rsid w:val="00BD4E5F"/>
    <w:rsid w:val="00BD5181"/>
    <w:rsid w:val="00BD51B0"/>
    <w:rsid w:val="00BD55F0"/>
    <w:rsid w:val="00BD5733"/>
    <w:rsid w:val="00BD5A32"/>
    <w:rsid w:val="00BD5BAA"/>
    <w:rsid w:val="00BD5E8F"/>
    <w:rsid w:val="00BD6967"/>
    <w:rsid w:val="00BD737C"/>
    <w:rsid w:val="00BD749B"/>
    <w:rsid w:val="00BD7AD6"/>
    <w:rsid w:val="00BD7E21"/>
    <w:rsid w:val="00BE11B1"/>
    <w:rsid w:val="00BE137F"/>
    <w:rsid w:val="00BE217D"/>
    <w:rsid w:val="00BE2C7C"/>
    <w:rsid w:val="00BE3623"/>
    <w:rsid w:val="00BE3C6F"/>
    <w:rsid w:val="00BE3F6E"/>
    <w:rsid w:val="00BE3FDB"/>
    <w:rsid w:val="00BE42E0"/>
    <w:rsid w:val="00BE46D1"/>
    <w:rsid w:val="00BE4EAE"/>
    <w:rsid w:val="00BE5A80"/>
    <w:rsid w:val="00BE5CF1"/>
    <w:rsid w:val="00BE64FE"/>
    <w:rsid w:val="00BE6AD2"/>
    <w:rsid w:val="00BE77F9"/>
    <w:rsid w:val="00BE7BA2"/>
    <w:rsid w:val="00BF0570"/>
    <w:rsid w:val="00BF0881"/>
    <w:rsid w:val="00BF0A5B"/>
    <w:rsid w:val="00BF1758"/>
    <w:rsid w:val="00BF175E"/>
    <w:rsid w:val="00BF1B7F"/>
    <w:rsid w:val="00BF1CEA"/>
    <w:rsid w:val="00BF1D06"/>
    <w:rsid w:val="00BF1E72"/>
    <w:rsid w:val="00BF1F1D"/>
    <w:rsid w:val="00BF24FD"/>
    <w:rsid w:val="00BF2AEB"/>
    <w:rsid w:val="00BF2F6C"/>
    <w:rsid w:val="00BF2FF9"/>
    <w:rsid w:val="00BF3CE7"/>
    <w:rsid w:val="00BF3EFD"/>
    <w:rsid w:val="00BF4210"/>
    <w:rsid w:val="00BF431C"/>
    <w:rsid w:val="00BF45B3"/>
    <w:rsid w:val="00BF4835"/>
    <w:rsid w:val="00BF483B"/>
    <w:rsid w:val="00BF4921"/>
    <w:rsid w:val="00BF49B7"/>
    <w:rsid w:val="00BF4A5D"/>
    <w:rsid w:val="00BF4B89"/>
    <w:rsid w:val="00BF5C6A"/>
    <w:rsid w:val="00BF669A"/>
    <w:rsid w:val="00BF6D95"/>
    <w:rsid w:val="00BF74EA"/>
    <w:rsid w:val="00BF7515"/>
    <w:rsid w:val="00BF7D65"/>
    <w:rsid w:val="00C00326"/>
    <w:rsid w:val="00C007B9"/>
    <w:rsid w:val="00C01124"/>
    <w:rsid w:val="00C0130B"/>
    <w:rsid w:val="00C01311"/>
    <w:rsid w:val="00C01D1E"/>
    <w:rsid w:val="00C01D24"/>
    <w:rsid w:val="00C020E9"/>
    <w:rsid w:val="00C021E3"/>
    <w:rsid w:val="00C02EDC"/>
    <w:rsid w:val="00C02FFA"/>
    <w:rsid w:val="00C032B2"/>
    <w:rsid w:val="00C0330B"/>
    <w:rsid w:val="00C03C8B"/>
    <w:rsid w:val="00C045E0"/>
    <w:rsid w:val="00C046AF"/>
    <w:rsid w:val="00C047C5"/>
    <w:rsid w:val="00C0484E"/>
    <w:rsid w:val="00C0498A"/>
    <w:rsid w:val="00C04A50"/>
    <w:rsid w:val="00C04B97"/>
    <w:rsid w:val="00C05115"/>
    <w:rsid w:val="00C05B82"/>
    <w:rsid w:val="00C05D84"/>
    <w:rsid w:val="00C060E4"/>
    <w:rsid w:val="00C0619E"/>
    <w:rsid w:val="00C061A1"/>
    <w:rsid w:val="00C066BA"/>
    <w:rsid w:val="00C07151"/>
    <w:rsid w:val="00C074B6"/>
    <w:rsid w:val="00C07C76"/>
    <w:rsid w:val="00C07F02"/>
    <w:rsid w:val="00C10626"/>
    <w:rsid w:val="00C11157"/>
    <w:rsid w:val="00C11782"/>
    <w:rsid w:val="00C11865"/>
    <w:rsid w:val="00C11E5A"/>
    <w:rsid w:val="00C11F67"/>
    <w:rsid w:val="00C124CC"/>
    <w:rsid w:val="00C12BFC"/>
    <w:rsid w:val="00C12D01"/>
    <w:rsid w:val="00C13280"/>
    <w:rsid w:val="00C13E0E"/>
    <w:rsid w:val="00C1440B"/>
    <w:rsid w:val="00C14628"/>
    <w:rsid w:val="00C14655"/>
    <w:rsid w:val="00C14AA1"/>
    <w:rsid w:val="00C1517B"/>
    <w:rsid w:val="00C15B19"/>
    <w:rsid w:val="00C15BF9"/>
    <w:rsid w:val="00C1605A"/>
    <w:rsid w:val="00C160E7"/>
    <w:rsid w:val="00C16CDD"/>
    <w:rsid w:val="00C16CFA"/>
    <w:rsid w:val="00C1705A"/>
    <w:rsid w:val="00C1708A"/>
    <w:rsid w:val="00C174AD"/>
    <w:rsid w:val="00C1786B"/>
    <w:rsid w:val="00C17A1D"/>
    <w:rsid w:val="00C17A92"/>
    <w:rsid w:val="00C17BFE"/>
    <w:rsid w:val="00C17F44"/>
    <w:rsid w:val="00C20C18"/>
    <w:rsid w:val="00C21590"/>
    <w:rsid w:val="00C216DC"/>
    <w:rsid w:val="00C21A1A"/>
    <w:rsid w:val="00C21D9D"/>
    <w:rsid w:val="00C21FB6"/>
    <w:rsid w:val="00C22004"/>
    <w:rsid w:val="00C22326"/>
    <w:rsid w:val="00C2237A"/>
    <w:rsid w:val="00C223B4"/>
    <w:rsid w:val="00C22632"/>
    <w:rsid w:val="00C2269A"/>
    <w:rsid w:val="00C228AD"/>
    <w:rsid w:val="00C22EB9"/>
    <w:rsid w:val="00C2340D"/>
    <w:rsid w:val="00C23604"/>
    <w:rsid w:val="00C23874"/>
    <w:rsid w:val="00C23B07"/>
    <w:rsid w:val="00C23CAA"/>
    <w:rsid w:val="00C23CEE"/>
    <w:rsid w:val="00C23DDC"/>
    <w:rsid w:val="00C240A9"/>
    <w:rsid w:val="00C244D3"/>
    <w:rsid w:val="00C249E3"/>
    <w:rsid w:val="00C24A55"/>
    <w:rsid w:val="00C24F8A"/>
    <w:rsid w:val="00C250E6"/>
    <w:rsid w:val="00C25182"/>
    <w:rsid w:val="00C25BAD"/>
    <w:rsid w:val="00C25DF4"/>
    <w:rsid w:val="00C271E2"/>
    <w:rsid w:val="00C276CC"/>
    <w:rsid w:val="00C277DF"/>
    <w:rsid w:val="00C27824"/>
    <w:rsid w:val="00C27B62"/>
    <w:rsid w:val="00C27D16"/>
    <w:rsid w:val="00C27DC6"/>
    <w:rsid w:val="00C27F4B"/>
    <w:rsid w:val="00C30AFA"/>
    <w:rsid w:val="00C30DEC"/>
    <w:rsid w:val="00C310E8"/>
    <w:rsid w:val="00C315E8"/>
    <w:rsid w:val="00C326AB"/>
    <w:rsid w:val="00C326C9"/>
    <w:rsid w:val="00C32F55"/>
    <w:rsid w:val="00C33089"/>
    <w:rsid w:val="00C3332D"/>
    <w:rsid w:val="00C334E9"/>
    <w:rsid w:val="00C3350A"/>
    <w:rsid w:val="00C33BB6"/>
    <w:rsid w:val="00C33D19"/>
    <w:rsid w:val="00C33F00"/>
    <w:rsid w:val="00C3404E"/>
    <w:rsid w:val="00C3422D"/>
    <w:rsid w:val="00C3432E"/>
    <w:rsid w:val="00C34FDA"/>
    <w:rsid w:val="00C35B81"/>
    <w:rsid w:val="00C35E09"/>
    <w:rsid w:val="00C35EFE"/>
    <w:rsid w:val="00C36234"/>
    <w:rsid w:val="00C3652B"/>
    <w:rsid w:val="00C36815"/>
    <w:rsid w:val="00C36992"/>
    <w:rsid w:val="00C36E5A"/>
    <w:rsid w:val="00C36EA0"/>
    <w:rsid w:val="00C370D8"/>
    <w:rsid w:val="00C372C1"/>
    <w:rsid w:val="00C3754A"/>
    <w:rsid w:val="00C378C3"/>
    <w:rsid w:val="00C37B94"/>
    <w:rsid w:val="00C37D06"/>
    <w:rsid w:val="00C37F4B"/>
    <w:rsid w:val="00C4002B"/>
    <w:rsid w:val="00C40225"/>
    <w:rsid w:val="00C40401"/>
    <w:rsid w:val="00C40460"/>
    <w:rsid w:val="00C406F8"/>
    <w:rsid w:val="00C40873"/>
    <w:rsid w:val="00C408DE"/>
    <w:rsid w:val="00C418D8"/>
    <w:rsid w:val="00C41A92"/>
    <w:rsid w:val="00C41B26"/>
    <w:rsid w:val="00C41B8E"/>
    <w:rsid w:val="00C41CBB"/>
    <w:rsid w:val="00C41CFC"/>
    <w:rsid w:val="00C42082"/>
    <w:rsid w:val="00C43061"/>
    <w:rsid w:val="00C431CB"/>
    <w:rsid w:val="00C43DDC"/>
    <w:rsid w:val="00C4463A"/>
    <w:rsid w:val="00C45DB3"/>
    <w:rsid w:val="00C45FF2"/>
    <w:rsid w:val="00C46895"/>
    <w:rsid w:val="00C46A89"/>
    <w:rsid w:val="00C46E2A"/>
    <w:rsid w:val="00C4741F"/>
    <w:rsid w:val="00C47CF2"/>
    <w:rsid w:val="00C47D04"/>
    <w:rsid w:val="00C47EC7"/>
    <w:rsid w:val="00C50121"/>
    <w:rsid w:val="00C50CC3"/>
    <w:rsid w:val="00C50E23"/>
    <w:rsid w:val="00C50F79"/>
    <w:rsid w:val="00C516E5"/>
    <w:rsid w:val="00C51A42"/>
    <w:rsid w:val="00C51F0F"/>
    <w:rsid w:val="00C51F10"/>
    <w:rsid w:val="00C521CE"/>
    <w:rsid w:val="00C5225D"/>
    <w:rsid w:val="00C531E4"/>
    <w:rsid w:val="00C53203"/>
    <w:rsid w:val="00C53677"/>
    <w:rsid w:val="00C54328"/>
    <w:rsid w:val="00C548D2"/>
    <w:rsid w:val="00C55462"/>
    <w:rsid w:val="00C570A0"/>
    <w:rsid w:val="00C5727B"/>
    <w:rsid w:val="00C575E9"/>
    <w:rsid w:val="00C577C5"/>
    <w:rsid w:val="00C578DC"/>
    <w:rsid w:val="00C57CD8"/>
    <w:rsid w:val="00C600F8"/>
    <w:rsid w:val="00C609A6"/>
    <w:rsid w:val="00C60A63"/>
    <w:rsid w:val="00C610F6"/>
    <w:rsid w:val="00C616A1"/>
    <w:rsid w:val="00C619BF"/>
    <w:rsid w:val="00C620D9"/>
    <w:rsid w:val="00C623F7"/>
    <w:rsid w:val="00C6293A"/>
    <w:rsid w:val="00C631F8"/>
    <w:rsid w:val="00C63215"/>
    <w:rsid w:val="00C634FE"/>
    <w:rsid w:val="00C63749"/>
    <w:rsid w:val="00C6376D"/>
    <w:rsid w:val="00C63B42"/>
    <w:rsid w:val="00C63BE3"/>
    <w:rsid w:val="00C64244"/>
    <w:rsid w:val="00C644A5"/>
    <w:rsid w:val="00C646AC"/>
    <w:rsid w:val="00C647CD"/>
    <w:rsid w:val="00C64D12"/>
    <w:rsid w:val="00C64F4A"/>
    <w:rsid w:val="00C6500B"/>
    <w:rsid w:val="00C66308"/>
    <w:rsid w:val="00C6682E"/>
    <w:rsid w:val="00C668B6"/>
    <w:rsid w:val="00C66CD9"/>
    <w:rsid w:val="00C67139"/>
    <w:rsid w:val="00C674DD"/>
    <w:rsid w:val="00C675A9"/>
    <w:rsid w:val="00C67F23"/>
    <w:rsid w:val="00C70168"/>
    <w:rsid w:val="00C70775"/>
    <w:rsid w:val="00C70A10"/>
    <w:rsid w:val="00C70F06"/>
    <w:rsid w:val="00C71120"/>
    <w:rsid w:val="00C7144A"/>
    <w:rsid w:val="00C714A0"/>
    <w:rsid w:val="00C71579"/>
    <w:rsid w:val="00C72850"/>
    <w:rsid w:val="00C72E3C"/>
    <w:rsid w:val="00C733B0"/>
    <w:rsid w:val="00C73701"/>
    <w:rsid w:val="00C73F9C"/>
    <w:rsid w:val="00C749F6"/>
    <w:rsid w:val="00C751B0"/>
    <w:rsid w:val="00C7523D"/>
    <w:rsid w:val="00C7547A"/>
    <w:rsid w:val="00C758B4"/>
    <w:rsid w:val="00C75910"/>
    <w:rsid w:val="00C75981"/>
    <w:rsid w:val="00C75A9F"/>
    <w:rsid w:val="00C75D51"/>
    <w:rsid w:val="00C77009"/>
    <w:rsid w:val="00C773AD"/>
    <w:rsid w:val="00C77AD2"/>
    <w:rsid w:val="00C80731"/>
    <w:rsid w:val="00C8081E"/>
    <w:rsid w:val="00C80A52"/>
    <w:rsid w:val="00C81173"/>
    <w:rsid w:val="00C81355"/>
    <w:rsid w:val="00C814DC"/>
    <w:rsid w:val="00C8165D"/>
    <w:rsid w:val="00C8175D"/>
    <w:rsid w:val="00C81BAB"/>
    <w:rsid w:val="00C820ED"/>
    <w:rsid w:val="00C82BD8"/>
    <w:rsid w:val="00C82E17"/>
    <w:rsid w:val="00C8370D"/>
    <w:rsid w:val="00C83F33"/>
    <w:rsid w:val="00C8402D"/>
    <w:rsid w:val="00C846B1"/>
    <w:rsid w:val="00C84CAA"/>
    <w:rsid w:val="00C850DD"/>
    <w:rsid w:val="00C85627"/>
    <w:rsid w:val="00C856EC"/>
    <w:rsid w:val="00C8587B"/>
    <w:rsid w:val="00C858AF"/>
    <w:rsid w:val="00C85F05"/>
    <w:rsid w:val="00C8619D"/>
    <w:rsid w:val="00C863D0"/>
    <w:rsid w:val="00C86931"/>
    <w:rsid w:val="00C86E3E"/>
    <w:rsid w:val="00C87447"/>
    <w:rsid w:val="00C874CF"/>
    <w:rsid w:val="00C876EB"/>
    <w:rsid w:val="00C87A52"/>
    <w:rsid w:val="00C90165"/>
    <w:rsid w:val="00C903EB"/>
    <w:rsid w:val="00C9055E"/>
    <w:rsid w:val="00C90B22"/>
    <w:rsid w:val="00C90C7E"/>
    <w:rsid w:val="00C90FD1"/>
    <w:rsid w:val="00C910E0"/>
    <w:rsid w:val="00C9119B"/>
    <w:rsid w:val="00C91406"/>
    <w:rsid w:val="00C92286"/>
    <w:rsid w:val="00C923C2"/>
    <w:rsid w:val="00C92B79"/>
    <w:rsid w:val="00C92C6B"/>
    <w:rsid w:val="00C92DA2"/>
    <w:rsid w:val="00C92EF8"/>
    <w:rsid w:val="00C93080"/>
    <w:rsid w:val="00C930C6"/>
    <w:rsid w:val="00C9360F"/>
    <w:rsid w:val="00C93632"/>
    <w:rsid w:val="00C94291"/>
    <w:rsid w:val="00C949A8"/>
    <w:rsid w:val="00C94F7B"/>
    <w:rsid w:val="00C954FB"/>
    <w:rsid w:val="00C9584B"/>
    <w:rsid w:val="00C95985"/>
    <w:rsid w:val="00C95DC3"/>
    <w:rsid w:val="00C96023"/>
    <w:rsid w:val="00C960E6"/>
    <w:rsid w:val="00C9620D"/>
    <w:rsid w:val="00C96951"/>
    <w:rsid w:val="00C96B08"/>
    <w:rsid w:val="00C97385"/>
    <w:rsid w:val="00C97527"/>
    <w:rsid w:val="00C97552"/>
    <w:rsid w:val="00C975B7"/>
    <w:rsid w:val="00CA0132"/>
    <w:rsid w:val="00CA0327"/>
    <w:rsid w:val="00CA0681"/>
    <w:rsid w:val="00CA08CE"/>
    <w:rsid w:val="00CA13E4"/>
    <w:rsid w:val="00CA1AC3"/>
    <w:rsid w:val="00CA1F17"/>
    <w:rsid w:val="00CA2433"/>
    <w:rsid w:val="00CA2589"/>
    <w:rsid w:val="00CA259D"/>
    <w:rsid w:val="00CA2867"/>
    <w:rsid w:val="00CA42D3"/>
    <w:rsid w:val="00CA4929"/>
    <w:rsid w:val="00CA4E89"/>
    <w:rsid w:val="00CA50CB"/>
    <w:rsid w:val="00CA539A"/>
    <w:rsid w:val="00CA56D1"/>
    <w:rsid w:val="00CA59AF"/>
    <w:rsid w:val="00CA5CDB"/>
    <w:rsid w:val="00CA5D1F"/>
    <w:rsid w:val="00CA5FAD"/>
    <w:rsid w:val="00CA6250"/>
    <w:rsid w:val="00CA68D5"/>
    <w:rsid w:val="00CA6C30"/>
    <w:rsid w:val="00CA7CBF"/>
    <w:rsid w:val="00CA7F14"/>
    <w:rsid w:val="00CB0376"/>
    <w:rsid w:val="00CB06C5"/>
    <w:rsid w:val="00CB07C6"/>
    <w:rsid w:val="00CB08D3"/>
    <w:rsid w:val="00CB096A"/>
    <w:rsid w:val="00CB0FFD"/>
    <w:rsid w:val="00CB101B"/>
    <w:rsid w:val="00CB10AD"/>
    <w:rsid w:val="00CB1197"/>
    <w:rsid w:val="00CB1959"/>
    <w:rsid w:val="00CB19AB"/>
    <w:rsid w:val="00CB19AD"/>
    <w:rsid w:val="00CB1A8C"/>
    <w:rsid w:val="00CB2571"/>
    <w:rsid w:val="00CB3097"/>
    <w:rsid w:val="00CB32F4"/>
    <w:rsid w:val="00CB3A65"/>
    <w:rsid w:val="00CB40ED"/>
    <w:rsid w:val="00CB4105"/>
    <w:rsid w:val="00CB482A"/>
    <w:rsid w:val="00CB4E0C"/>
    <w:rsid w:val="00CB559F"/>
    <w:rsid w:val="00CB5646"/>
    <w:rsid w:val="00CB5D4C"/>
    <w:rsid w:val="00CB5E41"/>
    <w:rsid w:val="00CB609B"/>
    <w:rsid w:val="00CB622A"/>
    <w:rsid w:val="00CB66EF"/>
    <w:rsid w:val="00CB6789"/>
    <w:rsid w:val="00CB6981"/>
    <w:rsid w:val="00CB6CF8"/>
    <w:rsid w:val="00CB6E64"/>
    <w:rsid w:val="00CB6F7C"/>
    <w:rsid w:val="00CB700D"/>
    <w:rsid w:val="00CB73AF"/>
    <w:rsid w:val="00CB7DFF"/>
    <w:rsid w:val="00CC0039"/>
    <w:rsid w:val="00CC00BE"/>
    <w:rsid w:val="00CC017E"/>
    <w:rsid w:val="00CC0636"/>
    <w:rsid w:val="00CC0B53"/>
    <w:rsid w:val="00CC1921"/>
    <w:rsid w:val="00CC22D6"/>
    <w:rsid w:val="00CC2DF5"/>
    <w:rsid w:val="00CC2F8A"/>
    <w:rsid w:val="00CC3329"/>
    <w:rsid w:val="00CC3490"/>
    <w:rsid w:val="00CC3785"/>
    <w:rsid w:val="00CC3D02"/>
    <w:rsid w:val="00CC3F54"/>
    <w:rsid w:val="00CC56A0"/>
    <w:rsid w:val="00CC5996"/>
    <w:rsid w:val="00CC5B3E"/>
    <w:rsid w:val="00CC5C2D"/>
    <w:rsid w:val="00CC6196"/>
    <w:rsid w:val="00CC68B1"/>
    <w:rsid w:val="00CC6900"/>
    <w:rsid w:val="00CC701B"/>
    <w:rsid w:val="00CC729C"/>
    <w:rsid w:val="00CC75B0"/>
    <w:rsid w:val="00CC78EA"/>
    <w:rsid w:val="00CC7D0F"/>
    <w:rsid w:val="00CC7E47"/>
    <w:rsid w:val="00CC7F53"/>
    <w:rsid w:val="00CD0542"/>
    <w:rsid w:val="00CD0D59"/>
    <w:rsid w:val="00CD1205"/>
    <w:rsid w:val="00CD1245"/>
    <w:rsid w:val="00CD15E6"/>
    <w:rsid w:val="00CD1A5D"/>
    <w:rsid w:val="00CD1DFB"/>
    <w:rsid w:val="00CD1FDD"/>
    <w:rsid w:val="00CD1FE7"/>
    <w:rsid w:val="00CD2677"/>
    <w:rsid w:val="00CD2696"/>
    <w:rsid w:val="00CD26A0"/>
    <w:rsid w:val="00CD297E"/>
    <w:rsid w:val="00CD2C98"/>
    <w:rsid w:val="00CD2D4B"/>
    <w:rsid w:val="00CD3B4C"/>
    <w:rsid w:val="00CD3C5A"/>
    <w:rsid w:val="00CD3DE0"/>
    <w:rsid w:val="00CD41BD"/>
    <w:rsid w:val="00CD41E2"/>
    <w:rsid w:val="00CD4FBE"/>
    <w:rsid w:val="00CD50CE"/>
    <w:rsid w:val="00CD537C"/>
    <w:rsid w:val="00CD562B"/>
    <w:rsid w:val="00CD58F6"/>
    <w:rsid w:val="00CD5AE5"/>
    <w:rsid w:val="00CD5F1A"/>
    <w:rsid w:val="00CD614E"/>
    <w:rsid w:val="00CD6B1E"/>
    <w:rsid w:val="00CD6DCA"/>
    <w:rsid w:val="00CD7043"/>
    <w:rsid w:val="00CD7557"/>
    <w:rsid w:val="00CD7D5E"/>
    <w:rsid w:val="00CD7EE7"/>
    <w:rsid w:val="00CE02F5"/>
    <w:rsid w:val="00CE04C5"/>
    <w:rsid w:val="00CE057C"/>
    <w:rsid w:val="00CE0756"/>
    <w:rsid w:val="00CE0D03"/>
    <w:rsid w:val="00CE0FE2"/>
    <w:rsid w:val="00CE1302"/>
    <w:rsid w:val="00CE1563"/>
    <w:rsid w:val="00CE1A09"/>
    <w:rsid w:val="00CE1A64"/>
    <w:rsid w:val="00CE1B81"/>
    <w:rsid w:val="00CE1C35"/>
    <w:rsid w:val="00CE1DA8"/>
    <w:rsid w:val="00CE28F9"/>
    <w:rsid w:val="00CE2930"/>
    <w:rsid w:val="00CE2D7C"/>
    <w:rsid w:val="00CE2E30"/>
    <w:rsid w:val="00CE39B5"/>
    <w:rsid w:val="00CE3D3B"/>
    <w:rsid w:val="00CE3D78"/>
    <w:rsid w:val="00CE41AE"/>
    <w:rsid w:val="00CE4215"/>
    <w:rsid w:val="00CE466D"/>
    <w:rsid w:val="00CE4840"/>
    <w:rsid w:val="00CE4C22"/>
    <w:rsid w:val="00CE544B"/>
    <w:rsid w:val="00CE560A"/>
    <w:rsid w:val="00CE5851"/>
    <w:rsid w:val="00CE5BEB"/>
    <w:rsid w:val="00CE68B1"/>
    <w:rsid w:val="00CE6B34"/>
    <w:rsid w:val="00CE6EFE"/>
    <w:rsid w:val="00CE780B"/>
    <w:rsid w:val="00CE7BBF"/>
    <w:rsid w:val="00CE7DDA"/>
    <w:rsid w:val="00CF0137"/>
    <w:rsid w:val="00CF0955"/>
    <w:rsid w:val="00CF0FAD"/>
    <w:rsid w:val="00CF11C1"/>
    <w:rsid w:val="00CF123C"/>
    <w:rsid w:val="00CF27DD"/>
    <w:rsid w:val="00CF2DA2"/>
    <w:rsid w:val="00CF304D"/>
    <w:rsid w:val="00CF33DD"/>
    <w:rsid w:val="00CF3901"/>
    <w:rsid w:val="00CF3AD7"/>
    <w:rsid w:val="00CF3B0C"/>
    <w:rsid w:val="00CF3F2D"/>
    <w:rsid w:val="00CF5828"/>
    <w:rsid w:val="00CF5B08"/>
    <w:rsid w:val="00CF5CF9"/>
    <w:rsid w:val="00CF5E45"/>
    <w:rsid w:val="00CF6038"/>
    <w:rsid w:val="00CF60D0"/>
    <w:rsid w:val="00CF61C6"/>
    <w:rsid w:val="00CF64CC"/>
    <w:rsid w:val="00CF670F"/>
    <w:rsid w:val="00CF68A9"/>
    <w:rsid w:val="00CF6C79"/>
    <w:rsid w:val="00CF6F91"/>
    <w:rsid w:val="00CF7C72"/>
    <w:rsid w:val="00CF7F69"/>
    <w:rsid w:val="00D00102"/>
    <w:rsid w:val="00D003A1"/>
    <w:rsid w:val="00D0068E"/>
    <w:rsid w:val="00D00B10"/>
    <w:rsid w:val="00D00C24"/>
    <w:rsid w:val="00D00C97"/>
    <w:rsid w:val="00D00CDE"/>
    <w:rsid w:val="00D0104E"/>
    <w:rsid w:val="00D0120F"/>
    <w:rsid w:val="00D01770"/>
    <w:rsid w:val="00D02FAF"/>
    <w:rsid w:val="00D030F0"/>
    <w:rsid w:val="00D03643"/>
    <w:rsid w:val="00D03869"/>
    <w:rsid w:val="00D042E9"/>
    <w:rsid w:val="00D0457F"/>
    <w:rsid w:val="00D045B2"/>
    <w:rsid w:val="00D04A36"/>
    <w:rsid w:val="00D04D0D"/>
    <w:rsid w:val="00D05502"/>
    <w:rsid w:val="00D05B1F"/>
    <w:rsid w:val="00D0616E"/>
    <w:rsid w:val="00D06364"/>
    <w:rsid w:val="00D06AFC"/>
    <w:rsid w:val="00D07744"/>
    <w:rsid w:val="00D07A8B"/>
    <w:rsid w:val="00D07B0D"/>
    <w:rsid w:val="00D07D66"/>
    <w:rsid w:val="00D104BC"/>
    <w:rsid w:val="00D1148D"/>
    <w:rsid w:val="00D118BA"/>
    <w:rsid w:val="00D11DF3"/>
    <w:rsid w:val="00D12010"/>
    <w:rsid w:val="00D122E1"/>
    <w:rsid w:val="00D12312"/>
    <w:rsid w:val="00D123A7"/>
    <w:rsid w:val="00D124F1"/>
    <w:rsid w:val="00D12C5D"/>
    <w:rsid w:val="00D12DC6"/>
    <w:rsid w:val="00D12E86"/>
    <w:rsid w:val="00D133EB"/>
    <w:rsid w:val="00D13516"/>
    <w:rsid w:val="00D13680"/>
    <w:rsid w:val="00D140E8"/>
    <w:rsid w:val="00D142FE"/>
    <w:rsid w:val="00D1450B"/>
    <w:rsid w:val="00D14872"/>
    <w:rsid w:val="00D14932"/>
    <w:rsid w:val="00D14CF2"/>
    <w:rsid w:val="00D14E8B"/>
    <w:rsid w:val="00D152CD"/>
    <w:rsid w:val="00D154FF"/>
    <w:rsid w:val="00D157C2"/>
    <w:rsid w:val="00D15A5C"/>
    <w:rsid w:val="00D15A92"/>
    <w:rsid w:val="00D164DA"/>
    <w:rsid w:val="00D1650B"/>
    <w:rsid w:val="00D16CBA"/>
    <w:rsid w:val="00D16F66"/>
    <w:rsid w:val="00D1705A"/>
    <w:rsid w:val="00D173B1"/>
    <w:rsid w:val="00D173B4"/>
    <w:rsid w:val="00D1744F"/>
    <w:rsid w:val="00D17BD6"/>
    <w:rsid w:val="00D17F09"/>
    <w:rsid w:val="00D20D0F"/>
    <w:rsid w:val="00D20E42"/>
    <w:rsid w:val="00D20F03"/>
    <w:rsid w:val="00D21380"/>
    <w:rsid w:val="00D215A0"/>
    <w:rsid w:val="00D218E7"/>
    <w:rsid w:val="00D21A48"/>
    <w:rsid w:val="00D21D5F"/>
    <w:rsid w:val="00D22428"/>
    <w:rsid w:val="00D229F3"/>
    <w:rsid w:val="00D232BB"/>
    <w:rsid w:val="00D2350A"/>
    <w:rsid w:val="00D23880"/>
    <w:rsid w:val="00D23E85"/>
    <w:rsid w:val="00D23FBE"/>
    <w:rsid w:val="00D2416A"/>
    <w:rsid w:val="00D24ADF"/>
    <w:rsid w:val="00D2549F"/>
    <w:rsid w:val="00D2660E"/>
    <w:rsid w:val="00D26723"/>
    <w:rsid w:val="00D26DD8"/>
    <w:rsid w:val="00D27003"/>
    <w:rsid w:val="00D2734A"/>
    <w:rsid w:val="00D2777C"/>
    <w:rsid w:val="00D27AC4"/>
    <w:rsid w:val="00D27C72"/>
    <w:rsid w:val="00D302D8"/>
    <w:rsid w:val="00D30DA6"/>
    <w:rsid w:val="00D31825"/>
    <w:rsid w:val="00D3186E"/>
    <w:rsid w:val="00D31AC7"/>
    <w:rsid w:val="00D31C6F"/>
    <w:rsid w:val="00D31D80"/>
    <w:rsid w:val="00D324F0"/>
    <w:rsid w:val="00D328D3"/>
    <w:rsid w:val="00D32AE9"/>
    <w:rsid w:val="00D3336A"/>
    <w:rsid w:val="00D33558"/>
    <w:rsid w:val="00D33823"/>
    <w:rsid w:val="00D33F4F"/>
    <w:rsid w:val="00D34023"/>
    <w:rsid w:val="00D34306"/>
    <w:rsid w:val="00D345B4"/>
    <w:rsid w:val="00D347CD"/>
    <w:rsid w:val="00D34AE7"/>
    <w:rsid w:val="00D34C0E"/>
    <w:rsid w:val="00D34D77"/>
    <w:rsid w:val="00D35347"/>
    <w:rsid w:val="00D35511"/>
    <w:rsid w:val="00D36168"/>
    <w:rsid w:val="00D3648C"/>
    <w:rsid w:val="00D36C8B"/>
    <w:rsid w:val="00D376AE"/>
    <w:rsid w:val="00D377CC"/>
    <w:rsid w:val="00D37826"/>
    <w:rsid w:val="00D37866"/>
    <w:rsid w:val="00D3799A"/>
    <w:rsid w:val="00D37C88"/>
    <w:rsid w:val="00D37D3A"/>
    <w:rsid w:val="00D4027C"/>
    <w:rsid w:val="00D403A8"/>
    <w:rsid w:val="00D403F5"/>
    <w:rsid w:val="00D4057C"/>
    <w:rsid w:val="00D40EC0"/>
    <w:rsid w:val="00D412D8"/>
    <w:rsid w:val="00D412FB"/>
    <w:rsid w:val="00D41767"/>
    <w:rsid w:val="00D41A9F"/>
    <w:rsid w:val="00D41CC1"/>
    <w:rsid w:val="00D41D6E"/>
    <w:rsid w:val="00D42191"/>
    <w:rsid w:val="00D422AF"/>
    <w:rsid w:val="00D42B78"/>
    <w:rsid w:val="00D43206"/>
    <w:rsid w:val="00D43438"/>
    <w:rsid w:val="00D4351C"/>
    <w:rsid w:val="00D43666"/>
    <w:rsid w:val="00D436A9"/>
    <w:rsid w:val="00D43716"/>
    <w:rsid w:val="00D437FA"/>
    <w:rsid w:val="00D4392D"/>
    <w:rsid w:val="00D439D3"/>
    <w:rsid w:val="00D43A67"/>
    <w:rsid w:val="00D43F47"/>
    <w:rsid w:val="00D441D8"/>
    <w:rsid w:val="00D446BD"/>
    <w:rsid w:val="00D44948"/>
    <w:rsid w:val="00D449D3"/>
    <w:rsid w:val="00D44F5E"/>
    <w:rsid w:val="00D4517A"/>
    <w:rsid w:val="00D451CD"/>
    <w:rsid w:val="00D45D2B"/>
    <w:rsid w:val="00D461D6"/>
    <w:rsid w:val="00D46242"/>
    <w:rsid w:val="00D476DD"/>
    <w:rsid w:val="00D477E8"/>
    <w:rsid w:val="00D47A73"/>
    <w:rsid w:val="00D47E33"/>
    <w:rsid w:val="00D5062B"/>
    <w:rsid w:val="00D506CF"/>
    <w:rsid w:val="00D50C49"/>
    <w:rsid w:val="00D50E05"/>
    <w:rsid w:val="00D50FBD"/>
    <w:rsid w:val="00D512FC"/>
    <w:rsid w:val="00D51A08"/>
    <w:rsid w:val="00D51AF8"/>
    <w:rsid w:val="00D523F1"/>
    <w:rsid w:val="00D5274C"/>
    <w:rsid w:val="00D536F2"/>
    <w:rsid w:val="00D54002"/>
    <w:rsid w:val="00D54194"/>
    <w:rsid w:val="00D5495F"/>
    <w:rsid w:val="00D54E21"/>
    <w:rsid w:val="00D5574D"/>
    <w:rsid w:val="00D559E2"/>
    <w:rsid w:val="00D56068"/>
    <w:rsid w:val="00D560A5"/>
    <w:rsid w:val="00D56260"/>
    <w:rsid w:val="00D563D1"/>
    <w:rsid w:val="00D56472"/>
    <w:rsid w:val="00D564E5"/>
    <w:rsid w:val="00D570E0"/>
    <w:rsid w:val="00D5747F"/>
    <w:rsid w:val="00D574AE"/>
    <w:rsid w:val="00D57928"/>
    <w:rsid w:val="00D57A65"/>
    <w:rsid w:val="00D57B39"/>
    <w:rsid w:val="00D57E70"/>
    <w:rsid w:val="00D60514"/>
    <w:rsid w:val="00D614B2"/>
    <w:rsid w:val="00D6154B"/>
    <w:rsid w:val="00D61B2A"/>
    <w:rsid w:val="00D61BE9"/>
    <w:rsid w:val="00D623AA"/>
    <w:rsid w:val="00D62A0B"/>
    <w:rsid w:val="00D62B66"/>
    <w:rsid w:val="00D62DEF"/>
    <w:rsid w:val="00D63522"/>
    <w:rsid w:val="00D63726"/>
    <w:rsid w:val="00D63AA0"/>
    <w:rsid w:val="00D63CE1"/>
    <w:rsid w:val="00D63FF5"/>
    <w:rsid w:val="00D64456"/>
    <w:rsid w:val="00D64515"/>
    <w:rsid w:val="00D64899"/>
    <w:rsid w:val="00D65865"/>
    <w:rsid w:val="00D65A96"/>
    <w:rsid w:val="00D65B51"/>
    <w:rsid w:val="00D65FE4"/>
    <w:rsid w:val="00D66816"/>
    <w:rsid w:val="00D67374"/>
    <w:rsid w:val="00D67410"/>
    <w:rsid w:val="00D67DC3"/>
    <w:rsid w:val="00D700C4"/>
    <w:rsid w:val="00D702B2"/>
    <w:rsid w:val="00D707AE"/>
    <w:rsid w:val="00D7083E"/>
    <w:rsid w:val="00D708EB"/>
    <w:rsid w:val="00D70F09"/>
    <w:rsid w:val="00D715C9"/>
    <w:rsid w:val="00D716EB"/>
    <w:rsid w:val="00D71D5B"/>
    <w:rsid w:val="00D71F48"/>
    <w:rsid w:val="00D71F69"/>
    <w:rsid w:val="00D71F7C"/>
    <w:rsid w:val="00D723C2"/>
    <w:rsid w:val="00D72963"/>
    <w:rsid w:val="00D72AFF"/>
    <w:rsid w:val="00D72C60"/>
    <w:rsid w:val="00D72CD5"/>
    <w:rsid w:val="00D73376"/>
    <w:rsid w:val="00D73843"/>
    <w:rsid w:val="00D7390C"/>
    <w:rsid w:val="00D73930"/>
    <w:rsid w:val="00D73A9F"/>
    <w:rsid w:val="00D73D57"/>
    <w:rsid w:val="00D740B1"/>
    <w:rsid w:val="00D7419C"/>
    <w:rsid w:val="00D74208"/>
    <w:rsid w:val="00D744DB"/>
    <w:rsid w:val="00D74511"/>
    <w:rsid w:val="00D748D8"/>
    <w:rsid w:val="00D74B8B"/>
    <w:rsid w:val="00D755AC"/>
    <w:rsid w:val="00D7588A"/>
    <w:rsid w:val="00D75B2B"/>
    <w:rsid w:val="00D75F7C"/>
    <w:rsid w:val="00D76011"/>
    <w:rsid w:val="00D764E7"/>
    <w:rsid w:val="00D76E07"/>
    <w:rsid w:val="00D76E49"/>
    <w:rsid w:val="00D7709A"/>
    <w:rsid w:val="00D774A5"/>
    <w:rsid w:val="00D80488"/>
    <w:rsid w:val="00D80686"/>
    <w:rsid w:val="00D80CD8"/>
    <w:rsid w:val="00D80D40"/>
    <w:rsid w:val="00D80DB8"/>
    <w:rsid w:val="00D80EE7"/>
    <w:rsid w:val="00D81AF0"/>
    <w:rsid w:val="00D81C39"/>
    <w:rsid w:val="00D820CC"/>
    <w:rsid w:val="00D822DF"/>
    <w:rsid w:val="00D828E4"/>
    <w:rsid w:val="00D837D4"/>
    <w:rsid w:val="00D83CFA"/>
    <w:rsid w:val="00D840C6"/>
    <w:rsid w:val="00D84D80"/>
    <w:rsid w:val="00D8533B"/>
    <w:rsid w:val="00D85700"/>
    <w:rsid w:val="00D85776"/>
    <w:rsid w:val="00D85C6E"/>
    <w:rsid w:val="00D85DAB"/>
    <w:rsid w:val="00D85E0A"/>
    <w:rsid w:val="00D85E9E"/>
    <w:rsid w:val="00D86706"/>
    <w:rsid w:val="00D868B3"/>
    <w:rsid w:val="00D87360"/>
    <w:rsid w:val="00D87A95"/>
    <w:rsid w:val="00D900C9"/>
    <w:rsid w:val="00D90390"/>
    <w:rsid w:val="00D906BF"/>
    <w:rsid w:val="00D90C7A"/>
    <w:rsid w:val="00D917CB"/>
    <w:rsid w:val="00D91B2A"/>
    <w:rsid w:val="00D920C7"/>
    <w:rsid w:val="00D92361"/>
    <w:rsid w:val="00D92BD0"/>
    <w:rsid w:val="00D92F06"/>
    <w:rsid w:val="00D930E9"/>
    <w:rsid w:val="00D931F3"/>
    <w:rsid w:val="00D9333A"/>
    <w:rsid w:val="00D9367B"/>
    <w:rsid w:val="00D94B7F"/>
    <w:rsid w:val="00D95266"/>
    <w:rsid w:val="00D95556"/>
    <w:rsid w:val="00D958B1"/>
    <w:rsid w:val="00D96660"/>
    <w:rsid w:val="00D96EBD"/>
    <w:rsid w:val="00D97192"/>
    <w:rsid w:val="00D9724D"/>
    <w:rsid w:val="00D972A1"/>
    <w:rsid w:val="00DA012B"/>
    <w:rsid w:val="00DA0389"/>
    <w:rsid w:val="00DA0395"/>
    <w:rsid w:val="00DA1205"/>
    <w:rsid w:val="00DA13A4"/>
    <w:rsid w:val="00DA1EFA"/>
    <w:rsid w:val="00DA228F"/>
    <w:rsid w:val="00DA237C"/>
    <w:rsid w:val="00DA243A"/>
    <w:rsid w:val="00DA2495"/>
    <w:rsid w:val="00DA2534"/>
    <w:rsid w:val="00DA268B"/>
    <w:rsid w:val="00DA2BE6"/>
    <w:rsid w:val="00DA2DD8"/>
    <w:rsid w:val="00DA2E1E"/>
    <w:rsid w:val="00DA3937"/>
    <w:rsid w:val="00DA4127"/>
    <w:rsid w:val="00DA41A0"/>
    <w:rsid w:val="00DA456D"/>
    <w:rsid w:val="00DA47FB"/>
    <w:rsid w:val="00DA50AB"/>
    <w:rsid w:val="00DA52F8"/>
    <w:rsid w:val="00DA5987"/>
    <w:rsid w:val="00DA5AFF"/>
    <w:rsid w:val="00DA5C4F"/>
    <w:rsid w:val="00DA5C7C"/>
    <w:rsid w:val="00DA5F89"/>
    <w:rsid w:val="00DA6058"/>
    <w:rsid w:val="00DA6084"/>
    <w:rsid w:val="00DA66D3"/>
    <w:rsid w:val="00DA6A12"/>
    <w:rsid w:val="00DA71D3"/>
    <w:rsid w:val="00DA763A"/>
    <w:rsid w:val="00DA7734"/>
    <w:rsid w:val="00DA78A4"/>
    <w:rsid w:val="00DA7C78"/>
    <w:rsid w:val="00DB00B4"/>
    <w:rsid w:val="00DB080D"/>
    <w:rsid w:val="00DB0A4F"/>
    <w:rsid w:val="00DB0A85"/>
    <w:rsid w:val="00DB1112"/>
    <w:rsid w:val="00DB116D"/>
    <w:rsid w:val="00DB12C1"/>
    <w:rsid w:val="00DB1908"/>
    <w:rsid w:val="00DB19A9"/>
    <w:rsid w:val="00DB1F02"/>
    <w:rsid w:val="00DB1F8B"/>
    <w:rsid w:val="00DB2587"/>
    <w:rsid w:val="00DB2859"/>
    <w:rsid w:val="00DB2F92"/>
    <w:rsid w:val="00DB345A"/>
    <w:rsid w:val="00DB353E"/>
    <w:rsid w:val="00DB3927"/>
    <w:rsid w:val="00DB3DF3"/>
    <w:rsid w:val="00DB3EC1"/>
    <w:rsid w:val="00DB4593"/>
    <w:rsid w:val="00DB487E"/>
    <w:rsid w:val="00DB5085"/>
    <w:rsid w:val="00DB51BA"/>
    <w:rsid w:val="00DB5369"/>
    <w:rsid w:val="00DB556A"/>
    <w:rsid w:val="00DB5A09"/>
    <w:rsid w:val="00DB5D7E"/>
    <w:rsid w:val="00DB5E3B"/>
    <w:rsid w:val="00DB5F7D"/>
    <w:rsid w:val="00DB6516"/>
    <w:rsid w:val="00DB6F6E"/>
    <w:rsid w:val="00DB757A"/>
    <w:rsid w:val="00DC0744"/>
    <w:rsid w:val="00DC0BA0"/>
    <w:rsid w:val="00DC0C71"/>
    <w:rsid w:val="00DC0E91"/>
    <w:rsid w:val="00DC16D2"/>
    <w:rsid w:val="00DC1A23"/>
    <w:rsid w:val="00DC1A6B"/>
    <w:rsid w:val="00DC1B85"/>
    <w:rsid w:val="00DC1BFB"/>
    <w:rsid w:val="00DC2160"/>
    <w:rsid w:val="00DC2309"/>
    <w:rsid w:val="00DC27BD"/>
    <w:rsid w:val="00DC2833"/>
    <w:rsid w:val="00DC297D"/>
    <w:rsid w:val="00DC34CE"/>
    <w:rsid w:val="00DC3C23"/>
    <w:rsid w:val="00DC4319"/>
    <w:rsid w:val="00DC439E"/>
    <w:rsid w:val="00DC517A"/>
    <w:rsid w:val="00DC565C"/>
    <w:rsid w:val="00DC585E"/>
    <w:rsid w:val="00DC6112"/>
    <w:rsid w:val="00DC67E6"/>
    <w:rsid w:val="00DC69FE"/>
    <w:rsid w:val="00DC6D39"/>
    <w:rsid w:val="00DC6E5A"/>
    <w:rsid w:val="00DC6F1B"/>
    <w:rsid w:val="00DC73D2"/>
    <w:rsid w:val="00DC75F3"/>
    <w:rsid w:val="00DC7918"/>
    <w:rsid w:val="00DD0058"/>
    <w:rsid w:val="00DD06E9"/>
    <w:rsid w:val="00DD07A6"/>
    <w:rsid w:val="00DD0A85"/>
    <w:rsid w:val="00DD0F23"/>
    <w:rsid w:val="00DD0F55"/>
    <w:rsid w:val="00DD1386"/>
    <w:rsid w:val="00DD2562"/>
    <w:rsid w:val="00DD2700"/>
    <w:rsid w:val="00DD27B8"/>
    <w:rsid w:val="00DD2BC0"/>
    <w:rsid w:val="00DD2C04"/>
    <w:rsid w:val="00DD2D94"/>
    <w:rsid w:val="00DD3208"/>
    <w:rsid w:val="00DD320F"/>
    <w:rsid w:val="00DD375E"/>
    <w:rsid w:val="00DD38A5"/>
    <w:rsid w:val="00DD3C94"/>
    <w:rsid w:val="00DD4651"/>
    <w:rsid w:val="00DD4668"/>
    <w:rsid w:val="00DD4686"/>
    <w:rsid w:val="00DD4FDB"/>
    <w:rsid w:val="00DD5682"/>
    <w:rsid w:val="00DD5D23"/>
    <w:rsid w:val="00DD6197"/>
    <w:rsid w:val="00DD6AFF"/>
    <w:rsid w:val="00DD6C4C"/>
    <w:rsid w:val="00DD6E7D"/>
    <w:rsid w:val="00DD7538"/>
    <w:rsid w:val="00DD7B97"/>
    <w:rsid w:val="00DE1050"/>
    <w:rsid w:val="00DE15E7"/>
    <w:rsid w:val="00DE193A"/>
    <w:rsid w:val="00DE19EF"/>
    <w:rsid w:val="00DE1B82"/>
    <w:rsid w:val="00DE1F4C"/>
    <w:rsid w:val="00DE1F93"/>
    <w:rsid w:val="00DE2B13"/>
    <w:rsid w:val="00DE2B32"/>
    <w:rsid w:val="00DE2DC2"/>
    <w:rsid w:val="00DE323A"/>
    <w:rsid w:val="00DE3810"/>
    <w:rsid w:val="00DE3E3B"/>
    <w:rsid w:val="00DE4114"/>
    <w:rsid w:val="00DE413A"/>
    <w:rsid w:val="00DE4559"/>
    <w:rsid w:val="00DE4C7C"/>
    <w:rsid w:val="00DE516D"/>
    <w:rsid w:val="00DE5482"/>
    <w:rsid w:val="00DE5805"/>
    <w:rsid w:val="00DE59F0"/>
    <w:rsid w:val="00DE5A13"/>
    <w:rsid w:val="00DE5BA8"/>
    <w:rsid w:val="00DE5CE3"/>
    <w:rsid w:val="00DE64DA"/>
    <w:rsid w:val="00DE654C"/>
    <w:rsid w:val="00DE6AD7"/>
    <w:rsid w:val="00DE7056"/>
    <w:rsid w:val="00DE718C"/>
    <w:rsid w:val="00DF06B7"/>
    <w:rsid w:val="00DF0806"/>
    <w:rsid w:val="00DF11ED"/>
    <w:rsid w:val="00DF19AA"/>
    <w:rsid w:val="00DF1A92"/>
    <w:rsid w:val="00DF2028"/>
    <w:rsid w:val="00DF2255"/>
    <w:rsid w:val="00DF2779"/>
    <w:rsid w:val="00DF2C80"/>
    <w:rsid w:val="00DF3221"/>
    <w:rsid w:val="00DF340C"/>
    <w:rsid w:val="00DF37E2"/>
    <w:rsid w:val="00DF3B88"/>
    <w:rsid w:val="00DF424D"/>
    <w:rsid w:val="00DF4587"/>
    <w:rsid w:val="00DF462A"/>
    <w:rsid w:val="00DF4692"/>
    <w:rsid w:val="00DF4A2D"/>
    <w:rsid w:val="00DF4DF4"/>
    <w:rsid w:val="00DF4E88"/>
    <w:rsid w:val="00DF50E5"/>
    <w:rsid w:val="00DF5137"/>
    <w:rsid w:val="00DF5366"/>
    <w:rsid w:val="00DF553F"/>
    <w:rsid w:val="00DF5950"/>
    <w:rsid w:val="00DF5CB5"/>
    <w:rsid w:val="00DF5D4F"/>
    <w:rsid w:val="00DF64F8"/>
    <w:rsid w:val="00DF6942"/>
    <w:rsid w:val="00DF7938"/>
    <w:rsid w:val="00DF7D45"/>
    <w:rsid w:val="00E00216"/>
    <w:rsid w:val="00E004F8"/>
    <w:rsid w:val="00E005C8"/>
    <w:rsid w:val="00E01DF4"/>
    <w:rsid w:val="00E0222F"/>
    <w:rsid w:val="00E033EF"/>
    <w:rsid w:val="00E03813"/>
    <w:rsid w:val="00E03C37"/>
    <w:rsid w:val="00E043A4"/>
    <w:rsid w:val="00E0443A"/>
    <w:rsid w:val="00E047DE"/>
    <w:rsid w:val="00E049C3"/>
    <w:rsid w:val="00E049D8"/>
    <w:rsid w:val="00E04EC0"/>
    <w:rsid w:val="00E050A9"/>
    <w:rsid w:val="00E0522C"/>
    <w:rsid w:val="00E0576D"/>
    <w:rsid w:val="00E0586E"/>
    <w:rsid w:val="00E05F82"/>
    <w:rsid w:val="00E06AC9"/>
    <w:rsid w:val="00E070B6"/>
    <w:rsid w:val="00E072E8"/>
    <w:rsid w:val="00E0753F"/>
    <w:rsid w:val="00E07661"/>
    <w:rsid w:val="00E07663"/>
    <w:rsid w:val="00E077EF"/>
    <w:rsid w:val="00E07C62"/>
    <w:rsid w:val="00E07DFE"/>
    <w:rsid w:val="00E10157"/>
    <w:rsid w:val="00E10176"/>
    <w:rsid w:val="00E11087"/>
    <w:rsid w:val="00E112D0"/>
    <w:rsid w:val="00E11582"/>
    <w:rsid w:val="00E11873"/>
    <w:rsid w:val="00E12FF9"/>
    <w:rsid w:val="00E13626"/>
    <w:rsid w:val="00E136C7"/>
    <w:rsid w:val="00E1381E"/>
    <w:rsid w:val="00E13D2E"/>
    <w:rsid w:val="00E149EB"/>
    <w:rsid w:val="00E14EB7"/>
    <w:rsid w:val="00E15149"/>
    <w:rsid w:val="00E154FA"/>
    <w:rsid w:val="00E15AD4"/>
    <w:rsid w:val="00E15DBC"/>
    <w:rsid w:val="00E160BB"/>
    <w:rsid w:val="00E1635D"/>
    <w:rsid w:val="00E164CA"/>
    <w:rsid w:val="00E16757"/>
    <w:rsid w:val="00E1675B"/>
    <w:rsid w:val="00E17248"/>
    <w:rsid w:val="00E174FE"/>
    <w:rsid w:val="00E1768A"/>
    <w:rsid w:val="00E17BDD"/>
    <w:rsid w:val="00E206C2"/>
    <w:rsid w:val="00E208C3"/>
    <w:rsid w:val="00E209E6"/>
    <w:rsid w:val="00E20C76"/>
    <w:rsid w:val="00E20DAD"/>
    <w:rsid w:val="00E21282"/>
    <w:rsid w:val="00E22327"/>
    <w:rsid w:val="00E22984"/>
    <w:rsid w:val="00E22FD5"/>
    <w:rsid w:val="00E2314E"/>
    <w:rsid w:val="00E23984"/>
    <w:rsid w:val="00E23C47"/>
    <w:rsid w:val="00E23DA8"/>
    <w:rsid w:val="00E23DFC"/>
    <w:rsid w:val="00E24E6A"/>
    <w:rsid w:val="00E2500C"/>
    <w:rsid w:val="00E2537F"/>
    <w:rsid w:val="00E25B61"/>
    <w:rsid w:val="00E25E35"/>
    <w:rsid w:val="00E267C6"/>
    <w:rsid w:val="00E26B75"/>
    <w:rsid w:val="00E27B5E"/>
    <w:rsid w:val="00E27DD9"/>
    <w:rsid w:val="00E30349"/>
    <w:rsid w:val="00E31205"/>
    <w:rsid w:val="00E31839"/>
    <w:rsid w:val="00E325B7"/>
    <w:rsid w:val="00E327ED"/>
    <w:rsid w:val="00E32847"/>
    <w:rsid w:val="00E328A1"/>
    <w:rsid w:val="00E32925"/>
    <w:rsid w:val="00E32CF6"/>
    <w:rsid w:val="00E33051"/>
    <w:rsid w:val="00E33548"/>
    <w:rsid w:val="00E33E07"/>
    <w:rsid w:val="00E34059"/>
    <w:rsid w:val="00E34565"/>
    <w:rsid w:val="00E345BD"/>
    <w:rsid w:val="00E34F0A"/>
    <w:rsid w:val="00E35164"/>
    <w:rsid w:val="00E35509"/>
    <w:rsid w:val="00E35CC2"/>
    <w:rsid w:val="00E35F4D"/>
    <w:rsid w:val="00E36799"/>
    <w:rsid w:val="00E36BF8"/>
    <w:rsid w:val="00E36EEA"/>
    <w:rsid w:val="00E375E8"/>
    <w:rsid w:val="00E37C01"/>
    <w:rsid w:val="00E37CBF"/>
    <w:rsid w:val="00E37F06"/>
    <w:rsid w:val="00E40AE8"/>
    <w:rsid w:val="00E40BFA"/>
    <w:rsid w:val="00E413C5"/>
    <w:rsid w:val="00E415E8"/>
    <w:rsid w:val="00E41A3D"/>
    <w:rsid w:val="00E41B44"/>
    <w:rsid w:val="00E41C27"/>
    <w:rsid w:val="00E42003"/>
    <w:rsid w:val="00E42B22"/>
    <w:rsid w:val="00E42C65"/>
    <w:rsid w:val="00E42E25"/>
    <w:rsid w:val="00E42F31"/>
    <w:rsid w:val="00E431EF"/>
    <w:rsid w:val="00E43211"/>
    <w:rsid w:val="00E432A8"/>
    <w:rsid w:val="00E43462"/>
    <w:rsid w:val="00E43929"/>
    <w:rsid w:val="00E43EB5"/>
    <w:rsid w:val="00E441C9"/>
    <w:rsid w:val="00E4424F"/>
    <w:rsid w:val="00E446F5"/>
    <w:rsid w:val="00E44D01"/>
    <w:rsid w:val="00E44DA1"/>
    <w:rsid w:val="00E44DA3"/>
    <w:rsid w:val="00E45150"/>
    <w:rsid w:val="00E45EDE"/>
    <w:rsid w:val="00E465D0"/>
    <w:rsid w:val="00E46E39"/>
    <w:rsid w:val="00E474F5"/>
    <w:rsid w:val="00E47744"/>
    <w:rsid w:val="00E503CC"/>
    <w:rsid w:val="00E506E5"/>
    <w:rsid w:val="00E50867"/>
    <w:rsid w:val="00E5191D"/>
    <w:rsid w:val="00E51979"/>
    <w:rsid w:val="00E51981"/>
    <w:rsid w:val="00E51A87"/>
    <w:rsid w:val="00E51CCE"/>
    <w:rsid w:val="00E52207"/>
    <w:rsid w:val="00E5235D"/>
    <w:rsid w:val="00E52672"/>
    <w:rsid w:val="00E52675"/>
    <w:rsid w:val="00E528A4"/>
    <w:rsid w:val="00E528FB"/>
    <w:rsid w:val="00E5328C"/>
    <w:rsid w:val="00E538D3"/>
    <w:rsid w:val="00E53F46"/>
    <w:rsid w:val="00E53F7A"/>
    <w:rsid w:val="00E541AF"/>
    <w:rsid w:val="00E543B3"/>
    <w:rsid w:val="00E54E49"/>
    <w:rsid w:val="00E55CA4"/>
    <w:rsid w:val="00E55DD3"/>
    <w:rsid w:val="00E56A94"/>
    <w:rsid w:val="00E56B0C"/>
    <w:rsid w:val="00E56C8D"/>
    <w:rsid w:val="00E57B46"/>
    <w:rsid w:val="00E57DA1"/>
    <w:rsid w:val="00E57E73"/>
    <w:rsid w:val="00E600CD"/>
    <w:rsid w:val="00E6025B"/>
    <w:rsid w:val="00E602E0"/>
    <w:rsid w:val="00E60574"/>
    <w:rsid w:val="00E60ABE"/>
    <w:rsid w:val="00E60E89"/>
    <w:rsid w:val="00E611E4"/>
    <w:rsid w:val="00E61421"/>
    <w:rsid w:val="00E6185E"/>
    <w:rsid w:val="00E61BC4"/>
    <w:rsid w:val="00E625CE"/>
    <w:rsid w:val="00E62615"/>
    <w:rsid w:val="00E6267C"/>
    <w:rsid w:val="00E62A58"/>
    <w:rsid w:val="00E62B79"/>
    <w:rsid w:val="00E62B9A"/>
    <w:rsid w:val="00E63239"/>
    <w:rsid w:val="00E6370A"/>
    <w:rsid w:val="00E6383B"/>
    <w:rsid w:val="00E64D50"/>
    <w:rsid w:val="00E65707"/>
    <w:rsid w:val="00E6601B"/>
    <w:rsid w:val="00E6632C"/>
    <w:rsid w:val="00E66489"/>
    <w:rsid w:val="00E66CB4"/>
    <w:rsid w:val="00E6703D"/>
    <w:rsid w:val="00E672E6"/>
    <w:rsid w:val="00E70922"/>
    <w:rsid w:val="00E70BC4"/>
    <w:rsid w:val="00E70CAC"/>
    <w:rsid w:val="00E70CD4"/>
    <w:rsid w:val="00E710CB"/>
    <w:rsid w:val="00E71CF3"/>
    <w:rsid w:val="00E72036"/>
    <w:rsid w:val="00E727ED"/>
    <w:rsid w:val="00E72A63"/>
    <w:rsid w:val="00E72E4A"/>
    <w:rsid w:val="00E736A1"/>
    <w:rsid w:val="00E7389D"/>
    <w:rsid w:val="00E73BD5"/>
    <w:rsid w:val="00E73DBA"/>
    <w:rsid w:val="00E740A2"/>
    <w:rsid w:val="00E750AE"/>
    <w:rsid w:val="00E7552E"/>
    <w:rsid w:val="00E75E07"/>
    <w:rsid w:val="00E764E4"/>
    <w:rsid w:val="00E76DF2"/>
    <w:rsid w:val="00E77004"/>
    <w:rsid w:val="00E7700A"/>
    <w:rsid w:val="00E77D4A"/>
    <w:rsid w:val="00E801C1"/>
    <w:rsid w:val="00E8039C"/>
    <w:rsid w:val="00E803BB"/>
    <w:rsid w:val="00E80957"/>
    <w:rsid w:val="00E81210"/>
    <w:rsid w:val="00E812CA"/>
    <w:rsid w:val="00E81944"/>
    <w:rsid w:val="00E81C4A"/>
    <w:rsid w:val="00E820B3"/>
    <w:rsid w:val="00E826EC"/>
    <w:rsid w:val="00E828F5"/>
    <w:rsid w:val="00E82B78"/>
    <w:rsid w:val="00E82CB3"/>
    <w:rsid w:val="00E82E5F"/>
    <w:rsid w:val="00E83286"/>
    <w:rsid w:val="00E83677"/>
    <w:rsid w:val="00E83EA7"/>
    <w:rsid w:val="00E83EF8"/>
    <w:rsid w:val="00E84797"/>
    <w:rsid w:val="00E849D5"/>
    <w:rsid w:val="00E84E21"/>
    <w:rsid w:val="00E84FC7"/>
    <w:rsid w:val="00E858E4"/>
    <w:rsid w:val="00E8592E"/>
    <w:rsid w:val="00E85F53"/>
    <w:rsid w:val="00E86304"/>
    <w:rsid w:val="00E86618"/>
    <w:rsid w:val="00E86623"/>
    <w:rsid w:val="00E8689F"/>
    <w:rsid w:val="00E8691B"/>
    <w:rsid w:val="00E8693C"/>
    <w:rsid w:val="00E86D2B"/>
    <w:rsid w:val="00E87026"/>
    <w:rsid w:val="00E8707A"/>
    <w:rsid w:val="00E872C6"/>
    <w:rsid w:val="00E8773D"/>
    <w:rsid w:val="00E87D11"/>
    <w:rsid w:val="00E87E84"/>
    <w:rsid w:val="00E90277"/>
    <w:rsid w:val="00E9089F"/>
    <w:rsid w:val="00E90B17"/>
    <w:rsid w:val="00E90DFD"/>
    <w:rsid w:val="00E91192"/>
    <w:rsid w:val="00E916B1"/>
    <w:rsid w:val="00E91E69"/>
    <w:rsid w:val="00E9215E"/>
    <w:rsid w:val="00E93007"/>
    <w:rsid w:val="00E93916"/>
    <w:rsid w:val="00E94651"/>
    <w:rsid w:val="00E946A6"/>
    <w:rsid w:val="00E947F4"/>
    <w:rsid w:val="00E94B63"/>
    <w:rsid w:val="00E94C10"/>
    <w:rsid w:val="00E95295"/>
    <w:rsid w:val="00E956CE"/>
    <w:rsid w:val="00E957E5"/>
    <w:rsid w:val="00E95A1F"/>
    <w:rsid w:val="00E96255"/>
    <w:rsid w:val="00E96735"/>
    <w:rsid w:val="00E96768"/>
    <w:rsid w:val="00E96BA9"/>
    <w:rsid w:val="00EA025A"/>
    <w:rsid w:val="00EA1ECF"/>
    <w:rsid w:val="00EA2047"/>
    <w:rsid w:val="00EA20ED"/>
    <w:rsid w:val="00EA24F5"/>
    <w:rsid w:val="00EA277B"/>
    <w:rsid w:val="00EA2F99"/>
    <w:rsid w:val="00EA3241"/>
    <w:rsid w:val="00EA3B32"/>
    <w:rsid w:val="00EA3CEB"/>
    <w:rsid w:val="00EA3E43"/>
    <w:rsid w:val="00EA44A4"/>
    <w:rsid w:val="00EA4A8E"/>
    <w:rsid w:val="00EA4AAC"/>
    <w:rsid w:val="00EA4D40"/>
    <w:rsid w:val="00EA50E5"/>
    <w:rsid w:val="00EA5622"/>
    <w:rsid w:val="00EA5859"/>
    <w:rsid w:val="00EA585F"/>
    <w:rsid w:val="00EA6499"/>
    <w:rsid w:val="00EA6669"/>
    <w:rsid w:val="00EA6DE6"/>
    <w:rsid w:val="00EA71D8"/>
    <w:rsid w:val="00EA72B0"/>
    <w:rsid w:val="00EA7387"/>
    <w:rsid w:val="00EA7392"/>
    <w:rsid w:val="00EA75BC"/>
    <w:rsid w:val="00EA79C7"/>
    <w:rsid w:val="00EA7B77"/>
    <w:rsid w:val="00EB0C81"/>
    <w:rsid w:val="00EB0E23"/>
    <w:rsid w:val="00EB10BF"/>
    <w:rsid w:val="00EB11BC"/>
    <w:rsid w:val="00EB1257"/>
    <w:rsid w:val="00EB1C33"/>
    <w:rsid w:val="00EB1FA1"/>
    <w:rsid w:val="00EB2620"/>
    <w:rsid w:val="00EB278F"/>
    <w:rsid w:val="00EB29A3"/>
    <w:rsid w:val="00EB2ACB"/>
    <w:rsid w:val="00EB2CE5"/>
    <w:rsid w:val="00EB3D1B"/>
    <w:rsid w:val="00EB3FE6"/>
    <w:rsid w:val="00EB420F"/>
    <w:rsid w:val="00EB42EA"/>
    <w:rsid w:val="00EB4747"/>
    <w:rsid w:val="00EB4C5E"/>
    <w:rsid w:val="00EB50E4"/>
    <w:rsid w:val="00EB55BA"/>
    <w:rsid w:val="00EB5A58"/>
    <w:rsid w:val="00EB5B36"/>
    <w:rsid w:val="00EB5C3D"/>
    <w:rsid w:val="00EB611A"/>
    <w:rsid w:val="00EB6175"/>
    <w:rsid w:val="00EB66E8"/>
    <w:rsid w:val="00EB6FEE"/>
    <w:rsid w:val="00EB704F"/>
    <w:rsid w:val="00EB7CC8"/>
    <w:rsid w:val="00EC0213"/>
    <w:rsid w:val="00EC044D"/>
    <w:rsid w:val="00EC09A2"/>
    <w:rsid w:val="00EC0CCD"/>
    <w:rsid w:val="00EC1AC6"/>
    <w:rsid w:val="00EC235A"/>
    <w:rsid w:val="00EC25FA"/>
    <w:rsid w:val="00EC27BE"/>
    <w:rsid w:val="00EC2F07"/>
    <w:rsid w:val="00EC2FBB"/>
    <w:rsid w:val="00EC32FB"/>
    <w:rsid w:val="00EC3382"/>
    <w:rsid w:val="00EC3A5F"/>
    <w:rsid w:val="00EC3AA2"/>
    <w:rsid w:val="00EC46C5"/>
    <w:rsid w:val="00EC4BC3"/>
    <w:rsid w:val="00EC5334"/>
    <w:rsid w:val="00EC54F1"/>
    <w:rsid w:val="00EC5A81"/>
    <w:rsid w:val="00EC5DA4"/>
    <w:rsid w:val="00EC6130"/>
    <w:rsid w:val="00EC6587"/>
    <w:rsid w:val="00EC6A99"/>
    <w:rsid w:val="00EC7437"/>
    <w:rsid w:val="00EC74D8"/>
    <w:rsid w:val="00EC78A1"/>
    <w:rsid w:val="00EC799B"/>
    <w:rsid w:val="00EC7BCF"/>
    <w:rsid w:val="00EC7C6B"/>
    <w:rsid w:val="00ED007F"/>
    <w:rsid w:val="00ED00B7"/>
    <w:rsid w:val="00ED06C3"/>
    <w:rsid w:val="00ED0927"/>
    <w:rsid w:val="00ED0F7A"/>
    <w:rsid w:val="00ED1047"/>
    <w:rsid w:val="00ED110F"/>
    <w:rsid w:val="00ED12A1"/>
    <w:rsid w:val="00ED1776"/>
    <w:rsid w:val="00ED1872"/>
    <w:rsid w:val="00ED2138"/>
    <w:rsid w:val="00ED21CC"/>
    <w:rsid w:val="00ED2C9B"/>
    <w:rsid w:val="00ED2CEF"/>
    <w:rsid w:val="00ED2E38"/>
    <w:rsid w:val="00ED35E4"/>
    <w:rsid w:val="00ED39D0"/>
    <w:rsid w:val="00ED3F21"/>
    <w:rsid w:val="00ED4476"/>
    <w:rsid w:val="00ED5CEC"/>
    <w:rsid w:val="00ED637C"/>
    <w:rsid w:val="00ED64A0"/>
    <w:rsid w:val="00ED6B86"/>
    <w:rsid w:val="00ED7007"/>
    <w:rsid w:val="00ED79C1"/>
    <w:rsid w:val="00EE0399"/>
    <w:rsid w:val="00EE046C"/>
    <w:rsid w:val="00EE0E4C"/>
    <w:rsid w:val="00EE0ECB"/>
    <w:rsid w:val="00EE150F"/>
    <w:rsid w:val="00EE1801"/>
    <w:rsid w:val="00EE280D"/>
    <w:rsid w:val="00EE2967"/>
    <w:rsid w:val="00EE3BF0"/>
    <w:rsid w:val="00EE3D77"/>
    <w:rsid w:val="00EE3E0E"/>
    <w:rsid w:val="00EE41EB"/>
    <w:rsid w:val="00EE4699"/>
    <w:rsid w:val="00EE4D69"/>
    <w:rsid w:val="00EE5060"/>
    <w:rsid w:val="00EE527B"/>
    <w:rsid w:val="00EE5A19"/>
    <w:rsid w:val="00EE6660"/>
    <w:rsid w:val="00EE69A1"/>
    <w:rsid w:val="00EE6ADF"/>
    <w:rsid w:val="00EE75E4"/>
    <w:rsid w:val="00EE7613"/>
    <w:rsid w:val="00EE76E0"/>
    <w:rsid w:val="00EE7AF4"/>
    <w:rsid w:val="00EE7E23"/>
    <w:rsid w:val="00EE7F8F"/>
    <w:rsid w:val="00EEE395"/>
    <w:rsid w:val="00EF01B0"/>
    <w:rsid w:val="00EF0572"/>
    <w:rsid w:val="00EF066C"/>
    <w:rsid w:val="00EF0A92"/>
    <w:rsid w:val="00EF1EAD"/>
    <w:rsid w:val="00EF235B"/>
    <w:rsid w:val="00EF277C"/>
    <w:rsid w:val="00EF416E"/>
    <w:rsid w:val="00EF45EC"/>
    <w:rsid w:val="00EF4F79"/>
    <w:rsid w:val="00EF5038"/>
    <w:rsid w:val="00EF5070"/>
    <w:rsid w:val="00EF5645"/>
    <w:rsid w:val="00EF579F"/>
    <w:rsid w:val="00EF59AE"/>
    <w:rsid w:val="00EF5F81"/>
    <w:rsid w:val="00EF5FDE"/>
    <w:rsid w:val="00EF63CE"/>
    <w:rsid w:val="00EF6604"/>
    <w:rsid w:val="00EF6672"/>
    <w:rsid w:val="00EF7462"/>
    <w:rsid w:val="00F00152"/>
    <w:rsid w:val="00F00312"/>
    <w:rsid w:val="00F00CD2"/>
    <w:rsid w:val="00F00D74"/>
    <w:rsid w:val="00F00FAF"/>
    <w:rsid w:val="00F00FB9"/>
    <w:rsid w:val="00F0217C"/>
    <w:rsid w:val="00F0242B"/>
    <w:rsid w:val="00F02578"/>
    <w:rsid w:val="00F02697"/>
    <w:rsid w:val="00F02876"/>
    <w:rsid w:val="00F029E8"/>
    <w:rsid w:val="00F037AD"/>
    <w:rsid w:val="00F03A69"/>
    <w:rsid w:val="00F03F9D"/>
    <w:rsid w:val="00F03FC9"/>
    <w:rsid w:val="00F04719"/>
    <w:rsid w:val="00F04D5D"/>
    <w:rsid w:val="00F054EE"/>
    <w:rsid w:val="00F057A8"/>
    <w:rsid w:val="00F058CB"/>
    <w:rsid w:val="00F0591B"/>
    <w:rsid w:val="00F06E2C"/>
    <w:rsid w:val="00F07159"/>
    <w:rsid w:val="00F072D4"/>
    <w:rsid w:val="00F074C7"/>
    <w:rsid w:val="00F0775F"/>
    <w:rsid w:val="00F07ABF"/>
    <w:rsid w:val="00F1005B"/>
    <w:rsid w:val="00F10C4B"/>
    <w:rsid w:val="00F10E8F"/>
    <w:rsid w:val="00F112C8"/>
    <w:rsid w:val="00F11D4E"/>
    <w:rsid w:val="00F1208F"/>
    <w:rsid w:val="00F127D9"/>
    <w:rsid w:val="00F12823"/>
    <w:rsid w:val="00F129BA"/>
    <w:rsid w:val="00F1353D"/>
    <w:rsid w:val="00F1363F"/>
    <w:rsid w:val="00F1372A"/>
    <w:rsid w:val="00F13C6F"/>
    <w:rsid w:val="00F13DDC"/>
    <w:rsid w:val="00F13E7B"/>
    <w:rsid w:val="00F14694"/>
    <w:rsid w:val="00F1598E"/>
    <w:rsid w:val="00F15FED"/>
    <w:rsid w:val="00F16538"/>
    <w:rsid w:val="00F16FE5"/>
    <w:rsid w:val="00F1708F"/>
    <w:rsid w:val="00F1738D"/>
    <w:rsid w:val="00F2046F"/>
    <w:rsid w:val="00F2081D"/>
    <w:rsid w:val="00F20C5E"/>
    <w:rsid w:val="00F20E1B"/>
    <w:rsid w:val="00F21270"/>
    <w:rsid w:val="00F21C0A"/>
    <w:rsid w:val="00F21ECB"/>
    <w:rsid w:val="00F2206D"/>
    <w:rsid w:val="00F2227F"/>
    <w:rsid w:val="00F223E7"/>
    <w:rsid w:val="00F225FC"/>
    <w:rsid w:val="00F22D83"/>
    <w:rsid w:val="00F22DE9"/>
    <w:rsid w:val="00F22F4E"/>
    <w:rsid w:val="00F2315C"/>
    <w:rsid w:val="00F23170"/>
    <w:rsid w:val="00F231E8"/>
    <w:rsid w:val="00F2352E"/>
    <w:rsid w:val="00F23D0E"/>
    <w:rsid w:val="00F24017"/>
    <w:rsid w:val="00F247BB"/>
    <w:rsid w:val="00F24998"/>
    <w:rsid w:val="00F24B67"/>
    <w:rsid w:val="00F254E9"/>
    <w:rsid w:val="00F25713"/>
    <w:rsid w:val="00F2631A"/>
    <w:rsid w:val="00F26920"/>
    <w:rsid w:val="00F26CB6"/>
    <w:rsid w:val="00F26E2C"/>
    <w:rsid w:val="00F26ED2"/>
    <w:rsid w:val="00F270DB"/>
    <w:rsid w:val="00F30295"/>
    <w:rsid w:val="00F306D1"/>
    <w:rsid w:val="00F30D4E"/>
    <w:rsid w:val="00F30FE2"/>
    <w:rsid w:val="00F314A0"/>
    <w:rsid w:val="00F31B0F"/>
    <w:rsid w:val="00F31B24"/>
    <w:rsid w:val="00F32469"/>
    <w:rsid w:val="00F3282D"/>
    <w:rsid w:val="00F32981"/>
    <w:rsid w:val="00F32B61"/>
    <w:rsid w:val="00F32D15"/>
    <w:rsid w:val="00F32DF7"/>
    <w:rsid w:val="00F331EB"/>
    <w:rsid w:val="00F334FA"/>
    <w:rsid w:val="00F3363A"/>
    <w:rsid w:val="00F33DCC"/>
    <w:rsid w:val="00F344FA"/>
    <w:rsid w:val="00F34512"/>
    <w:rsid w:val="00F345E0"/>
    <w:rsid w:val="00F34735"/>
    <w:rsid w:val="00F34F76"/>
    <w:rsid w:val="00F35020"/>
    <w:rsid w:val="00F35198"/>
    <w:rsid w:val="00F357F6"/>
    <w:rsid w:val="00F35A2F"/>
    <w:rsid w:val="00F35A77"/>
    <w:rsid w:val="00F35AFD"/>
    <w:rsid w:val="00F36663"/>
    <w:rsid w:val="00F36822"/>
    <w:rsid w:val="00F371EA"/>
    <w:rsid w:val="00F3752D"/>
    <w:rsid w:val="00F37547"/>
    <w:rsid w:val="00F37960"/>
    <w:rsid w:val="00F37974"/>
    <w:rsid w:val="00F37A8F"/>
    <w:rsid w:val="00F37C4D"/>
    <w:rsid w:val="00F40063"/>
    <w:rsid w:val="00F40743"/>
    <w:rsid w:val="00F407C4"/>
    <w:rsid w:val="00F40F90"/>
    <w:rsid w:val="00F416C4"/>
    <w:rsid w:val="00F422C2"/>
    <w:rsid w:val="00F422E5"/>
    <w:rsid w:val="00F42A0D"/>
    <w:rsid w:val="00F42CB5"/>
    <w:rsid w:val="00F42F81"/>
    <w:rsid w:val="00F43009"/>
    <w:rsid w:val="00F435CC"/>
    <w:rsid w:val="00F43765"/>
    <w:rsid w:val="00F438E3"/>
    <w:rsid w:val="00F4398D"/>
    <w:rsid w:val="00F43DDD"/>
    <w:rsid w:val="00F43E2C"/>
    <w:rsid w:val="00F43E89"/>
    <w:rsid w:val="00F43FF0"/>
    <w:rsid w:val="00F440AC"/>
    <w:rsid w:val="00F4451E"/>
    <w:rsid w:val="00F44B3B"/>
    <w:rsid w:val="00F44B6F"/>
    <w:rsid w:val="00F4524C"/>
    <w:rsid w:val="00F45A61"/>
    <w:rsid w:val="00F462DB"/>
    <w:rsid w:val="00F468F3"/>
    <w:rsid w:val="00F46AE9"/>
    <w:rsid w:val="00F47093"/>
    <w:rsid w:val="00F47A32"/>
    <w:rsid w:val="00F50221"/>
    <w:rsid w:val="00F50278"/>
    <w:rsid w:val="00F50BF3"/>
    <w:rsid w:val="00F50C1B"/>
    <w:rsid w:val="00F50D5D"/>
    <w:rsid w:val="00F50F75"/>
    <w:rsid w:val="00F51834"/>
    <w:rsid w:val="00F51CC7"/>
    <w:rsid w:val="00F5298D"/>
    <w:rsid w:val="00F529E5"/>
    <w:rsid w:val="00F529F5"/>
    <w:rsid w:val="00F52F11"/>
    <w:rsid w:val="00F530D5"/>
    <w:rsid w:val="00F5345B"/>
    <w:rsid w:val="00F5353F"/>
    <w:rsid w:val="00F53B2C"/>
    <w:rsid w:val="00F53E10"/>
    <w:rsid w:val="00F53E21"/>
    <w:rsid w:val="00F53FB4"/>
    <w:rsid w:val="00F54735"/>
    <w:rsid w:val="00F54798"/>
    <w:rsid w:val="00F54CB0"/>
    <w:rsid w:val="00F54E3E"/>
    <w:rsid w:val="00F551C8"/>
    <w:rsid w:val="00F55792"/>
    <w:rsid w:val="00F55C0A"/>
    <w:rsid w:val="00F562D9"/>
    <w:rsid w:val="00F56432"/>
    <w:rsid w:val="00F565C5"/>
    <w:rsid w:val="00F56C16"/>
    <w:rsid w:val="00F56D85"/>
    <w:rsid w:val="00F56FD6"/>
    <w:rsid w:val="00F571A3"/>
    <w:rsid w:val="00F578DA"/>
    <w:rsid w:val="00F57FB9"/>
    <w:rsid w:val="00F6009F"/>
    <w:rsid w:val="00F601A4"/>
    <w:rsid w:val="00F601C5"/>
    <w:rsid w:val="00F60566"/>
    <w:rsid w:val="00F609D2"/>
    <w:rsid w:val="00F60A1C"/>
    <w:rsid w:val="00F60C07"/>
    <w:rsid w:val="00F61339"/>
    <w:rsid w:val="00F61478"/>
    <w:rsid w:val="00F61613"/>
    <w:rsid w:val="00F6185C"/>
    <w:rsid w:val="00F61BA4"/>
    <w:rsid w:val="00F61C31"/>
    <w:rsid w:val="00F6240A"/>
    <w:rsid w:val="00F62631"/>
    <w:rsid w:val="00F629C5"/>
    <w:rsid w:val="00F62BB7"/>
    <w:rsid w:val="00F63AA7"/>
    <w:rsid w:val="00F63CD9"/>
    <w:rsid w:val="00F641F4"/>
    <w:rsid w:val="00F647DE"/>
    <w:rsid w:val="00F64DB7"/>
    <w:rsid w:val="00F65458"/>
    <w:rsid w:val="00F656E4"/>
    <w:rsid w:val="00F657F6"/>
    <w:rsid w:val="00F65A96"/>
    <w:rsid w:val="00F66060"/>
    <w:rsid w:val="00F660BC"/>
    <w:rsid w:val="00F66304"/>
    <w:rsid w:val="00F66B4D"/>
    <w:rsid w:val="00F677CC"/>
    <w:rsid w:val="00F67867"/>
    <w:rsid w:val="00F67E96"/>
    <w:rsid w:val="00F67F95"/>
    <w:rsid w:val="00F701AC"/>
    <w:rsid w:val="00F71223"/>
    <w:rsid w:val="00F718F4"/>
    <w:rsid w:val="00F7190F"/>
    <w:rsid w:val="00F72E96"/>
    <w:rsid w:val="00F733A2"/>
    <w:rsid w:val="00F7364B"/>
    <w:rsid w:val="00F7373D"/>
    <w:rsid w:val="00F73DD0"/>
    <w:rsid w:val="00F73F26"/>
    <w:rsid w:val="00F743A7"/>
    <w:rsid w:val="00F7470E"/>
    <w:rsid w:val="00F747E0"/>
    <w:rsid w:val="00F74983"/>
    <w:rsid w:val="00F74D4E"/>
    <w:rsid w:val="00F74E4B"/>
    <w:rsid w:val="00F75111"/>
    <w:rsid w:val="00F75335"/>
    <w:rsid w:val="00F75550"/>
    <w:rsid w:val="00F75627"/>
    <w:rsid w:val="00F758CD"/>
    <w:rsid w:val="00F76012"/>
    <w:rsid w:val="00F76554"/>
    <w:rsid w:val="00F76E64"/>
    <w:rsid w:val="00F7732C"/>
    <w:rsid w:val="00F77678"/>
    <w:rsid w:val="00F77791"/>
    <w:rsid w:val="00F777D0"/>
    <w:rsid w:val="00F77B24"/>
    <w:rsid w:val="00F80008"/>
    <w:rsid w:val="00F80F8D"/>
    <w:rsid w:val="00F814E8"/>
    <w:rsid w:val="00F81815"/>
    <w:rsid w:val="00F81919"/>
    <w:rsid w:val="00F81AC9"/>
    <w:rsid w:val="00F81CBF"/>
    <w:rsid w:val="00F82818"/>
    <w:rsid w:val="00F828D9"/>
    <w:rsid w:val="00F82AFB"/>
    <w:rsid w:val="00F82E23"/>
    <w:rsid w:val="00F836A9"/>
    <w:rsid w:val="00F83779"/>
    <w:rsid w:val="00F8379E"/>
    <w:rsid w:val="00F83B16"/>
    <w:rsid w:val="00F84550"/>
    <w:rsid w:val="00F851CD"/>
    <w:rsid w:val="00F85684"/>
    <w:rsid w:val="00F85C5A"/>
    <w:rsid w:val="00F85F9F"/>
    <w:rsid w:val="00F86627"/>
    <w:rsid w:val="00F866DC"/>
    <w:rsid w:val="00F86836"/>
    <w:rsid w:val="00F86ACC"/>
    <w:rsid w:val="00F87064"/>
    <w:rsid w:val="00F87640"/>
    <w:rsid w:val="00F87916"/>
    <w:rsid w:val="00F87C07"/>
    <w:rsid w:val="00F87DB7"/>
    <w:rsid w:val="00F90887"/>
    <w:rsid w:val="00F90A67"/>
    <w:rsid w:val="00F90B81"/>
    <w:rsid w:val="00F90F2A"/>
    <w:rsid w:val="00F90F8D"/>
    <w:rsid w:val="00F91342"/>
    <w:rsid w:val="00F913DE"/>
    <w:rsid w:val="00F9156E"/>
    <w:rsid w:val="00F915BD"/>
    <w:rsid w:val="00F91A1A"/>
    <w:rsid w:val="00F91B10"/>
    <w:rsid w:val="00F91C15"/>
    <w:rsid w:val="00F91F4A"/>
    <w:rsid w:val="00F91FF5"/>
    <w:rsid w:val="00F9231B"/>
    <w:rsid w:val="00F926D0"/>
    <w:rsid w:val="00F92A3E"/>
    <w:rsid w:val="00F92FC6"/>
    <w:rsid w:val="00F931A0"/>
    <w:rsid w:val="00F932E0"/>
    <w:rsid w:val="00F939AC"/>
    <w:rsid w:val="00F93B43"/>
    <w:rsid w:val="00F948AE"/>
    <w:rsid w:val="00F954AB"/>
    <w:rsid w:val="00F95AED"/>
    <w:rsid w:val="00F95CF6"/>
    <w:rsid w:val="00F9679F"/>
    <w:rsid w:val="00F96A6B"/>
    <w:rsid w:val="00F96B15"/>
    <w:rsid w:val="00F96FA4"/>
    <w:rsid w:val="00F96FD3"/>
    <w:rsid w:val="00F9773D"/>
    <w:rsid w:val="00F9798E"/>
    <w:rsid w:val="00F97AC6"/>
    <w:rsid w:val="00F97FAA"/>
    <w:rsid w:val="00FA01CF"/>
    <w:rsid w:val="00FA12C8"/>
    <w:rsid w:val="00FA178F"/>
    <w:rsid w:val="00FA17FA"/>
    <w:rsid w:val="00FA1893"/>
    <w:rsid w:val="00FA1C11"/>
    <w:rsid w:val="00FA1DFD"/>
    <w:rsid w:val="00FA2770"/>
    <w:rsid w:val="00FA29B1"/>
    <w:rsid w:val="00FA2BC0"/>
    <w:rsid w:val="00FA3117"/>
    <w:rsid w:val="00FA31A0"/>
    <w:rsid w:val="00FA31DA"/>
    <w:rsid w:val="00FA346F"/>
    <w:rsid w:val="00FA3A1D"/>
    <w:rsid w:val="00FA49B2"/>
    <w:rsid w:val="00FA4A06"/>
    <w:rsid w:val="00FA4BE3"/>
    <w:rsid w:val="00FA4C9E"/>
    <w:rsid w:val="00FA4D3A"/>
    <w:rsid w:val="00FA5961"/>
    <w:rsid w:val="00FA5A13"/>
    <w:rsid w:val="00FA5AE8"/>
    <w:rsid w:val="00FA6276"/>
    <w:rsid w:val="00FA628F"/>
    <w:rsid w:val="00FA685D"/>
    <w:rsid w:val="00FA6C13"/>
    <w:rsid w:val="00FA6C85"/>
    <w:rsid w:val="00FA7013"/>
    <w:rsid w:val="00FA766A"/>
    <w:rsid w:val="00FA769A"/>
    <w:rsid w:val="00FA77D6"/>
    <w:rsid w:val="00FA7C87"/>
    <w:rsid w:val="00FB002B"/>
    <w:rsid w:val="00FB0304"/>
    <w:rsid w:val="00FB0563"/>
    <w:rsid w:val="00FB0795"/>
    <w:rsid w:val="00FB0801"/>
    <w:rsid w:val="00FB13CE"/>
    <w:rsid w:val="00FB154F"/>
    <w:rsid w:val="00FB1898"/>
    <w:rsid w:val="00FB1B11"/>
    <w:rsid w:val="00FB2151"/>
    <w:rsid w:val="00FB28C2"/>
    <w:rsid w:val="00FB2931"/>
    <w:rsid w:val="00FB2A43"/>
    <w:rsid w:val="00FB2E09"/>
    <w:rsid w:val="00FB30F9"/>
    <w:rsid w:val="00FB314C"/>
    <w:rsid w:val="00FB3232"/>
    <w:rsid w:val="00FB3C09"/>
    <w:rsid w:val="00FB47D6"/>
    <w:rsid w:val="00FB52CF"/>
    <w:rsid w:val="00FB56CB"/>
    <w:rsid w:val="00FB56D1"/>
    <w:rsid w:val="00FB5C08"/>
    <w:rsid w:val="00FB6797"/>
    <w:rsid w:val="00FB67EA"/>
    <w:rsid w:val="00FB6AB1"/>
    <w:rsid w:val="00FB7032"/>
    <w:rsid w:val="00FB7576"/>
    <w:rsid w:val="00FB7686"/>
    <w:rsid w:val="00FB7755"/>
    <w:rsid w:val="00FB7D3F"/>
    <w:rsid w:val="00FB7ED5"/>
    <w:rsid w:val="00FC0A65"/>
    <w:rsid w:val="00FC0B3E"/>
    <w:rsid w:val="00FC139C"/>
    <w:rsid w:val="00FC164E"/>
    <w:rsid w:val="00FC19AE"/>
    <w:rsid w:val="00FC2273"/>
    <w:rsid w:val="00FC2396"/>
    <w:rsid w:val="00FC29C6"/>
    <w:rsid w:val="00FC2C53"/>
    <w:rsid w:val="00FC2DCA"/>
    <w:rsid w:val="00FC36C6"/>
    <w:rsid w:val="00FC36CA"/>
    <w:rsid w:val="00FC3716"/>
    <w:rsid w:val="00FC38EB"/>
    <w:rsid w:val="00FC4262"/>
    <w:rsid w:val="00FC4276"/>
    <w:rsid w:val="00FC46C2"/>
    <w:rsid w:val="00FC4947"/>
    <w:rsid w:val="00FC4C6E"/>
    <w:rsid w:val="00FC4CD1"/>
    <w:rsid w:val="00FC56C6"/>
    <w:rsid w:val="00FC60B1"/>
    <w:rsid w:val="00FC69F7"/>
    <w:rsid w:val="00FC6B15"/>
    <w:rsid w:val="00FC6C77"/>
    <w:rsid w:val="00FC6DD6"/>
    <w:rsid w:val="00FC6F72"/>
    <w:rsid w:val="00FC7017"/>
    <w:rsid w:val="00FC717C"/>
    <w:rsid w:val="00FC71CE"/>
    <w:rsid w:val="00FC752C"/>
    <w:rsid w:val="00FC784E"/>
    <w:rsid w:val="00FC78EC"/>
    <w:rsid w:val="00FC7E4B"/>
    <w:rsid w:val="00FD0470"/>
    <w:rsid w:val="00FD0874"/>
    <w:rsid w:val="00FD17F1"/>
    <w:rsid w:val="00FD1831"/>
    <w:rsid w:val="00FD1E1F"/>
    <w:rsid w:val="00FD22B6"/>
    <w:rsid w:val="00FD2587"/>
    <w:rsid w:val="00FD33B1"/>
    <w:rsid w:val="00FD3F87"/>
    <w:rsid w:val="00FD5255"/>
    <w:rsid w:val="00FD587A"/>
    <w:rsid w:val="00FD588A"/>
    <w:rsid w:val="00FD6314"/>
    <w:rsid w:val="00FD647D"/>
    <w:rsid w:val="00FD68DB"/>
    <w:rsid w:val="00FD6F93"/>
    <w:rsid w:val="00FD7303"/>
    <w:rsid w:val="00FD77EC"/>
    <w:rsid w:val="00FD7961"/>
    <w:rsid w:val="00FE00E3"/>
    <w:rsid w:val="00FE0565"/>
    <w:rsid w:val="00FE057D"/>
    <w:rsid w:val="00FE0732"/>
    <w:rsid w:val="00FE07E7"/>
    <w:rsid w:val="00FE0815"/>
    <w:rsid w:val="00FE0B77"/>
    <w:rsid w:val="00FE0C2C"/>
    <w:rsid w:val="00FE0C5B"/>
    <w:rsid w:val="00FE1500"/>
    <w:rsid w:val="00FE16BD"/>
    <w:rsid w:val="00FE1797"/>
    <w:rsid w:val="00FE1817"/>
    <w:rsid w:val="00FE1830"/>
    <w:rsid w:val="00FE185A"/>
    <w:rsid w:val="00FE1D0A"/>
    <w:rsid w:val="00FE1E57"/>
    <w:rsid w:val="00FE1F93"/>
    <w:rsid w:val="00FE25F5"/>
    <w:rsid w:val="00FE26DB"/>
    <w:rsid w:val="00FE2F28"/>
    <w:rsid w:val="00FE2F99"/>
    <w:rsid w:val="00FE3260"/>
    <w:rsid w:val="00FE33A5"/>
    <w:rsid w:val="00FE3613"/>
    <w:rsid w:val="00FE3BC5"/>
    <w:rsid w:val="00FE3C8B"/>
    <w:rsid w:val="00FE4445"/>
    <w:rsid w:val="00FE4552"/>
    <w:rsid w:val="00FE47C7"/>
    <w:rsid w:val="00FE4BD5"/>
    <w:rsid w:val="00FE4E76"/>
    <w:rsid w:val="00FE5552"/>
    <w:rsid w:val="00FE565B"/>
    <w:rsid w:val="00FE5922"/>
    <w:rsid w:val="00FE5DF9"/>
    <w:rsid w:val="00FE6141"/>
    <w:rsid w:val="00FE6972"/>
    <w:rsid w:val="00FE6C59"/>
    <w:rsid w:val="00FE7552"/>
    <w:rsid w:val="00FE76B0"/>
    <w:rsid w:val="00FE7AE6"/>
    <w:rsid w:val="00FE7E13"/>
    <w:rsid w:val="00FE7EAC"/>
    <w:rsid w:val="00FF0136"/>
    <w:rsid w:val="00FF026F"/>
    <w:rsid w:val="00FF0840"/>
    <w:rsid w:val="00FF0D7C"/>
    <w:rsid w:val="00FF11D6"/>
    <w:rsid w:val="00FF124E"/>
    <w:rsid w:val="00FF1481"/>
    <w:rsid w:val="00FF1C77"/>
    <w:rsid w:val="00FF2BD9"/>
    <w:rsid w:val="00FF2F2B"/>
    <w:rsid w:val="00FF346D"/>
    <w:rsid w:val="00FF3B03"/>
    <w:rsid w:val="00FF3E3D"/>
    <w:rsid w:val="00FF3EFD"/>
    <w:rsid w:val="00FF4342"/>
    <w:rsid w:val="00FF47CA"/>
    <w:rsid w:val="00FF4A84"/>
    <w:rsid w:val="00FF4B70"/>
    <w:rsid w:val="00FF4EB9"/>
    <w:rsid w:val="00FF5624"/>
    <w:rsid w:val="00FF5644"/>
    <w:rsid w:val="00FF57DD"/>
    <w:rsid w:val="00FF59F4"/>
    <w:rsid w:val="00FF5B62"/>
    <w:rsid w:val="00FF5E21"/>
    <w:rsid w:val="00FF5E85"/>
    <w:rsid w:val="00FF64F0"/>
    <w:rsid w:val="00FF6AFF"/>
    <w:rsid w:val="00FF6BD1"/>
    <w:rsid w:val="00FF6C6B"/>
    <w:rsid w:val="00FF77E3"/>
    <w:rsid w:val="01361BB0"/>
    <w:rsid w:val="01435F3A"/>
    <w:rsid w:val="01452B78"/>
    <w:rsid w:val="014FA8B4"/>
    <w:rsid w:val="0159663F"/>
    <w:rsid w:val="0169D79E"/>
    <w:rsid w:val="016CFEF6"/>
    <w:rsid w:val="017DEA56"/>
    <w:rsid w:val="01861A24"/>
    <w:rsid w:val="018EC086"/>
    <w:rsid w:val="01917E0B"/>
    <w:rsid w:val="01B10434"/>
    <w:rsid w:val="01C39FFB"/>
    <w:rsid w:val="01E0CEFF"/>
    <w:rsid w:val="01E2B886"/>
    <w:rsid w:val="020D8B11"/>
    <w:rsid w:val="021977B2"/>
    <w:rsid w:val="0246CF43"/>
    <w:rsid w:val="0273BBB2"/>
    <w:rsid w:val="02A522B0"/>
    <w:rsid w:val="02BDF94B"/>
    <w:rsid w:val="02C4DE03"/>
    <w:rsid w:val="02D206DF"/>
    <w:rsid w:val="02D4BE1E"/>
    <w:rsid w:val="02FD8A46"/>
    <w:rsid w:val="0334DB28"/>
    <w:rsid w:val="03378E7C"/>
    <w:rsid w:val="037F3D4C"/>
    <w:rsid w:val="0386E9A1"/>
    <w:rsid w:val="0395C7BD"/>
    <w:rsid w:val="03978292"/>
    <w:rsid w:val="039C1F93"/>
    <w:rsid w:val="039C20B1"/>
    <w:rsid w:val="039C5382"/>
    <w:rsid w:val="039FA1EE"/>
    <w:rsid w:val="03A9D49F"/>
    <w:rsid w:val="03C5A779"/>
    <w:rsid w:val="0403127C"/>
    <w:rsid w:val="04195114"/>
    <w:rsid w:val="04230407"/>
    <w:rsid w:val="043E2F3A"/>
    <w:rsid w:val="04408C1F"/>
    <w:rsid w:val="0441B077"/>
    <w:rsid w:val="0446D400"/>
    <w:rsid w:val="0478F864"/>
    <w:rsid w:val="04AEFF53"/>
    <w:rsid w:val="04C66148"/>
    <w:rsid w:val="04CE4ECE"/>
    <w:rsid w:val="04D4BEF2"/>
    <w:rsid w:val="04D74DA3"/>
    <w:rsid w:val="050E1A94"/>
    <w:rsid w:val="051538F9"/>
    <w:rsid w:val="0515980A"/>
    <w:rsid w:val="0534A254"/>
    <w:rsid w:val="0571EFF3"/>
    <w:rsid w:val="05AE62DF"/>
    <w:rsid w:val="0617D34D"/>
    <w:rsid w:val="062A0A43"/>
    <w:rsid w:val="062BB405"/>
    <w:rsid w:val="063E450A"/>
    <w:rsid w:val="0675E51D"/>
    <w:rsid w:val="069D056B"/>
    <w:rsid w:val="069EBF7F"/>
    <w:rsid w:val="06AE4BD5"/>
    <w:rsid w:val="06DE97C3"/>
    <w:rsid w:val="06E872EF"/>
    <w:rsid w:val="075396BC"/>
    <w:rsid w:val="0762C425"/>
    <w:rsid w:val="0775DA94"/>
    <w:rsid w:val="0786408A"/>
    <w:rsid w:val="078CCC4F"/>
    <w:rsid w:val="07A996AC"/>
    <w:rsid w:val="07DFE27A"/>
    <w:rsid w:val="07E2D6AD"/>
    <w:rsid w:val="083C1058"/>
    <w:rsid w:val="085990A5"/>
    <w:rsid w:val="086A1BDA"/>
    <w:rsid w:val="08932BDA"/>
    <w:rsid w:val="08AEF91D"/>
    <w:rsid w:val="08C22C32"/>
    <w:rsid w:val="08D03FDB"/>
    <w:rsid w:val="08D7FB61"/>
    <w:rsid w:val="08E70A58"/>
    <w:rsid w:val="090AEAD9"/>
    <w:rsid w:val="090B8019"/>
    <w:rsid w:val="09296EBF"/>
    <w:rsid w:val="092ECE66"/>
    <w:rsid w:val="099C8A5A"/>
    <w:rsid w:val="09AD2DB9"/>
    <w:rsid w:val="09B06B12"/>
    <w:rsid w:val="09CEBC55"/>
    <w:rsid w:val="09EECAA9"/>
    <w:rsid w:val="09F762D9"/>
    <w:rsid w:val="0A1C9D0C"/>
    <w:rsid w:val="0A23A7FB"/>
    <w:rsid w:val="0A2981C5"/>
    <w:rsid w:val="0A8161C9"/>
    <w:rsid w:val="0A920822"/>
    <w:rsid w:val="0AC1834C"/>
    <w:rsid w:val="0AF0D416"/>
    <w:rsid w:val="0B0AA3F9"/>
    <w:rsid w:val="0B11C76F"/>
    <w:rsid w:val="0B2C22AA"/>
    <w:rsid w:val="0B43790C"/>
    <w:rsid w:val="0B695EE4"/>
    <w:rsid w:val="0B6BD1F4"/>
    <w:rsid w:val="0B9BA40B"/>
    <w:rsid w:val="0BB1A475"/>
    <w:rsid w:val="0BD16D91"/>
    <w:rsid w:val="0BE19719"/>
    <w:rsid w:val="0BE50648"/>
    <w:rsid w:val="0C1D6511"/>
    <w:rsid w:val="0C619F33"/>
    <w:rsid w:val="0C67C556"/>
    <w:rsid w:val="0C9169D4"/>
    <w:rsid w:val="0CAA9136"/>
    <w:rsid w:val="0CC50DD8"/>
    <w:rsid w:val="0CFF82F9"/>
    <w:rsid w:val="0D204ADE"/>
    <w:rsid w:val="0D3C65CA"/>
    <w:rsid w:val="0D555018"/>
    <w:rsid w:val="0D6674C4"/>
    <w:rsid w:val="0D6F9F3B"/>
    <w:rsid w:val="0D826180"/>
    <w:rsid w:val="0D84EF5E"/>
    <w:rsid w:val="0DF25AE0"/>
    <w:rsid w:val="0E0D16D4"/>
    <w:rsid w:val="0E21E913"/>
    <w:rsid w:val="0E22E532"/>
    <w:rsid w:val="0E6D438E"/>
    <w:rsid w:val="0E99C953"/>
    <w:rsid w:val="0E9B7000"/>
    <w:rsid w:val="0EA3D932"/>
    <w:rsid w:val="0ECC36C0"/>
    <w:rsid w:val="0EE6286B"/>
    <w:rsid w:val="0EEE6D31"/>
    <w:rsid w:val="0EF2934D"/>
    <w:rsid w:val="0F261C94"/>
    <w:rsid w:val="0F39012D"/>
    <w:rsid w:val="0F47A18C"/>
    <w:rsid w:val="0FB39588"/>
    <w:rsid w:val="0FFC190B"/>
    <w:rsid w:val="1029AC1C"/>
    <w:rsid w:val="1041A772"/>
    <w:rsid w:val="105F8EB1"/>
    <w:rsid w:val="1065E7A5"/>
    <w:rsid w:val="106F152E"/>
    <w:rsid w:val="10883915"/>
    <w:rsid w:val="10AAA601"/>
    <w:rsid w:val="10B3FB8D"/>
    <w:rsid w:val="10B6214C"/>
    <w:rsid w:val="10B65B99"/>
    <w:rsid w:val="10CAFDD8"/>
    <w:rsid w:val="10F11DD4"/>
    <w:rsid w:val="11438B79"/>
    <w:rsid w:val="1143BB77"/>
    <w:rsid w:val="116DF672"/>
    <w:rsid w:val="118C48D3"/>
    <w:rsid w:val="11AEBF52"/>
    <w:rsid w:val="11C62076"/>
    <w:rsid w:val="11E31211"/>
    <w:rsid w:val="122213A2"/>
    <w:rsid w:val="123C10F6"/>
    <w:rsid w:val="1246C2DB"/>
    <w:rsid w:val="12647BEC"/>
    <w:rsid w:val="126D455F"/>
    <w:rsid w:val="126E5434"/>
    <w:rsid w:val="1273BD8A"/>
    <w:rsid w:val="12755121"/>
    <w:rsid w:val="128ED38D"/>
    <w:rsid w:val="12AB14FD"/>
    <w:rsid w:val="12C202C5"/>
    <w:rsid w:val="12D0055B"/>
    <w:rsid w:val="12DFC25F"/>
    <w:rsid w:val="12E3B9BD"/>
    <w:rsid w:val="1310EA10"/>
    <w:rsid w:val="133CF60B"/>
    <w:rsid w:val="1378CADA"/>
    <w:rsid w:val="13CAC9CD"/>
    <w:rsid w:val="13D77CB0"/>
    <w:rsid w:val="13ED67B4"/>
    <w:rsid w:val="140AD3F7"/>
    <w:rsid w:val="141844BF"/>
    <w:rsid w:val="148A9ED2"/>
    <w:rsid w:val="14A4D87E"/>
    <w:rsid w:val="14A62EAC"/>
    <w:rsid w:val="14A6617D"/>
    <w:rsid w:val="14E4FE7D"/>
    <w:rsid w:val="14F371CD"/>
    <w:rsid w:val="1511FBFF"/>
    <w:rsid w:val="1525EEC5"/>
    <w:rsid w:val="1528B08E"/>
    <w:rsid w:val="15399CAC"/>
    <w:rsid w:val="154B56D1"/>
    <w:rsid w:val="155982A4"/>
    <w:rsid w:val="1576D8E6"/>
    <w:rsid w:val="1579D8D6"/>
    <w:rsid w:val="158B9917"/>
    <w:rsid w:val="158ED253"/>
    <w:rsid w:val="15A2B2E1"/>
    <w:rsid w:val="15A5E0D9"/>
    <w:rsid w:val="15B76487"/>
    <w:rsid w:val="15D829F8"/>
    <w:rsid w:val="15E64839"/>
    <w:rsid w:val="160F05BB"/>
    <w:rsid w:val="16813385"/>
    <w:rsid w:val="16EA0C7B"/>
    <w:rsid w:val="1703CC50"/>
    <w:rsid w:val="170B1050"/>
    <w:rsid w:val="176AE976"/>
    <w:rsid w:val="176DD60E"/>
    <w:rsid w:val="17974F80"/>
    <w:rsid w:val="17B78F87"/>
    <w:rsid w:val="17ED43DD"/>
    <w:rsid w:val="18094836"/>
    <w:rsid w:val="1831176F"/>
    <w:rsid w:val="184343CD"/>
    <w:rsid w:val="186AB1A9"/>
    <w:rsid w:val="18C3D151"/>
    <w:rsid w:val="18CBDB7D"/>
    <w:rsid w:val="18DDFB37"/>
    <w:rsid w:val="18FCC97B"/>
    <w:rsid w:val="190DDD14"/>
    <w:rsid w:val="193773FF"/>
    <w:rsid w:val="194E5D22"/>
    <w:rsid w:val="1991FDE3"/>
    <w:rsid w:val="19A2C56D"/>
    <w:rsid w:val="19A5ABCA"/>
    <w:rsid w:val="19B00C60"/>
    <w:rsid w:val="19B2A092"/>
    <w:rsid w:val="19C0F3A3"/>
    <w:rsid w:val="19FF00B7"/>
    <w:rsid w:val="1A34C697"/>
    <w:rsid w:val="1A4E264E"/>
    <w:rsid w:val="1A5205C8"/>
    <w:rsid w:val="1A52378F"/>
    <w:rsid w:val="1A55E1A1"/>
    <w:rsid w:val="1A9A921A"/>
    <w:rsid w:val="1AA11DDF"/>
    <w:rsid w:val="1AA820CE"/>
    <w:rsid w:val="1AB15C97"/>
    <w:rsid w:val="1AEB2493"/>
    <w:rsid w:val="1B661DB9"/>
    <w:rsid w:val="1B9187CE"/>
    <w:rsid w:val="1BAF3724"/>
    <w:rsid w:val="1BDC6442"/>
    <w:rsid w:val="1C04B948"/>
    <w:rsid w:val="1C07DCF5"/>
    <w:rsid w:val="1C215E66"/>
    <w:rsid w:val="1C385B8A"/>
    <w:rsid w:val="1C4C1BA9"/>
    <w:rsid w:val="1C941D20"/>
    <w:rsid w:val="1CA65416"/>
    <w:rsid w:val="1CB2A42A"/>
    <w:rsid w:val="1CBE4607"/>
    <w:rsid w:val="1CD68A03"/>
    <w:rsid w:val="1CD6E25B"/>
    <w:rsid w:val="1D5A7CEF"/>
    <w:rsid w:val="1D76F825"/>
    <w:rsid w:val="1D799999"/>
    <w:rsid w:val="1D7C988E"/>
    <w:rsid w:val="1D801350"/>
    <w:rsid w:val="1D806535"/>
    <w:rsid w:val="1D96FA49"/>
    <w:rsid w:val="1DB67031"/>
    <w:rsid w:val="1DC8B2BA"/>
    <w:rsid w:val="1E016C07"/>
    <w:rsid w:val="1E04E83D"/>
    <w:rsid w:val="1E201370"/>
    <w:rsid w:val="1E52D9C8"/>
    <w:rsid w:val="1E60F952"/>
    <w:rsid w:val="1E910BC2"/>
    <w:rsid w:val="1EB38170"/>
    <w:rsid w:val="1EB91116"/>
    <w:rsid w:val="1EE7DF6E"/>
    <w:rsid w:val="1F24DE69"/>
    <w:rsid w:val="1F66B8C2"/>
    <w:rsid w:val="1F8ACD53"/>
    <w:rsid w:val="1F9DC346"/>
    <w:rsid w:val="1FC5321D"/>
    <w:rsid w:val="1FD444B8"/>
    <w:rsid w:val="2011B0F0"/>
    <w:rsid w:val="2012AD0F"/>
    <w:rsid w:val="201F05E3"/>
    <w:rsid w:val="207B67CD"/>
    <w:rsid w:val="20B02C2E"/>
    <w:rsid w:val="20BBF405"/>
    <w:rsid w:val="20C2E471"/>
    <w:rsid w:val="20CB696F"/>
    <w:rsid w:val="20E75358"/>
    <w:rsid w:val="20FBBFF5"/>
    <w:rsid w:val="20FFBC04"/>
    <w:rsid w:val="21037AAA"/>
    <w:rsid w:val="214410E3"/>
    <w:rsid w:val="2147FBBE"/>
    <w:rsid w:val="2161BF4B"/>
    <w:rsid w:val="2169A72C"/>
    <w:rsid w:val="2173E61C"/>
    <w:rsid w:val="218ED4E1"/>
    <w:rsid w:val="2192EAB2"/>
    <w:rsid w:val="219B7C31"/>
    <w:rsid w:val="21A1F87C"/>
    <w:rsid w:val="21CA401B"/>
    <w:rsid w:val="21CA440E"/>
    <w:rsid w:val="21CC3859"/>
    <w:rsid w:val="222EC2C9"/>
    <w:rsid w:val="225C3EA5"/>
    <w:rsid w:val="22687358"/>
    <w:rsid w:val="22755811"/>
    <w:rsid w:val="22A69E29"/>
    <w:rsid w:val="22BADAE5"/>
    <w:rsid w:val="22F08F3B"/>
    <w:rsid w:val="233F6579"/>
    <w:rsid w:val="236F2BF7"/>
    <w:rsid w:val="2387C774"/>
    <w:rsid w:val="23895B0B"/>
    <w:rsid w:val="238B2C0B"/>
    <w:rsid w:val="239511A5"/>
    <w:rsid w:val="23BA7BDA"/>
    <w:rsid w:val="23BB1EBB"/>
    <w:rsid w:val="23D269B4"/>
    <w:rsid w:val="23DEC288"/>
    <w:rsid w:val="23E4D1A4"/>
    <w:rsid w:val="23E6ED77"/>
    <w:rsid w:val="2408160A"/>
    <w:rsid w:val="24096DBD"/>
    <w:rsid w:val="24105391"/>
    <w:rsid w:val="24173965"/>
    <w:rsid w:val="2417F81B"/>
    <w:rsid w:val="2418D794"/>
    <w:rsid w:val="2420F6F0"/>
    <w:rsid w:val="2425B846"/>
    <w:rsid w:val="24339388"/>
    <w:rsid w:val="2466DE19"/>
    <w:rsid w:val="24A705DA"/>
    <w:rsid w:val="24CA334E"/>
    <w:rsid w:val="24EA1A41"/>
    <w:rsid w:val="24EEEA36"/>
    <w:rsid w:val="24F7FB19"/>
    <w:rsid w:val="2515B602"/>
    <w:rsid w:val="2528DC80"/>
    <w:rsid w:val="257CB997"/>
    <w:rsid w:val="25B11188"/>
    <w:rsid w:val="25F217D1"/>
    <w:rsid w:val="25FEF121"/>
    <w:rsid w:val="26053902"/>
    <w:rsid w:val="261EF487"/>
    <w:rsid w:val="26310980"/>
    <w:rsid w:val="26383CDF"/>
    <w:rsid w:val="2679A7CF"/>
    <w:rsid w:val="2690780C"/>
    <w:rsid w:val="26A0198C"/>
    <w:rsid w:val="26B533F6"/>
    <w:rsid w:val="26C883B1"/>
    <w:rsid w:val="26D4C65A"/>
    <w:rsid w:val="26E1B45C"/>
    <w:rsid w:val="2719BD49"/>
    <w:rsid w:val="271D58A4"/>
    <w:rsid w:val="2720170E"/>
    <w:rsid w:val="27848E7D"/>
    <w:rsid w:val="27906F22"/>
    <w:rsid w:val="27A3F5ED"/>
    <w:rsid w:val="27C5E789"/>
    <w:rsid w:val="27FEEA4B"/>
    <w:rsid w:val="2813D930"/>
    <w:rsid w:val="28300082"/>
    <w:rsid w:val="28346209"/>
    <w:rsid w:val="2848CEA6"/>
    <w:rsid w:val="28824C64"/>
    <w:rsid w:val="288DEF71"/>
    <w:rsid w:val="28B5B4E8"/>
    <w:rsid w:val="28E90A70"/>
    <w:rsid w:val="293691E3"/>
    <w:rsid w:val="293DA40D"/>
    <w:rsid w:val="29499810"/>
    <w:rsid w:val="2952EC06"/>
    <w:rsid w:val="295AE3FA"/>
    <w:rsid w:val="29763695"/>
    <w:rsid w:val="29A055E5"/>
    <w:rsid w:val="29A495D8"/>
    <w:rsid w:val="29D0949A"/>
    <w:rsid w:val="29EF1B72"/>
    <w:rsid w:val="29F02324"/>
    <w:rsid w:val="2A045258"/>
    <w:rsid w:val="2A0B0656"/>
    <w:rsid w:val="2A18A34A"/>
    <w:rsid w:val="2A22093A"/>
    <w:rsid w:val="2A32A703"/>
    <w:rsid w:val="2A6A1ACF"/>
    <w:rsid w:val="2A772026"/>
    <w:rsid w:val="2A7CCE36"/>
    <w:rsid w:val="2A7F25D6"/>
    <w:rsid w:val="2A857ECA"/>
    <w:rsid w:val="2AB27F1F"/>
    <w:rsid w:val="2AB6305A"/>
    <w:rsid w:val="2AF44640"/>
    <w:rsid w:val="2B6BA4CC"/>
    <w:rsid w:val="2BA3DBB5"/>
    <w:rsid w:val="2BAC70F5"/>
    <w:rsid w:val="2C01D943"/>
    <w:rsid w:val="2C02F137"/>
    <w:rsid w:val="2C531D9D"/>
    <w:rsid w:val="2C99CF61"/>
    <w:rsid w:val="2CB5920C"/>
    <w:rsid w:val="2CCD8B79"/>
    <w:rsid w:val="2CD142B7"/>
    <w:rsid w:val="2CF13017"/>
    <w:rsid w:val="2D0099EE"/>
    <w:rsid w:val="2D288D34"/>
    <w:rsid w:val="2D32A59F"/>
    <w:rsid w:val="2D39AFE1"/>
    <w:rsid w:val="2D4273A4"/>
    <w:rsid w:val="2D50EC97"/>
    <w:rsid w:val="2D719240"/>
    <w:rsid w:val="2D8B3474"/>
    <w:rsid w:val="2D96858F"/>
    <w:rsid w:val="2DDF2321"/>
    <w:rsid w:val="2DE41E29"/>
    <w:rsid w:val="2DEE7DC4"/>
    <w:rsid w:val="2DFD8D8C"/>
    <w:rsid w:val="2E0EFB34"/>
    <w:rsid w:val="2E25C5B1"/>
    <w:rsid w:val="2E3C5E58"/>
    <w:rsid w:val="2E4E20A9"/>
    <w:rsid w:val="2E7BC5A1"/>
    <w:rsid w:val="2E8CA0FC"/>
    <w:rsid w:val="2E99B74E"/>
    <w:rsid w:val="2EE36FA7"/>
    <w:rsid w:val="2EE65783"/>
    <w:rsid w:val="2EF4787E"/>
    <w:rsid w:val="2F11F057"/>
    <w:rsid w:val="2F153286"/>
    <w:rsid w:val="2F2EBE7D"/>
    <w:rsid w:val="2F46EACD"/>
    <w:rsid w:val="2F508E36"/>
    <w:rsid w:val="2F8A4A2F"/>
    <w:rsid w:val="2F8EA443"/>
    <w:rsid w:val="2FADC0ED"/>
    <w:rsid w:val="2FB39C15"/>
    <w:rsid w:val="2FD0FE00"/>
    <w:rsid w:val="2FD23A42"/>
    <w:rsid w:val="2FE47BFA"/>
    <w:rsid w:val="303C0E86"/>
    <w:rsid w:val="304106B4"/>
    <w:rsid w:val="306B1EED"/>
    <w:rsid w:val="307ADF52"/>
    <w:rsid w:val="308BCAB2"/>
    <w:rsid w:val="30920E76"/>
    <w:rsid w:val="3096A1FD"/>
    <w:rsid w:val="309851D1"/>
    <w:rsid w:val="30A3C41F"/>
    <w:rsid w:val="30EC2326"/>
    <w:rsid w:val="31129852"/>
    <w:rsid w:val="311EC973"/>
    <w:rsid w:val="3129DD2C"/>
    <w:rsid w:val="3189BE13"/>
    <w:rsid w:val="31B300C1"/>
    <w:rsid w:val="31C0E294"/>
    <w:rsid w:val="31C99968"/>
    <w:rsid w:val="31CD9577"/>
    <w:rsid w:val="31F111DC"/>
    <w:rsid w:val="31F7B848"/>
    <w:rsid w:val="31FA6B60"/>
    <w:rsid w:val="31FB0238"/>
    <w:rsid w:val="3200C485"/>
    <w:rsid w:val="320433DE"/>
    <w:rsid w:val="3229AF09"/>
    <w:rsid w:val="323962A0"/>
    <w:rsid w:val="328B1734"/>
    <w:rsid w:val="32BF69C9"/>
    <w:rsid w:val="331A64A2"/>
    <w:rsid w:val="3338A986"/>
    <w:rsid w:val="337C0175"/>
    <w:rsid w:val="338D5194"/>
    <w:rsid w:val="33A63D4B"/>
    <w:rsid w:val="33BFF3D6"/>
    <w:rsid w:val="33C3D0EC"/>
    <w:rsid w:val="33D27B3C"/>
    <w:rsid w:val="33EA74A9"/>
    <w:rsid w:val="33EF9415"/>
    <w:rsid w:val="33FC4053"/>
    <w:rsid w:val="3403058E"/>
    <w:rsid w:val="3411A51C"/>
    <w:rsid w:val="3425486B"/>
    <w:rsid w:val="345F52DF"/>
    <w:rsid w:val="3492DC26"/>
    <w:rsid w:val="349EF77E"/>
    <w:rsid w:val="34ADF229"/>
    <w:rsid w:val="35332FDA"/>
    <w:rsid w:val="3536EE80"/>
    <w:rsid w:val="353C7A3B"/>
    <w:rsid w:val="355FA4A9"/>
    <w:rsid w:val="359978F0"/>
    <w:rsid w:val="35C8A94C"/>
    <w:rsid w:val="35D9F928"/>
    <w:rsid w:val="35EBE0A7"/>
    <w:rsid w:val="36004E3F"/>
    <w:rsid w:val="3603F3C0"/>
    <w:rsid w:val="360C5E17"/>
    <w:rsid w:val="3625A020"/>
    <w:rsid w:val="363C98F2"/>
    <w:rsid w:val="365EC024"/>
    <w:rsid w:val="3675A71D"/>
    <w:rsid w:val="3683EA57"/>
    <w:rsid w:val="36A079BA"/>
    <w:rsid w:val="36C2A0EC"/>
    <w:rsid w:val="36CE4185"/>
    <w:rsid w:val="36DABAF2"/>
    <w:rsid w:val="36DE7B15"/>
    <w:rsid w:val="36E7C2F6"/>
    <w:rsid w:val="36F76A36"/>
    <w:rsid w:val="370E02B3"/>
    <w:rsid w:val="3711C576"/>
    <w:rsid w:val="371CDFD4"/>
    <w:rsid w:val="3769F61F"/>
    <w:rsid w:val="376A5B97"/>
    <w:rsid w:val="379E37A1"/>
    <w:rsid w:val="38005201"/>
    <w:rsid w:val="38081EC4"/>
    <w:rsid w:val="38393F93"/>
    <w:rsid w:val="383E04F0"/>
    <w:rsid w:val="384B074A"/>
    <w:rsid w:val="385B66C5"/>
    <w:rsid w:val="385D219A"/>
    <w:rsid w:val="385DF651"/>
    <w:rsid w:val="3896DC97"/>
    <w:rsid w:val="38AB98AB"/>
    <w:rsid w:val="38FBE0BC"/>
    <w:rsid w:val="392CCFB5"/>
    <w:rsid w:val="392EAB4D"/>
    <w:rsid w:val="394B54E7"/>
    <w:rsid w:val="39ADAC86"/>
    <w:rsid w:val="39B8C069"/>
    <w:rsid w:val="39C5D3EC"/>
    <w:rsid w:val="39D970AA"/>
    <w:rsid w:val="39E24CD3"/>
    <w:rsid w:val="39E9237D"/>
    <w:rsid w:val="39F2F806"/>
    <w:rsid w:val="39F8E65B"/>
    <w:rsid w:val="3A05DBA2"/>
    <w:rsid w:val="3A0C6279"/>
    <w:rsid w:val="3A111D3E"/>
    <w:rsid w:val="3A29F624"/>
    <w:rsid w:val="3A2FA270"/>
    <w:rsid w:val="3A5BA3D3"/>
    <w:rsid w:val="3A609C01"/>
    <w:rsid w:val="3A7CEB8C"/>
    <w:rsid w:val="3A84F509"/>
    <w:rsid w:val="3A9FDC0C"/>
    <w:rsid w:val="3AB3B131"/>
    <w:rsid w:val="3AB66920"/>
    <w:rsid w:val="3ABFEC15"/>
    <w:rsid w:val="3ADE2A90"/>
    <w:rsid w:val="3AE4A02A"/>
    <w:rsid w:val="3B06038E"/>
    <w:rsid w:val="3B330F76"/>
    <w:rsid w:val="3B520114"/>
    <w:rsid w:val="3B59A59E"/>
    <w:rsid w:val="3B738636"/>
    <w:rsid w:val="3B888A4B"/>
    <w:rsid w:val="3BA050E7"/>
    <w:rsid w:val="3BD2640E"/>
    <w:rsid w:val="3BD3811A"/>
    <w:rsid w:val="3BD876AA"/>
    <w:rsid w:val="3C0E9245"/>
    <w:rsid w:val="3C164CD5"/>
    <w:rsid w:val="3C171CC3"/>
    <w:rsid w:val="3C18B720"/>
    <w:rsid w:val="3C3819F3"/>
    <w:rsid w:val="3C47579E"/>
    <w:rsid w:val="3C4B4AED"/>
    <w:rsid w:val="3C5B57CF"/>
    <w:rsid w:val="3C8B0E64"/>
    <w:rsid w:val="3C8BAC7D"/>
    <w:rsid w:val="3CB8CF3E"/>
    <w:rsid w:val="3CBE83E4"/>
    <w:rsid w:val="3CCF747C"/>
    <w:rsid w:val="3CDBE378"/>
    <w:rsid w:val="3CE47891"/>
    <w:rsid w:val="3CFFA3C4"/>
    <w:rsid w:val="3D0528D2"/>
    <w:rsid w:val="3D0A21C6"/>
    <w:rsid w:val="3D16B9AD"/>
    <w:rsid w:val="3D19C840"/>
    <w:rsid w:val="3D2022E1"/>
    <w:rsid w:val="3D290AD9"/>
    <w:rsid w:val="3D3AB268"/>
    <w:rsid w:val="3D4FAF67"/>
    <w:rsid w:val="3D5C0740"/>
    <w:rsid w:val="3D5EF105"/>
    <w:rsid w:val="3D748D63"/>
    <w:rsid w:val="3D7952EA"/>
    <w:rsid w:val="3D7EABB8"/>
    <w:rsid w:val="3D896A64"/>
    <w:rsid w:val="3DAEA68C"/>
    <w:rsid w:val="3DE6B3D4"/>
    <w:rsid w:val="3E0999BC"/>
    <w:rsid w:val="3E3C5DA8"/>
    <w:rsid w:val="3E40E1A9"/>
    <w:rsid w:val="3E5810CD"/>
    <w:rsid w:val="3E6CE3DD"/>
    <w:rsid w:val="3E7092F1"/>
    <w:rsid w:val="3E859257"/>
    <w:rsid w:val="3E863D3F"/>
    <w:rsid w:val="3E928A4C"/>
    <w:rsid w:val="3EBA03EF"/>
    <w:rsid w:val="3EBB8CEE"/>
    <w:rsid w:val="3EDA921C"/>
    <w:rsid w:val="3EF04525"/>
    <w:rsid w:val="3F0B3E58"/>
    <w:rsid w:val="3F2224AA"/>
    <w:rsid w:val="3F3A13A3"/>
    <w:rsid w:val="3F4E31A0"/>
    <w:rsid w:val="3F64A20E"/>
    <w:rsid w:val="3F9EA524"/>
    <w:rsid w:val="3FA63EFE"/>
    <w:rsid w:val="3FABA04F"/>
    <w:rsid w:val="3FC68AFF"/>
    <w:rsid w:val="3FDD4982"/>
    <w:rsid w:val="3FE20EDF"/>
    <w:rsid w:val="402A388F"/>
    <w:rsid w:val="402B2BEE"/>
    <w:rsid w:val="4034F6BF"/>
    <w:rsid w:val="40389FDC"/>
    <w:rsid w:val="4038A647"/>
    <w:rsid w:val="4049820D"/>
    <w:rsid w:val="408CA868"/>
    <w:rsid w:val="40AD8F15"/>
    <w:rsid w:val="40D73E2B"/>
    <w:rsid w:val="40DFB796"/>
    <w:rsid w:val="41079FCB"/>
    <w:rsid w:val="4126421C"/>
    <w:rsid w:val="416307A1"/>
    <w:rsid w:val="41CF4BA9"/>
    <w:rsid w:val="41ECF57F"/>
    <w:rsid w:val="41FCE0A3"/>
    <w:rsid w:val="4216303E"/>
    <w:rsid w:val="425E314A"/>
    <w:rsid w:val="425EC92D"/>
    <w:rsid w:val="42936F56"/>
    <w:rsid w:val="429B120E"/>
    <w:rsid w:val="42A03EDF"/>
    <w:rsid w:val="42A1D276"/>
    <w:rsid w:val="42BF28B8"/>
    <w:rsid w:val="42D77B39"/>
    <w:rsid w:val="430BD961"/>
    <w:rsid w:val="438E34C3"/>
    <w:rsid w:val="43A15DDD"/>
    <w:rsid w:val="43B4E3E9"/>
    <w:rsid w:val="43C42682"/>
    <w:rsid w:val="43EB2424"/>
    <w:rsid w:val="43F87917"/>
    <w:rsid w:val="4401BCCB"/>
    <w:rsid w:val="4401EB07"/>
    <w:rsid w:val="44022C0A"/>
    <w:rsid w:val="4417311A"/>
    <w:rsid w:val="44264EAC"/>
    <w:rsid w:val="44360F60"/>
    <w:rsid w:val="443A8CBC"/>
    <w:rsid w:val="4459FCFA"/>
    <w:rsid w:val="445BF538"/>
    <w:rsid w:val="448395E5"/>
    <w:rsid w:val="4493207F"/>
    <w:rsid w:val="44A1DCB3"/>
    <w:rsid w:val="44A86878"/>
    <w:rsid w:val="44DC5469"/>
    <w:rsid w:val="45012AEF"/>
    <w:rsid w:val="450C54D3"/>
    <w:rsid w:val="4525C531"/>
    <w:rsid w:val="4526A08D"/>
    <w:rsid w:val="45317E0A"/>
    <w:rsid w:val="453BA100"/>
    <w:rsid w:val="4551DA7A"/>
    <w:rsid w:val="45778A84"/>
    <w:rsid w:val="45837348"/>
    <w:rsid w:val="45839483"/>
    <w:rsid w:val="45E1E750"/>
    <w:rsid w:val="45F235C9"/>
    <w:rsid w:val="45F909B9"/>
    <w:rsid w:val="4600DB02"/>
    <w:rsid w:val="461FF22B"/>
    <w:rsid w:val="4622653B"/>
    <w:rsid w:val="464B8EE7"/>
    <w:rsid w:val="4653E114"/>
    <w:rsid w:val="4656A949"/>
    <w:rsid w:val="46681AE0"/>
    <w:rsid w:val="46E083FD"/>
    <w:rsid w:val="46F9CE0B"/>
    <w:rsid w:val="4703673C"/>
    <w:rsid w:val="476365B7"/>
    <w:rsid w:val="4789D774"/>
    <w:rsid w:val="47B53798"/>
    <w:rsid w:val="47FD924D"/>
    <w:rsid w:val="482223E5"/>
    <w:rsid w:val="4828F1A0"/>
    <w:rsid w:val="482E3E25"/>
    <w:rsid w:val="4848564B"/>
    <w:rsid w:val="48811529"/>
    <w:rsid w:val="48A5DD24"/>
    <w:rsid w:val="48AE24B9"/>
    <w:rsid w:val="48C8B874"/>
    <w:rsid w:val="4916500C"/>
    <w:rsid w:val="493EBE24"/>
    <w:rsid w:val="494A498D"/>
    <w:rsid w:val="4961140A"/>
    <w:rsid w:val="497D3B5C"/>
    <w:rsid w:val="49816941"/>
    <w:rsid w:val="4984F611"/>
    <w:rsid w:val="49C9F296"/>
    <w:rsid w:val="49D23E32"/>
    <w:rsid w:val="49FF4962"/>
    <w:rsid w:val="4A12325B"/>
    <w:rsid w:val="4A2B5269"/>
    <w:rsid w:val="4A379A67"/>
    <w:rsid w:val="4A7162F6"/>
    <w:rsid w:val="4A8D3039"/>
    <w:rsid w:val="4A9B0679"/>
    <w:rsid w:val="4AE20139"/>
    <w:rsid w:val="4B1A07DC"/>
    <w:rsid w:val="4B3597B6"/>
    <w:rsid w:val="4B4C0824"/>
    <w:rsid w:val="4B6557BF"/>
    <w:rsid w:val="4B688A56"/>
    <w:rsid w:val="4B6E4164"/>
    <w:rsid w:val="4B776AC9"/>
    <w:rsid w:val="4B7A9A38"/>
    <w:rsid w:val="4B9344DF"/>
    <w:rsid w:val="4BA9EA07"/>
    <w:rsid w:val="4BB13F1A"/>
    <w:rsid w:val="4BC1B376"/>
    <w:rsid w:val="4BC5416F"/>
    <w:rsid w:val="4BE131F4"/>
    <w:rsid w:val="4C12CD95"/>
    <w:rsid w:val="4C24F9F3"/>
    <w:rsid w:val="4C26C05B"/>
    <w:rsid w:val="4C51C4A4"/>
    <w:rsid w:val="4C618DA2"/>
    <w:rsid w:val="4CB6203E"/>
    <w:rsid w:val="4CD4198B"/>
    <w:rsid w:val="4D3DD875"/>
    <w:rsid w:val="4D49D31D"/>
    <w:rsid w:val="4D552ED7"/>
    <w:rsid w:val="4E4EBED9"/>
    <w:rsid w:val="4E70D50D"/>
    <w:rsid w:val="4EAA169C"/>
    <w:rsid w:val="4EC0DA88"/>
    <w:rsid w:val="4ECDFDA5"/>
    <w:rsid w:val="4ED6DBB7"/>
    <w:rsid w:val="4EDCB9D9"/>
    <w:rsid w:val="4EEF93D0"/>
    <w:rsid w:val="4F0F526A"/>
    <w:rsid w:val="4F1DEBA7"/>
    <w:rsid w:val="4F7A559E"/>
    <w:rsid w:val="4F9E05CF"/>
    <w:rsid w:val="4FB0A7FD"/>
    <w:rsid w:val="4FFCB289"/>
    <w:rsid w:val="4FFF934F"/>
    <w:rsid w:val="500EB9E8"/>
    <w:rsid w:val="5011BFAD"/>
    <w:rsid w:val="5082852E"/>
    <w:rsid w:val="508CCF99"/>
    <w:rsid w:val="509425A7"/>
    <w:rsid w:val="509CC6C5"/>
    <w:rsid w:val="509D1AD6"/>
    <w:rsid w:val="50C8DDDE"/>
    <w:rsid w:val="50EFE713"/>
    <w:rsid w:val="50FDC7EB"/>
    <w:rsid w:val="5112401B"/>
    <w:rsid w:val="5114C539"/>
    <w:rsid w:val="5128A5F1"/>
    <w:rsid w:val="51290A98"/>
    <w:rsid w:val="514CFEAD"/>
    <w:rsid w:val="514FA393"/>
    <w:rsid w:val="51581A69"/>
    <w:rsid w:val="515DBC3D"/>
    <w:rsid w:val="51881A70"/>
    <w:rsid w:val="51C416A7"/>
    <w:rsid w:val="51EEC857"/>
    <w:rsid w:val="52199032"/>
    <w:rsid w:val="5234C053"/>
    <w:rsid w:val="523C1DEB"/>
    <w:rsid w:val="524BC34B"/>
    <w:rsid w:val="524D1979"/>
    <w:rsid w:val="5297DD77"/>
    <w:rsid w:val="5299FCF3"/>
    <w:rsid w:val="52DDF7C3"/>
    <w:rsid w:val="52EBD996"/>
    <w:rsid w:val="5317B56A"/>
    <w:rsid w:val="536A7557"/>
    <w:rsid w:val="53821F4D"/>
    <w:rsid w:val="538F5A0E"/>
    <w:rsid w:val="53EECFB6"/>
    <w:rsid w:val="540007EB"/>
    <w:rsid w:val="54037D95"/>
    <w:rsid w:val="540C6B65"/>
    <w:rsid w:val="54407D61"/>
    <w:rsid w:val="54603B20"/>
    <w:rsid w:val="5469F9A6"/>
    <w:rsid w:val="546ADDB1"/>
    <w:rsid w:val="546B286C"/>
    <w:rsid w:val="546C1922"/>
    <w:rsid w:val="5472D7B8"/>
    <w:rsid w:val="54733C5F"/>
    <w:rsid w:val="5482B57F"/>
    <w:rsid w:val="54E6EBA5"/>
    <w:rsid w:val="550B0D89"/>
    <w:rsid w:val="5518F780"/>
    <w:rsid w:val="55230482"/>
    <w:rsid w:val="554D724E"/>
    <w:rsid w:val="555E2140"/>
    <w:rsid w:val="55704D9E"/>
    <w:rsid w:val="557449AD"/>
    <w:rsid w:val="558C421F"/>
    <w:rsid w:val="558DEB9E"/>
    <w:rsid w:val="55955D9A"/>
    <w:rsid w:val="55A5387C"/>
    <w:rsid w:val="55BB08DC"/>
    <w:rsid w:val="55D0C3B5"/>
    <w:rsid w:val="55DA5489"/>
    <w:rsid w:val="55DD20F5"/>
    <w:rsid w:val="55F532D8"/>
    <w:rsid w:val="56104E2A"/>
    <w:rsid w:val="5640D09A"/>
    <w:rsid w:val="564BB445"/>
    <w:rsid w:val="564F8653"/>
    <w:rsid w:val="565FE72C"/>
    <w:rsid w:val="56606467"/>
    <w:rsid w:val="566D51F9"/>
    <w:rsid w:val="5671BE98"/>
    <w:rsid w:val="568F7A7C"/>
    <w:rsid w:val="569D5B2A"/>
    <w:rsid w:val="56B38E59"/>
    <w:rsid w:val="56C8C53F"/>
    <w:rsid w:val="56E1D76B"/>
    <w:rsid w:val="57015CDF"/>
    <w:rsid w:val="5712D102"/>
    <w:rsid w:val="571C99F6"/>
    <w:rsid w:val="5722B5AB"/>
    <w:rsid w:val="574E2484"/>
    <w:rsid w:val="5780362F"/>
    <w:rsid w:val="5786A10B"/>
    <w:rsid w:val="579A445A"/>
    <w:rsid w:val="57D54AED"/>
    <w:rsid w:val="57E1F338"/>
    <w:rsid w:val="57F06B88"/>
    <w:rsid w:val="57F72EBC"/>
    <w:rsid w:val="5824BF18"/>
    <w:rsid w:val="5826B756"/>
    <w:rsid w:val="58353637"/>
    <w:rsid w:val="585627E8"/>
    <w:rsid w:val="5858AF2C"/>
    <w:rsid w:val="586F44B2"/>
    <w:rsid w:val="5870D491"/>
    <w:rsid w:val="589F078E"/>
    <w:rsid w:val="58D5CB31"/>
    <w:rsid w:val="58DA48B7"/>
    <w:rsid w:val="58EDBA06"/>
    <w:rsid w:val="5929F950"/>
    <w:rsid w:val="593A7571"/>
    <w:rsid w:val="596AB93D"/>
    <w:rsid w:val="5976C79A"/>
    <w:rsid w:val="59882334"/>
    <w:rsid w:val="599FDDAA"/>
    <w:rsid w:val="59AE13A4"/>
    <w:rsid w:val="59C6C12F"/>
    <w:rsid w:val="59D4D4D8"/>
    <w:rsid w:val="59D5D0CD"/>
    <w:rsid w:val="59E46518"/>
    <w:rsid w:val="5A08BC21"/>
    <w:rsid w:val="5A5D5889"/>
    <w:rsid w:val="5A69018E"/>
    <w:rsid w:val="5A75B447"/>
    <w:rsid w:val="5A7A5290"/>
    <w:rsid w:val="5A8E772C"/>
    <w:rsid w:val="5AA66506"/>
    <w:rsid w:val="5AA6CAA8"/>
    <w:rsid w:val="5ADC24EF"/>
    <w:rsid w:val="5B07034E"/>
    <w:rsid w:val="5B315A96"/>
    <w:rsid w:val="5B4C9032"/>
    <w:rsid w:val="5B5A34CB"/>
    <w:rsid w:val="5B98DD5E"/>
    <w:rsid w:val="5BAC751A"/>
    <w:rsid w:val="5BBD16AF"/>
    <w:rsid w:val="5BDF838F"/>
    <w:rsid w:val="5BE17CC8"/>
    <w:rsid w:val="5BFE387A"/>
    <w:rsid w:val="5C090FF3"/>
    <w:rsid w:val="5C381752"/>
    <w:rsid w:val="5C6D3430"/>
    <w:rsid w:val="5C7285A1"/>
    <w:rsid w:val="5C963B30"/>
    <w:rsid w:val="5CE3853A"/>
    <w:rsid w:val="5CE76479"/>
    <w:rsid w:val="5CEB7D17"/>
    <w:rsid w:val="5CED9DD3"/>
    <w:rsid w:val="5CF78B47"/>
    <w:rsid w:val="5CF9B83F"/>
    <w:rsid w:val="5D13E2D3"/>
    <w:rsid w:val="5D204027"/>
    <w:rsid w:val="5D2B86B1"/>
    <w:rsid w:val="5D600C17"/>
    <w:rsid w:val="5D80287A"/>
    <w:rsid w:val="5D8A9531"/>
    <w:rsid w:val="5DC16892"/>
    <w:rsid w:val="5DDB2294"/>
    <w:rsid w:val="5DF31570"/>
    <w:rsid w:val="5DFE9963"/>
    <w:rsid w:val="5E113B91"/>
    <w:rsid w:val="5E36998B"/>
    <w:rsid w:val="5E61F829"/>
    <w:rsid w:val="5E82E986"/>
    <w:rsid w:val="5E85877D"/>
    <w:rsid w:val="5E892951"/>
    <w:rsid w:val="5EAF2BCF"/>
    <w:rsid w:val="5EB8DEC2"/>
    <w:rsid w:val="5ED43BCB"/>
    <w:rsid w:val="5EF3DDDF"/>
    <w:rsid w:val="5EF9D86B"/>
    <w:rsid w:val="5F0177B1"/>
    <w:rsid w:val="5F1600F4"/>
    <w:rsid w:val="5F2056C8"/>
    <w:rsid w:val="5F2C98A0"/>
    <w:rsid w:val="5F3A707F"/>
    <w:rsid w:val="5F63173F"/>
    <w:rsid w:val="5F6D4504"/>
    <w:rsid w:val="5F71C260"/>
    <w:rsid w:val="5F7E7543"/>
    <w:rsid w:val="5F94754D"/>
    <w:rsid w:val="5FD2B0A3"/>
    <w:rsid w:val="60181D8B"/>
    <w:rsid w:val="601F2F76"/>
    <w:rsid w:val="60350694"/>
    <w:rsid w:val="609DF0F4"/>
    <w:rsid w:val="60C19FD3"/>
    <w:rsid w:val="60C386FE"/>
    <w:rsid w:val="60C70090"/>
    <w:rsid w:val="60D5B25E"/>
    <w:rsid w:val="60F688F2"/>
    <w:rsid w:val="610FC868"/>
    <w:rsid w:val="61165EC5"/>
    <w:rsid w:val="6118BCA5"/>
    <w:rsid w:val="6123F897"/>
    <w:rsid w:val="613DF4DA"/>
    <w:rsid w:val="61424AF8"/>
    <w:rsid w:val="615FA13A"/>
    <w:rsid w:val="61844C8F"/>
    <w:rsid w:val="618EA544"/>
    <w:rsid w:val="61DE4A88"/>
    <w:rsid w:val="623B9C96"/>
    <w:rsid w:val="624CD76D"/>
    <w:rsid w:val="627F6495"/>
    <w:rsid w:val="62B7E6DB"/>
    <w:rsid w:val="62C2BCF6"/>
    <w:rsid w:val="62D072E8"/>
    <w:rsid w:val="62E5BEB9"/>
    <w:rsid w:val="62E6A44A"/>
    <w:rsid w:val="62EA0C06"/>
    <w:rsid w:val="62EB1B73"/>
    <w:rsid w:val="63352C98"/>
    <w:rsid w:val="6344D3D8"/>
    <w:rsid w:val="635E4436"/>
    <w:rsid w:val="636B5137"/>
    <w:rsid w:val="63D86916"/>
    <w:rsid w:val="63F12CCC"/>
    <w:rsid w:val="63FCC8AC"/>
    <w:rsid w:val="640C252E"/>
    <w:rsid w:val="64243F5E"/>
    <w:rsid w:val="64342A82"/>
    <w:rsid w:val="646AA921"/>
    <w:rsid w:val="6474FE24"/>
    <w:rsid w:val="647C5ECA"/>
    <w:rsid w:val="649BA2B2"/>
    <w:rsid w:val="64C43F7E"/>
    <w:rsid w:val="64C9A2E4"/>
    <w:rsid w:val="64DCF5B8"/>
    <w:rsid w:val="64F8C4E4"/>
    <w:rsid w:val="64FDFA7B"/>
    <w:rsid w:val="65190302"/>
    <w:rsid w:val="652161B0"/>
    <w:rsid w:val="653CB238"/>
    <w:rsid w:val="653CF18A"/>
    <w:rsid w:val="65410A3F"/>
    <w:rsid w:val="654E32F2"/>
    <w:rsid w:val="6596F821"/>
    <w:rsid w:val="65B86718"/>
    <w:rsid w:val="65DBA7D0"/>
    <w:rsid w:val="65DEF6E6"/>
    <w:rsid w:val="65FDC6CA"/>
    <w:rsid w:val="6603842A"/>
    <w:rsid w:val="660D0547"/>
    <w:rsid w:val="66441302"/>
    <w:rsid w:val="666D8C10"/>
    <w:rsid w:val="66711873"/>
    <w:rsid w:val="66A24EDF"/>
    <w:rsid w:val="66A2A8EE"/>
    <w:rsid w:val="66B8500E"/>
    <w:rsid w:val="66C4116A"/>
    <w:rsid w:val="670B9E8A"/>
    <w:rsid w:val="6716564B"/>
    <w:rsid w:val="67471FEF"/>
    <w:rsid w:val="67E2815A"/>
    <w:rsid w:val="67FB48C8"/>
    <w:rsid w:val="680CE846"/>
    <w:rsid w:val="683873EF"/>
    <w:rsid w:val="68720296"/>
    <w:rsid w:val="6883D4E5"/>
    <w:rsid w:val="68B451A5"/>
    <w:rsid w:val="68DADC5D"/>
    <w:rsid w:val="690E2A3D"/>
    <w:rsid w:val="69148BF1"/>
    <w:rsid w:val="6923960F"/>
    <w:rsid w:val="6929A129"/>
    <w:rsid w:val="692CAC9C"/>
    <w:rsid w:val="697B9E7F"/>
    <w:rsid w:val="69CE34D6"/>
    <w:rsid w:val="69DC74BF"/>
    <w:rsid w:val="69F8376A"/>
    <w:rsid w:val="6A17F624"/>
    <w:rsid w:val="6A18F219"/>
    <w:rsid w:val="6A21D055"/>
    <w:rsid w:val="6A28AFAE"/>
    <w:rsid w:val="6A671179"/>
    <w:rsid w:val="6AB57BBE"/>
    <w:rsid w:val="6AD23A88"/>
    <w:rsid w:val="6AD3F658"/>
    <w:rsid w:val="6ADBE6F3"/>
    <w:rsid w:val="6AFE6424"/>
    <w:rsid w:val="6B02CF72"/>
    <w:rsid w:val="6B3754D8"/>
    <w:rsid w:val="6B9B4D8A"/>
    <w:rsid w:val="6BC2FD8B"/>
    <w:rsid w:val="6BE49D6A"/>
    <w:rsid w:val="6BFA7849"/>
    <w:rsid w:val="6C01D8C5"/>
    <w:rsid w:val="6C1F2499"/>
    <w:rsid w:val="6C299F24"/>
    <w:rsid w:val="6C3F42F8"/>
    <w:rsid w:val="6C3FC2CC"/>
    <w:rsid w:val="6C478E94"/>
    <w:rsid w:val="6C5C4EB2"/>
    <w:rsid w:val="6C6E97C9"/>
    <w:rsid w:val="6CA6E66D"/>
    <w:rsid w:val="6CE77CA6"/>
    <w:rsid w:val="6D11EA72"/>
    <w:rsid w:val="6D19D7F8"/>
    <w:rsid w:val="6D3447F6"/>
    <w:rsid w:val="6D3BB62E"/>
    <w:rsid w:val="6D3E293E"/>
    <w:rsid w:val="6D4C27B7"/>
    <w:rsid w:val="6D6120F2"/>
    <w:rsid w:val="6D9CCA79"/>
    <w:rsid w:val="6DAE1804"/>
    <w:rsid w:val="6DB21043"/>
    <w:rsid w:val="6DC378FD"/>
    <w:rsid w:val="6DC4412B"/>
    <w:rsid w:val="6DC4DA94"/>
    <w:rsid w:val="6DCDD898"/>
    <w:rsid w:val="6DE93B9B"/>
    <w:rsid w:val="6DFEEECF"/>
    <w:rsid w:val="6E0E0A2A"/>
    <w:rsid w:val="6E37987D"/>
    <w:rsid w:val="6E5C76A3"/>
    <w:rsid w:val="6E64FAA6"/>
    <w:rsid w:val="6E7155EA"/>
    <w:rsid w:val="6E820D04"/>
    <w:rsid w:val="6E828E27"/>
    <w:rsid w:val="6E99B2DD"/>
    <w:rsid w:val="6E9EE874"/>
    <w:rsid w:val="6EF735EF"/>
    <w:rsid w:val="6F054E5A"/>
    <w:rsid w:val="6F742635"/>
    <w:rsid w:val="6F84C994"/>
    <w:rsid w:val="6F97D56B"/>
    <w:rsid w:val="6FAACC12"/>
    <w:rsid w:val="6FAB7B8A"/>
    <w:rsid w:val="6FACB299"/>
    <w:rsid w:val="6FC25FDD"/>
    <w:rsid w:val="6FF4F898"/>
    <w:rsid w:val="6FF5C6ED"/>
    <w:rsid w:val="702AD42C"/>
    <w:rsid w:val="7045E934"/>
    <w:rsid w:val="7072CA10"/>
    <w:rsid w:val="709BE924"/>
    <w:rsid w:val="70A62181"/>
    <w:rsid w:val="70A820AA"/>
    <w:rsid w:val="70D0E95C"/>
    <w:rsid w:val="70D7CF30"/>
    <w:rsid w:val="70FB19BF"/>
    <w:rsid w:val="7106B36D"/>
    <w:rsid w:val="71127BB4"/>
    <w:rsid w:val="7129024D"/>
    <w:rsid w:val="712D1A07"/>
    <w:rsid w:val="714A3E49"/>
    <w:rsid w:val="7152C276"/>
    <w:rsid w:val="71AFA73F"/>
    <w:rsid w:val="71BCBEC9"/>
    <w:rsid w:val="71D4C2CE"/>
    <w:rsid w:val="71E4CFB0"/>
    <w:rsid w:val="71F0B1A5"/>
    <w:rsid w:val="721917AD"/>
    <w:rsid w:val="721E5310"/>
    <w:rsid w:val="723A0557"/>
    <w:rsid w:val="72BEF462"/>
    <w:rsid w:val="730B78DF"/>
    <w:rsid w:val="731C27D1"/>
    <w:rsid w:val="732B5ED7"/>
    <w:rsid w:val="733C0DC9"/>
    <w:rsid w:val="73642F33"/>
    <w:rsid w:val="73759DF7"/>
    <w:rsid w:val="738E92F7"/>
    <w:rsid w:val="739F5719"/>
    <w:rsid w:val="73AAA83B"/>
    <w:rsid w:val="73B254B1"/>
    <w:rsid w:val="73C48ADD"/>
    <w:rsid w:val="73E06B5D"/>
    <w:rsid w:val="73E7A162"/>
    <w:rsid w:val="7407011F"/>
    <w:rsid w:val="74247E9F"/>
    <w:rsid w:val="742C9ECC"/>
    <w:rsid w:val="74327B2F"/>
    <w:rsid w:val="7432BA81"/>
    <w:rsid w:val="7458D8EC"/>
    <w:rsid w:val="745DF19B"/>
    <w:rsid w:val="74645622"/>
    <w:rsid w:val="74D8CFB1"/>
    <w:rsid w:val="74E6B35C"/>
    <w:rsid w:val="74F0625A"/>
    <w:rsid w:val="74FA25F5"/>
    <w:rsid w:val="75521935"/>
    <w:rsid w:val="7588332D"/>
    <w:rsid w:val="7594D567"/>
    <w:rsid w:val="75CF51F3"/>
    <w:rsid w:val="75DE2B63"/>
    <w:rsid w:val="76200886"/>
    <w:rsid w:val="763763D8"/>
    <w:rsid w:val="76382D26"/>
    <w:rsid w:val="7643B119"/>
    <w:rsid w:val="7653E83E"/>
    <w:rsid w:val="765AD03D"/>
    <w:rsid w:val="76696420"/>
    <w:rsid w:val="76BC8B5E"/>
    <w:rsid w:val="76FF9E60"/>
    <w:rsid w:val="7742231E"/>
    <w:rsid w:val="774726B5"/>
    <w:rsid w:val="77497F9D"/>
    <w:rsid w:val="779C8E5C"/>
    <w:rsid w:val="77B1A47F"/>
    <w:rsid w:val="77EB924D"/>
    <w:rsid w:val="781D75EF"/>
    <w:rsid w:val="7851DA92"/>
    <w:rsid w:val="7886BB02"/>
    <w:rsid w:val="78A21A7F"/>
    <w:rsid w:val="78B8B648"/>
    <w:rsid w:val="78D92E22"/>
    <w:rsid w:val="78DFF24E"/>
    <w:rsid w:val="78E9B957"/>
    <w:rsid w:val="793486B9"/>
    <w:rsid w:val="79459E56"/>
    <w:rsid w:val="79530F1E"/>
    <w:rsid w:val="795341EF"/>
    <w:rsid w:val="798D75D8"/>
    <w:rsid w:val="79B722B7"/>
    <w:rsid w:val="79F08E3D"/>
    <w:rsid w:val="7A04F7B8"/>
    <w:rsid w:val="7A05A460"/>
    <w:rsid w:val="7A081063"/>
    <w:rsid w:val="7A61989D"/>
    <w:rsid w:val="7A6A8147"/>
    <w:rsid w:val="7A6DD1B6"/>
    <w:rsid w:val="7A902C89"/>
    <w:rsid w:val="7A921462"/>
    <w:rsid w:val="7A9521E4"/>
    <w:rsid w:val="7AA9B6BA"/>
    <w:rsid w:val="7AB37EDD"/>
    <w:rsid w:val="7B0E06C1"/>
    <w:rsid w:val="7B1A54FD"/>
    <w:rsid w:val="7B1D7C01"/>
    <w:rsid w:val="7B20A359"/>
    <w:rsid w:val="7B408816"/>
    <w:rsid w:val="7B4D8ECD"/>
    <w:rsid w:val="7B95F0CE"/>
    <w:rsid w:val="7BA83DEF"/>
    <w:rsid w:val="7BB6B095"/>
    <w:rsid w:val="7BD95426"/>
    <w:rsid w:val="7BDD459D"/>
    <w:rsid w:val="7BE7FF47"/>
    <w:rsid w:val="7BEA9E83"/>
    <w:rsid w:val="7C269D42"/>
    <w:rsid w:val="7C2A736D"/>
    <w:rsid w:val="7C2B9570"/>
    <w:rsid w:val="7C2C5EBE"/>
    <w:rsid w:val="7C4B80FE"/>
    <w:rsid w:val="7C7C0F57"/>
    <w:rsid w:val="7C9CF269"/>
    <w:rsid w:val="7CD1DC76"/>
    <w:rsid w:val="7CDC6420"/>
    <w:rsid w:val="7D092F2D"/>
    <w:rsid w:val="7D1504D6"/>
    <w:rsid w:val="7D2289FF"/>
    <w:rsid w:val="7D30F7E1"/>
    <w:rsid w:val="7D3FA302"/>
    <w:rsid w:val="7D6C6DB3"/>
    <w:rsid w:val="7DB19010"/>
    <w:rsid w:val="7DC70BC2"/>
    <w:rsid w:val="7E01EA1C"/>
    <w:rsid w:val="7E08C558"/>
    <w:rsid w:val="7E21D014"/>
    <w:rsid w:val="7E3B7343"/>
    <w:rsid w:val="7E47DD2A"/>
    <w:rsid w:val="7E489BE0"/>
    <w:rsid w:val="7E948ECE"/>
    <w:rsid w:val="7EA88C2C"/>
    <w:rsid w:val="7EB2A3C6"/>
    <w:rsid w:val="7EBF0BA8"/>
    <w:rsid w:val="7EE62D0D"/>
    <w:rsid w:val="7EEFB8C2"/>
    <w:rsid w:val="7EF4F4D4"/>
    <w:rsid w:val="7F0999AC"/>
    <w:rsid w:val="7F152E60"/>
    <w:rsid w:val="7F2EBB64"/>
    <w:rsid w:val="7F317CF0"/>
    <w:rsid w:val="7F35F3D1"/>
    <w:rsid w:val="7F526A9A"/>
    <w:rsid w:val="7F53D20A"/>
    <w:rsid w:val="7F730F48"/>
    <w:rsid w:val="7F88363C"/>
    <w:rsid w:val="7F922BF2"/>
    <w:rsid w:val="7FAC0573"/>
    <w:rsid w:val="7FF8F6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8B720"/>
  <w15:chartTrackingRefBased/>
  <w15:docId w15:val="{1C8D7878-D93E-4695-9273-4F6703013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4E1"/>
  </w:style>
  <w:style w:type="paragraph" w:styleId="Heading1">
    <w:name w:val="heading 1"/>
    <w:basedOn w:val="Normal"/>
    <w:next w:val="Normal"/>
    <w:link w:val="Heading1Char"/>
    <w:uiPriority w:val="9"/>
    <w:qFormat/>
    <w:rsid w:val="009840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0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40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840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25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5EE"/>
  </w:style>
  <w:style w:type="paragraph" w:styleId="Footer">
    <w:name w:val="footer"/>
    <w:basedOn w:val="Normal"/>
    <w:link w:val="FooterChar"/>
    <w:uiPriority w:val="99"/>
    <w:unhideWhenUsed/>
    <w:rsid w:val="000B25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5EE"/>
  </w:style>
  <w:style w:type="character" w:styleId="Hyperlink">
    <w:name w:val="Hyperlink"/>
    <w:basedOn w:val="DefaultParagraphFont"/>
    <w:uiPriority w:val="99"/>
    <w:unhideWhenUsed/>
    <w:rsid w:val="007B467D"/>
    <w:rPr>
      <w:color w:val="0563C1" w:themeColor="hyperlink"/>
      <w:u w:val="single"/>
    </w:rPr>
  </w:style>
  <w:style w:type="character" w:styleId="UnresolvedMention">
    <w:name w:val="Unresolved Mention"/>
    <w:basedOn w:val="DefaultParagraphFont"/>
    <w:uiPriority w:val="99"/>
    <w:semiHidden/>
    <w:unhideWhenUsed/>
    <w:rsid w:val="007B467D"/>
    <w:rPr>
      <w:color w:val="605E5C"/>
      <w:shd w:val="clear" w:color="auto" w:fill="E1DFDD"/>
    </w:rPr>
  </w:style>
  <w:style w:type="paragraph" w:styleId="ListParagraph">
    <w:name w:val="List Paragraph"/>
    <w:basedOn w:val="Normal"/>
    <w:uiPriority w:val="34"/>
    <w:qFormat/>
    <w:rsid w:val="00D45D2B"/>
    <w:pPr>
      <w:ind w:left="720"/>
      <w:contextualSpacing/>
    </w:pPr>
  </w:style>
  <w:style w:type="paragraph" w:styleId="Caption">
    <w:name w:val="caption"/>
    <w:basedOn w:val="Normal"/>
    <w:next w:val="Normal"/>
    <w:uiPriority w:val="35"/>
    <w:unhideWhenUsed/>
    <w:qFormat/>
    <w:rsid w:val="0018640F"/>
    <w:pPr>
      <w:spacing w:after="200" w:line="240" w:lineRule="auto"/>
    </w:pPr>
    <w:rPr>
      <w:i/>
      <w:iCs/>
      <w:color w:val="44546A" w:themeColor="text2"/>
      <w:sz w:val="18"/>
      <w:szCs w:val="18"/>
    </w:rPr>
  </w:style>
  <w:style w:type="table" w:styleId="TableGrid">
    <w:name w:val="Table Grid"/>
    <w:basedOn w:val="TableNormal"/>
    <w:uiPriority w:val="39"/>
    <w:rsid w:val="00DD2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F1C6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4A69A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2E46C8"/>
    <w:rPr>
      <w:sz w:val="16"/>
      <w:szCs w:val="16"/>
    </w:rPr>
  </w:style>
  <w:style w:type="paragraph" w:styleId="CommentText">
    <w:name w:val="annotation text"/>
    <w:basedOn w:val="Normal"/>
    <w:link w:val="CommentTextChar"/>
    <w:uiPriority w:val="99"/>
    <w:unhideWhenUsed/>
    <w:rsid w:val="002E46C8"/>
    <w:pPr>
      <w:spacing w:line="240" w:lineRule="auto"/>
    </w:pPr>
    <w:rPr>
      <w:sz w:val="20"/>
      <w:szCs w:val="20"/>
    </w:rPr>
  </w:style>
  <w:style w:type="character" w:customStyle="1" w:styleId="CommentTextChar">
    <w:name w:val="Comment Text Char"/>
    <w:basedOn w:val="DefaultParagraphFont"/>
    <w:link w:val="CommentText"/>
    <w:uiPriority w:val="99"/>
    <w:rsid w:val="002E46C8"/>
    <w:rPr>
      <w:sz w:val="20"/>
      <w:szCs w:val="20"/>
    </w:rPr>
  </w:style>
  <w:style w:type="paragraph" w:styleId="CommentSubject">
    <w:name w:val="annotation subject"/>
    <w:basedOn w:val="CommentText"/>
    <w:next w:val="CommentText"/>
    <w:link w:val="CommentSubjectChar"/>
    <w:uiPriority w:val="99"/>
    <w:semiHidden/>
    <w:unhideWhenUsed/>
    <w:rsid w:val="002E46C8"/>
    <w:rPr>
      <w:b/>
      <w:bCs/>
    </w:rPr>
  </w:style>
  <w:style w:type="character" w:customStyle="1" w:styleId="CommentSubjectChar">
    <w:name w:val="Comment Subject Char"/>
    <w:basedOn w:val="CommentTextChar"/>
    <w:link w:val="CommentSubject"/>
    <w:uiPriority w:val="99"/>
    <w:semiHidden/>
    <w:rsid w:val="002E46C8"/>
    <w:rPr>
      <w:b/>
      <w:bCs/>
      <w:sz w:val="20"/>
      <w:szCs w:val="20"/>
    </w:rPr>
  </w:style>
  <w:style w:type="character" w:customStyle="1" w:styleId="Heading1Char">
    <w:name w:val="Heading 1 Char"/>
    <w:basedOn w:val="DefaultParagraphFont"/>
    <w:link w:val="Heading1"/>
    <w:uiPriority w:val="9"/>
    <w:rsid w:val="0098407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07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8407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8407F"/>
    <w:rPr>
      <w:rFonts w:asciiTheme="majorHAnsi" w:eastAsiaTheme="majorEastAsia" w:hAnsiTheme="majorHAnsi" w:cstheme="majorBidi"/>
      <w:i/>
      <w:iCs/>
      <w:color w:val="2F5496" w:themeColor="accent1" w:themeShade="BF"/>
    </w:rPr>
  </w:style>
  <w:style w:type="character" w:styleId="Mention">
    <w:name w:val="Mention"/>
    <w:basedOn w:val="DefaultParagraphFont"/>
    <w:uiPriority w:val="99"/>
    <w:unhideWhenUsed/>
    <w:rsid w:val="0098407F"/>
    <w:rPr>
      <w:color w:val="2B579A"/>
      <w:shd w:val="clear" w:color="auto" w:fill="E1DFDD"/>
    </w:rPr>
  </w:style>
  <w:style w:type="paragraph" w:styleId="TOC1">
    <w:name w:val="toc 1"/>
    <w:basedOn w:val="Normal"/>
    <w:next w:val="Normal"/>
    <w:autoRedefine/>
    <w:uiPriority w:val="39"/>
    <w:unhideWhenUsed/>
    <w:rsid w:val="0098407F"/>
    <w:pPr>
      <w:spacing w:after="100"/>
    </w:pPr>
  </w:style>
  <w:style w:type="paragraph" w:styleId="TOC2">
    <w:name w:val="toc 2"/>
    <w:basedOn w:val="Normal"/>
    <w:next w:val="Normal"/>
    <w:autoRedefine/>
    <w:uiPriority w:val="39"/>
    <w:unhideWhenUsed/>
    <w:rsid w:val="0098407F"/>
    <w:pPr>
      <w:spacing w:after="100"/>
      <w:ind w:left="220"/>
    </w:pPr>
  </w:style>
  <w:style w:type="paragraph" w:styleId="TOC3">
    <w:name w:val="toc 3"/>
    <w:basedOn w:val="Normal"/>
    <w:next w:val="Normal"/>
    <w:autoRedefine/>
    <w:uiPriority w:val="39"/>
    <w:unhideWhenUsed/>
    <w:rsid w:val="0098407F"/>
    <w:pPr>
      <w:tabs>
        <w:tab w:val="right" w:leader="dot" w:pos="9350"/>
      </w:tabs>
      <w:spacing w:after="100"/>
      <w:ind w:left="440"/>
    </w:pPr>
    <w:rPr>
      <w:i/>
      <w:noProof/>
    </w:rPr>
  </w:style>
  <w:style w:type="paragraph" w:styleId="TOC4">
    <w:name w:val="toc 4"/>
    <w:basedOn w:val="Normal"/>
    <w:next w:val="Normal"/>
    <w:autoRedefine/>
    <w:uiPriority w:val="39"/>
    <w:unhideWhenUsed/>
    <w:rsid w:val="0098407F"/>
    <w:pPr>
      <w:spacing w:after="100"/>
      <w:ind w:left="660"/>
    </w:pPr>
  </w:style>
  <w:style w:type="character" w:customStyle="1" w:styleId="TitleChar">
    <w:name w:val="Title Char"/>
    <w:basedOn w:val="DefaultParagraphFont"/>
    <w:link w:val="Title"/>
    <w:uiPriority w:val="10"/>
    <w:rsid w:val="0098407F"/>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9840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98407F"/>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98407F"/>
    <w:rPr>
      <w:rFonts w:eastAsiaTheme="minorEastAsia"/>
      <w:color w:val="5A5A5A" w:themeColor="text1" w:themeTint="A5"/>
      <w:spacing w:val="15"/>
    </w:rPr>
  </w:style>
  <w:style w:type="paragraph" w:styleId="Subtitle">
    <w:name w:val="Subtitle"/>
    <w:basedOn w:val="Normal"/>
    <w:next w:val="Normal"/>
    <w:link w:val="SubtitleChar"/>
    <w:uiPriority w:val="11"/>
    <w:qFormat/>
    <w:rsid w:val="0098407F"/>
    <w:pPr>
      <w:numPr>
        <w:ilvl w:val="1"/>
      </w:numPr>
    </w:pPr>
    <w:rPr>
      <w:rFonts w:eastAsiaTheme="minorEastAsia"/>
      <w:color w:val="5A5A5A" w:themeColor="text1" w:themeTint="A5"/>
      <w:spacing w:val="15"/>
    </w:rPr>
  </w:style>
  <w:style w:type="character" w:customStyle="1" w:styleId="SubtitleChar1">
    <w:name w:val="Subtitle Char1"/>
    <w:basedOn w:val="DefaultParagraphFont"/>
    <w:uiPriority w:val="11"/>
    <w:rsid w:val="0098407F"/>
    <w:rPr>
      <w:rFonts w:eastAsiaTheme="minorEastAsia"/>
      <w:color w:val="5A5A5A" w:themeColor="text1" w:themeTint="A5"/>
      <w:spacing w:val="15"/>
    </w:rPr>
  </w:style>
  <w:style w:type="paragraph" w:styleId="TableofFigures">
    <w:name w:val="table of figures"/>
    <w:basedOn w:val="Normal"/>
    <w:next w:val="Normal"/>
    <w:autoRedefine/>
    <w:uiPriority w:val="99"/>
    <w:unhideWhenUsed/>
    <w:rsid w:val="0098407F"/>
    <w:pPr>
      <w:spacing w:after="0"/>
    </w:pPr>
  </w:style>
  <w:style w:type="paragraph" w:styleId="TOCHeading">
    <w:name w:val="TOC Heading"/>
    <w:basedOn w:val="Heading1"/>
    <w:next w:val="Normal"/>
    <w:uiPriority w:val="39"/>
    <w:unhideWhenUsed/>
    <w:qFormat/>
    <w:rsid w:val="0098407F"/>
    <w:pPr>
      <w:outlineLvl w:val="9"/>
    </w:pPr>
  </w:style>
  <w:style w:type="paragraph" w:styleId="NormalWeb">
    <w:name w:val="Normal (Web)"/>
    <w:basedOn w:val="Normal"/>
    <w:uiPriority w:val="99"/>
    <w:unhideWhenUsed/>
    <w:rsid w:val="0098407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69485">
      <w:bodyDiv w:val="1"/>
      <w:marLeft w:val="0"/>
      <w:marRight w:val="0"/>
      <w:marTop w:val="0"/>
      <w:marBottom w:val="0"/>
      <w:divBdr>
        <w:top w:val="none" w:sz="0" w:space="0" w:color="auto"/>
        <w:left w:val="none" w:sz="0" w:space="0" w:color="auto"/>
        <w:bottom w:val="none" w:sz="0" w:space="0" w:color="auto"/>
        <w:right w:val="none" w:sz="0" w:space="0" w:color="auto"/>
      </w:divBdr>
    </w:div>
    <w:div w:id="223954905">
      <w:bodyDiv w:val="1"/>
      <w:marLeft w:val="0"/>
      <w:marRight w:val="0"/>
      <w:marTop w:val="0"/>
      <w:marBottom w:val="0"/>
      <w:divBdr>
        <w:top w:val="none" w:sz="0" w:space="0" w:color="auto"/>
        <w:left w:val="none" w:sz="0" w:space="0" w:color="auto"/>
        <w:bottom w:val="none" w:sz="0" w:space="0" w:color="auto"/>
        <w:right w:val="none" w:sz="0" w:space="0" w:color="auto"/>
      </w:divBdr>
    </w:div>
    <w:div w:id="225069041">
      <w:bodyDiv w:val="1"/>
      <w:marLeft w:val="0"/>
      <w:marRight w:val="0"/>
      <w:marTop w:val="0"/>
      <w:marBottom w:val="0"/>
      <w:divBdr>
        <w:top w:val="none" w:sz="0" w:space="0" w:color="auto"/>
        <w:left w:val="none" w:sz="0" w:space="0" w:color="auto"/>
        <w:bottom w:val="none" w:sz="0" w:space="0" w:color="auto"/>
        <w:right w:val="none" w:sz="0" w:space="0" w:color="auto"/>
      </w:divBdr>
    </w:div>
    <w:div w:id="231695858">
      <w:bodyDiv w:val="1"/>
      <w:marLeft w:val="0"/>
      <w:marRight w:val="0"/>
      <w:marTop w:val="0"/>
      <w:marBottom w:val="0"/>
      <w:divBdr>
        <w:top w:val="none" w:sz="0" w:space="0" w:color="auto"/>
        <w:left w:val="none" w:sz="0" w:space="0" w:color="auto"/>
        <w:bottom w:val="none" w:sz="0" w:space="0" w:color="auto"/>
        <w:right w:val="none" w:sz="0" w:space="0" w:color="auto"/>
      </w:divBdr>
    </w:div>
    <w:div w:id="283272991">
      <w:bodyDiv w:val="1"/>
      <w:marLeft w:val="0"/>
      <w:marRight w:val="0"/>
      <w:marTop w:val="0"/>
      <w:marBottom w:val="0"/>
      <w:divBdr>
        <w:top w:val="none" w:sz="0" w:space="0" w:color="auto"/>
        <w:left w:val="none" w:sz="0" w:space="0" w:color="auto"/>
        <w:bottom w:val="none" w:sz="0" w:space="0" w:color="auto"/>
        <w:right w:val="none" w:sz="0" w:space="0" w:color="auto"/>
      </w:divBdr>
    </w:div>
    <w:div w:id="352804542">
      <w:bodyDiv w:val="1"/>
      <w:marLeft w:val="0"/>
      <w:marRight w:val="0"/>
      <w:marTop w:val="0"/>
      <w:marBottom w:val="0"/>
      <w:divBdr>
        <w:top w:val="none" w:sz="0" w:space="0" w:color="auto"/>
        <w:left w:val="none" w:sz="0" w:space="0" w:color="auto"/>
        <w:bottom w:val="none" w:sz="0" w:space="0" w:color="auto"/>
        <w:right w:val="none" w:sz="0" w:space="0" w:color="auto"/>
      </w:divBdr>
    </w:div>
    <w:div w:id="397023273">
      <w:bodyDiv w:val="1"/>
      <w:marLeft w:val="0"/>
      <w:marRight w:val="0"/>
      <w:marTop w:val="0"/>
      <w:marBottom w:val="0"/>
      <w:divBdr>
        <w:top w:val="none" w:sz="0" w:space="0" w:color="auto"/>
        <w:left w:val="none" w:sz="0" w:space="0" w:color="auto"/>
        <w:bottom w:val="none" w:sz="0" w:space="0" w:color="auto"/>
        <w:right w:val="none" w:sz="0" w:space="0" w:color="auto"/>
      </w:divBdr>
    </w:div>
    <w:div w:id="689186683">
      <w:bodyDiv w:val="1"/>
      <w:marLeft w:val="0"/>
      <w:marRight w:val="0"/>
      <w:marTop w:val="0"/>
      <w:marBottom w:val="0"/>
      <w:divBdr>
        <w:top w:val="none" w:sz="0" w:space="0" w:color="auto"/>
        <w:left w:val="none" w:sz="0" w:space="0" w:color="auto"/>
        <w:bottom w:val="none" w:sz="0" w:space="0" w:color="auto"/>
        <w:right w:val="none" w:sz="0" w:space="0" w:color="auto"/>
      </w:divBdr>
    </w:div>
    <w:div w:id="769549845">
      <w:bodyDiv w:val="1"/>
      <w:marLeft w:val="0"/>
      <w:marRight w:val="0"/>
      <w:marTop w:val="0"/>
      <w:marBottom w:val="0"/>
      <w:divBdr>
        <w:top w:val="none" w:sz="0" w:space="0" w:color="auto"/>
        <w:left w:val="none" w:sz="0" w:space="0" w:color="auto"/>
        <w:bottom w:val="none" w:sz="0" w:space="0" w:color="auto"/>
        <w:right w:val="none" w:sz="0" w:space="0" w:color="auto"/>
      </w:divBdr>
    </w:div>
    <w:div w:id="790442547">
      <w:bodyDiv w:val="1"/>
      <w:marLeft w:val="0"/>
      <w:marRight w:val="0"/>
      <w:marTop w:val="0"/>
      <w:marBottom w:val="0"/>
      <w:divBdr>
        <w:top w:val="none" w:sz="0" w:space="0" w:color="auto"/>
        <w:left w:val="none" w:sz="0" w:space="0" w:color="auto"/>
        <w:bottom w:val="none" w:sz="0" w:space="0" w:color="auto"/>
        <w:right w:val="none" w:sz="0" w:space="0" w:color="auto"/>
      </w:divBdr>
      <w:divsChild>
        <w:div w:id="599148330">
          <w:marLeft w:val="0"/>
          <w:marRight w:val="0"/>
          <w:marTop w:val="0"/>
          <w:marBottom w:val="0"/>
          <w:divBdr>
            <w:top w:val="none" w:sz="0" w:space="0" w:color="auto"/>
            <w:left w:val="none" w:sz="0" w:space="0" w:color="auto"/>
            <w:bottom w:val="none" w:sz="0" w:space="0" w:color="auto"/>
            <w:right w:val="none" w:sz="0" w:space="0" w:color="auto"/>
          </w:divBdr>
          <w:divsChild>
            <w:div w:id="477647572">
              <w:marLeft w:val="0"/>
              <w:marRight w:val="0"/>
              <w:marTop w:val="0"/>
              <w:marBottom w:val="0"/>
              <w:divBdr>
                <w:top w:val="none" w:sz="0" w:space="0" w:color="auto"/>
                <w:left w:val="none" w:sz="0" w:space="0" w:color="auto"/>
                <w:bottom w:val="none" w:sz="0" w:space="0" w:color="auto"/>
                <w:right w:val="none" w:sz="0" w:space="0" w:color="auto"/>
              </w:divBdr>
              <w:divsChild>
                <w:div w:id="205083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823663">
      <w:bodyDiv w:val="1"/>
      <w:marLeft w:val="0"/>
      <w:marRight w:val="0"/>
      <w:marTop w:val="0"/>
      <w:marBottom w:val="0"/>
      <w:divBdr>
        <w:top w:val="none" w:sz="0" w:space="0" w:color="auto"/>
        <w:left w:val="none" w:sz="0" w:space="0" w:color="auto"/>
        <w:bottom w:val="none" w:sz="0" w:space="0" w:color="auto"/>
        <w:right w:val="none" w:sz="0" w:space="0" w:color="auto"/>
      </w:divBdr>
    </w:div>
    <w:div w:id="857235350">
      <w:bodyDiv w:val="1"/>
      <w:marLeft w:val="0"/>
      <w:marRight w:val="0"/>
      <w:marTop w:val="0"/>
      <w:marBottom w:val="0"/>
      <w:divBdr>
        <w:top w:val="none" w:sz="0" w:space="0" w:color="auto"/>
        <w:left w:val="none" w:sz="0" w:space="0" w:color="auto"/>
        <w:bottom w:val="none" w:sz="0" w:space="0" w:color="auto"/>
        <w:right w:val="none" w:sz="0" w:space="0" w:color="auto"/>
      </w:divBdr>
      <w:divsChild>
        <w:div w:id="1381052457">
          <w:marLeft w:val="0"/>
          <w:marRight w:val="0"/>
          <w:marTop w:val="0"/>
          <w:marBottom w:val="0"/>
          <w:divBdr>
            <w:top w:val="none" w:sz="0" w:space="0" w:color="auto"/>
            <w:left w:val="none" w:sz="0" w:space="0" w:color="auto"/>
            <w:bottom w:val="none" w:sz="0" w:space="0" w:color="auto"/>
            <w:right w:val="none" w:sz="0" w:space="0" w:color="auto"/>
          </w:divBdr>
          <w:divsChild>
            <w:div w:id="1441678626">
              <w:marLeft w:val="0"/>
              <w:marRight w:val="0"/>
              <w:marTop w:val="0"/>
              <w:marBottom w:val="0"/>
              <w:divBdr>
                <w:top w:val="none" w:sz="0" w:space="0" w:color="auto"/>
                <w:left w:val="none" w:sz="0" w:space="0" w:color="auto"/>
                <w:bottom w:val="none" w:sz="0" w:space="0" w:color="auto"/>
                <w:right w:val="none" w:sz="0" w:space="0" w:color="auto"/>
              </w:divBdr>
              <w:divsChild>
                <w:div w:id="11274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955680">
      <w:bodyDiv w:val="1"/>
      <w:marLeft w:val="0"/>
      <w:marRight w:val="0"/>
      <w:marTop w:val="0"/>
      <w:marBottom w:val="0"/>
      <w:divBdr>
        <w:top w:val="none" w:sz="0" w:space="0" w:color="auto"/>
        <w:left w:val="none" w:sz="0" w:space="0" w:color="auto"/>
        <w:bottom w:val="none" w:sz="0" w:space="0" w:color="auto"/>
        <w:right w:val="none" w:sz="0" w:space="0" w:color="auto"/>
      </w:divBdr>
    </w:div>
    <w:div w:id="903683616">
      <w:bodyDiv w:val="1"/>
      <w:marLeft w:val="0"/>
      <w:marRight w:val="0"/>
      <w:marTop w:val="0"/>
      <w:marBottom w:val="0"/>
      <w:divBdr>
        <w:top w:val="none" w:sz="0" w:space="0" w:color="auto"/>
        <w:left w:val="none" w:sz="0" w:space="0" w:color="auto"/>
        <w:bottom w:val="none" w:sz="0" w:space="0" w:color="auto"/>
        <w:right w:val="none" w:sz="0" w:space="0" w:color="auto"/>
      </w:divBdr>
    </w:div>
    <w:div w:id="929973870">
      <w:bodyDiv w:val="1"/>
      <w:marLeft w:val="0"/>
      <w:marRight w:val="0"/>
      <w:marTop w:val="0"/>
      <w:marBottom w:val="0"/>
      <w:divBdr>
        <w:top w:val="none" w:sz="0" w:space="0" w:color="auto"/>
        <w:left w:val="none" w:sz="0" w:space="0" w:color="auto"/>
        <w:bottom w:val="none" w:sz="0" w:space="0" w:color="auto"/>
        <w:right w:val="none" w:sz="0" w:space="0" w:color="auto"/>
      </w:divBdr>
    </w:div>
    <w:div w:id="989676480">
      <w:bodyDiv w:val="1"/>
      <w:marLeft w:val="0"/>
      <w:marRight w:val="0"/>
      <w:marTop w:val="0"/>
      <w:marBottom w:val="0"/>
      <w:divBdr>
        <w:top w:val="none" w:sz="0" w:space="0" w:color="auto"/>
        <w:left w:val="none" w:sz="0" w:space="0" w:color="auto"/>
        <w:bottom w:val="none" w:sz="0" w:space="0" w:color="auto"/>
        <w:right w:val="none" w:sz="0" w:space="0" w:color="auto"/>
      </w:divBdr>
    </w:div>
    <w:div w:id="1051687546">
      <w:bodyDiv w:val="1"/>
      <w:marLeft w:val="0"/>
      <w:marRight w:val="0"/>
      <w:marTop w:val="0"/>
      <w:marBottom w:val="0"/>
      <w:divBdr>
        <w:top w:val="none" w:sz="0" w:space="0" w:color="auto"/>
        <w:left w:val="none" w:sz="0" w:space="0" w:color="auto"/>
        <w:bottom w:val="none" w:sz="0" w:space="0" w:color="auto"/>
        <w:right w:val="none" w:sz="0" w:space="0" w:color="auto"/>
      </w:divBdr>
      <w:divsChild>
        <w:div w:id="676731924">
          <w:marLeft w:val="0"/>
          <w:marRight w:val="0"/>
          <w:marTop w:val="0"/>
          <w:marBottom w:val="0"/>
          <w:divBdr>
            <w:top w:val="none" w:sz="0" w:space="0" w:color="auto"/>
            <w:left w:val="none" w:sz="0" w:space="0" w:color="auto"/>
            <w:bottom w:val="none" w:sz="0" w:space="0" w:color="auto"/>
            <w:right w:val="none" w:sz="0" w:space="0" w:color="auto"/>
          </w:divBdr>
          <w:divsChild>
            <w:div w:id="1959096963">
              <w:marLeft w:val="0"/>
              <w:marRight w:val="0"/>
              <w:marTop w:val="0"/>
              <w:marBottom w:val="0"/>
              <w:divBdr>
                <w:top w:val="none" w:sz="0" w:space="0" w:color="auto"/>
                <w:left w:val="none" w:sz="0" w:space="0" w:color="auto"/>
                <w:bottom w:val="none" w:sz="0" w:space="0" w:color="auto"/>
                <w:right w:val="none" w:sz="0" w:space="0" w:color="auto"/>
              </w:divBdr>
              <w:divsChild>
                <w:div w:id="126218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72153">
      <w:bodyDiv w:val="1"/>
      <w:marLeft w:val="0"/>
      <w:marRight w:val="0"/>
      <w:marTop w:val="0"/>
      <w:marBottom w:val="0"/>
      <w:divBdr>
        <w:top w:val="none" w:sz="0" w:space="0" w:color="auto"/>
        <w:left w:val="none" w:sz="0" w:space="0" w:color="auto"/>
        <w:bottom w:val="none" w:sz="0" w:space="0" w:color="auto"/>
        <w:right w:val="none" w:sz="0" w:space="0" w:color="auto"/>
      </w:divBdr>
    </w:div>
    <w:div w:id="1092314449">
      <w:bodyDiv w:val="1"/>
      <w:marLeft w:val="0"/>
      <w:marRight w:val="0"/>
      <w:marTop w:val="0"/>
      <w:marBottom w:val="0"/>
      <w:divBdr>
        <w:top w:val="none" w:sz="0" w:space="0" w:color="auto"/>
        <w:left w:val="none" w:sz="0" w:space="0" w:color="auto"/>
        <w:bottom w:val="none" w:sz="0" w:space="0" w:color="auto"/>
        <w:right w:val="none" w:sz="0" w:space="0" w:color="auto"/>
      </w:divBdr>
    </w:div>
    <w:div w:id="1117485329">
      <w:bodyDiv w:val="1"/>
      <w:marLeft w:val="0"/>
      <w:marRight w:val="0"/>
      <w:marTop w:val="0"/>
      <w:marBottom w:val="0"/>
      <w:divBdr>
        <w:top w:val="none" w:sz="0" w:space="0" w:color="auto"/>
        <w:left w:val="none" w:sz="0" w:space="0" w:color="auto"/>
        <w:bottom w:val="none" w:sz="0" w:space="0" w:color="auto"/>
        <w:right w:val="none" w:sz="0" w:space="0" w:color="auto"/>
      </w:divBdr>
    </w:div>
    <w:div w:id="1149402742">
      <w:bodyDiv w:val="1"/>
      <w:marLeft w:val="0"/>
      <w:marRight w:val="0"/>
      <w:marTop w:val="0"/>
      <w:marBottom w:val="0"/>
      <w:divBdr>
        <w:top w:val="none" w:sz="0" w:space="0" w:color="auto"/>
        <w:left w:val="none" w:sz="0" w:space="0" w:color="auto"/>
        <w:bottom w:val="none" w:sz="0" w:space="0" w:color="auto"/>
        <w:right w:val="none" w:sz="0" w:space="0" w:color="auto"/>
      </w:divBdr>
    </w:div>
    <w:div w:id="1150823488">
      <w:bodyDiv w:val="1"/>
      <w:marLeft w:val="0"/>
      <w:marRight w:val="0"/>
      <w:marTop w:val="0"/>
      <w:marBottom w:val="0"/>
      <w:divBdr>
        <w:top w:val="none" w:sz="0" w:space="0" w:color="auto"/>
        <w:left w:val="none" w:sz="0" w:space="0" w:color="auto"/>
        <w:bottom w:val="none" w:sz="0" w:space="0" w:color="auto"/>
        <w:right w:val="none" w:sz="0" w:space="0" w:color="auto"/>
      </w:divBdr>
    </w:div>
    <w:div w:id="1190294066">
      <w:bodyDiv w:val="1"/>
      <w:marLeft w:val="0"/>
      <w:marRight w:val="0"/>
      <w:marTop w:val="0"/>
      <w:marBottom w:val="0"/>
      <w:divBdr>
        <w:top w:val="none" w:sz="0" w:space="0" w:color="auto"/>
        <w:left w:val="none" w:sz="0" w:space="0" w:color="auto"/>
        <w:bottom w:val="none" w:sz="0" w:space="0" w:color="auto"/>
        <w:right w:val="none" w:sz="0" w:space="0" w:color="auto"/>
      </w:divBdr>
      <w:divsChild>
        <w:div w:id="851379329">
          <w:marLeft w:val="0"/>
          <w:marRight w:val="0"/>
          <w:marTop w:val="0"/>
          <w:marBottom w:val="0"/>
          <w:divBdr>
            <w:top w:val="none" w:sz="0" w:space="0" w:color="auto"/>
            <w:left w:val="none" w:sz="0" w:space="0" w:color="auto"/>
            <w:bottom w:val="none" w:sz="0" w:space="0" w:color="auto"/>
            <w:right w:val="none" w:sz="0" w:space="0" w:color="auto"/>
          </w:divBdr>
          <w:divsChild>
            <w:div w:id="24798513">
              <w:marLeft w:val="0"/>
              <w:marRight w:val="0"/>
              <w:marTop w:val="0"/>
              <w:marBottom w:val="0"/>
              <w:divBdr>
                <w:top w:val="none" w:sz="0" w:space="0" w:color="auto"/>
                <w:left w:val="none" w:sz="0" w:space="0" w:color="auto"/>
                <w:bottom w:val="none" w:sz="0" w:space="0" w:color="auto"/>
                <w:right w:val="none" w:sz="0" w:space="0" w:color="auto"/>
              </w:divBdr>
              <w:divsChild>
                <w:div w:id="13294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879459">
      <w:bodyDiv w:val="1"/>
      <w:marLeft w:val="0"/>
      <w:marRight w:val="0"/>
      <w:marTop w:val="0"/>
      <w:marBottom w:val="0"/>
      <w:divBdr>
        <w:top w:val="none" w:sz="0" w:space="0" w:color="auto"/>
        <w:left w:val="none" w:sz="0" w:space="0" w:color="auto"/>
        <w:bottom w:val="none" w:sz="0" w:space="0" w:color="auto"/>
        <w:right w:val="none" w:sz="0" w:space="0" w:color="auto"/>
      </w:divBdr>
    </w:div>
    <w:div w:id="1198008242">
      <w:bodyDiv w:val="1"/>
      <w:marLeft w:val="0"/>
      <w:marRight w:val="0"/>
      <w:marTop w:val="0"/>
      <w:marBottom w:val="0"/>
      <w:divBdr>
        <w:top w:val="none" w:sz="0" w:space="0" w:color="auto"/>
        <w:left w:val="none" w:sz="0" w:space="0" w:color="auto"/>
        <w:bottom w:val="none" w:sz="0" w:space="0" w:color="auto"/>
        <w:right w:val="none" w:sz="0" w:space="0" w:color="auto"/>
      </w:divBdr>
    </w:div>
    <w:div w:id="1214544750">
      <w:bodyDiv w:val="1"/>
      <w:marLeft w:val="0"/>
      <w:marRight w:val="0"/>
      <w:marTop w:val="0"/>
      <w:marBottom w:val="0"/>
      <w:divBdr>
        <w:top w:val="none" w:sz="0" w:space="0" w:color="auto"/>
        <w:left w:val="none" w:sz="0" w:space="0" w:color="auto"/>
        <w:bottom w:val="none" w:sz="0" w:space="0" w:color="auto"/>
        <w:right w:val="none" w:sz="0" w:space="0" w:color="auto"/>
      </w:divBdr>
    </w:div>
    <w:div w:id="1234461735">
      <w:bodyDiv w:val="1"/>
      <w:marLeft w:val="0"/>
      <w:marRight w:val="0"/>
      <w:marTop w:val="0"/>
      <w:marBottom w:val="0"/>
      <w:divBdr>
        <w:top w:val="none" w:sz="0" w:space="0" w:color="auto"/>
        <w:left w:val="none" w:sz="0" w:space="0" w:color="auto"/>
        <w:bottom w:val="none" w:sz="0" w:space="0" w:color="auto"/>
        <w:right w:val="none" w:sz="0" w:space="0" w:color="auto"/>
      </w:divBdr>
    </w:div>
    <w:div w:id="1256748743">
      <w:bodyDiv w:val="1"/>
      <w:marLeft w:val="0"/>
      <w:marRight w:val="0"/>
      <w:marTop w:val="0"/>
      <w:marBottom w:val="0"/>
      <w:divBdr>
        <w:top w:val="none" w:sz="0" w:space="0" w:color="auto"/>
        <w:left w:val="none" w:sz="0" w:space="0" w:color="auto"/>
        <w:bottom w:val="none" w:sz="0" w:space="0" w:color="auto"/>
        <w:right w:val="none" w:sz="0" w:space="0" w:color="auto"/>
      </w:divBdr>
    </w:div>
    <w:div w:id="1260261619">
      <w:bodyDiv w:val="1"/>
      <w:marLeft w:val="0"/>
      <w:marRight w:val="0"/>
      <w:marTop w:val="0"/>
      <w:marBottom w:val="0"/>
      <w:divBdr>
        <w:top w:val="none" w:sz="0" w:space="0" w:color="auto"/>
        <w:left w:val="none" w:sz="0" w:space="0" w:color="auto"/>
        <w:bottom w:val="none" w:sz="0" w:space="0" w:color="auto"/>
        <w:right w:val="none" w:sz="0" w:space="0" w:color="auto"/>
      </w:divBdr>
    </w:div>
    <w:div w:id="1323267466">
      <w:bodyDiv w:val="1"/>
      <w:marLeft w:val="0"/>
      <w:marRight w:val="0"/>
      <w:marTop w:val="0"/>
      <w:marBottom w:val="0"/>
      <w:divBdr>
        <w:top w:val="none" w:sz="0" w:space="0" w:color="auto"/>
        <w:left w:val="none" w:sz="0" w:space="0" w:color="auto"/>
        <w:bottom w:val="none" w:sz="0" w:space="0" w:color="auto"/>
        <w:right w:val="none" w:sz="0" w:space="0" w:color="auto"/>
      </w:divBdr>
    </w:div>
    <w:div w:id="1332876019">
      <w:bodyDiv w:val="1"/>
      <w:marLeft w:val="0"/>
      <w:marRight w:val="0"/>
      <w:marTop w:val="0"/>
      <w:marBottom w:val="0"/>
      <w:divBdr>
        <w:top w:val="none" w:sz="0" w:space="0" w:color="auto"/>
        <w:left w:val="none" w:sz="0" w:space="0" w:color="auto"/>
        <w:bottom w:val="none" w:sz="0" w:space="0" w:color="auto"/>
        <w:right w:val="none" w:sz="0" w:space="0" w:color="auto"/>
      </w:divBdr>
    </w:div>
    <w:div w:id="1354957413">
      <w:bodyDiv w:val="1"/>
      <w:marLeft w:val="0"/>
      <w:marRight w:val="0"/>
      <w:marTop w:val="0"/>
      <w:marBottom w:val="0"/>
      <w:divBdr>
        <w:top w:val="none" w:sz="0" w:space="0" w:color="auto"/>
        <w:left w:val="none" w:sz="0" w:space="0" w:color="auto"/>
        <w:bottom w:val="none" w:sz="0" w:space="0" w:color="auto"/>
        <w:right w:val="none" w:sz="0" w:space="0" w:color="auto"/>
      </w:divBdr>
    </w:div>
    <w:div w:id="1368987242">
      <w:bodyDiv w:val="1"/>
      <w:marLeft w:val="0"/>
      <w:marRight w:val="0"/>
      <w:marTop w:val="0"/>
      <w:marBottom w:val="0"/>
      <w:divBdr>
        <w:top w:val="none" w:sz="0" w:space="0" w:color="auto"/>
        <w:left w:val="none" w:sz="0" w:space="0" w:color="auto"/>
        <w:bottom w:val="none" w:sz="0" w:space="0" w:color="auto"/>
        <w:right w:val="none" w:sz="0" w:space="0" w:color="auto"/>
      </w:divBdr>
    </w:div>
    <w:div w:id="1721705106">
      <w:bodyDiv w:val="1"/>
      <w:marLeft w:val="0"/>
      <w:marRight w:val="0"/>
      <w:marTop w:val="0"/>
      <w:marBottom w:val="0"/>
      <w:divBdr>
        <w:top w:val="none" w:sz="0" w:space="0" w:color="auto"/>
        <w:left w:val="none" w:sz="0" w:space="0" w:color="auto"/>
        <w:bottom w:val="none" w:sz="0" w:space="0" w:color="auto"/>
        <w:right w:val="none" w:sz="0" w:space="0" w:color="auto"/>
      </w:divBdr>
    </w:div>
    <w:div w:id="1733968249">
      <w:bodyDiv w:val="1"/>
      <w:marLeft w:val="0"/>
      <w:marRight w:val="0"/>
      <w:marTop w:val="0"/>
      <w:marBottom w:val="0"/>
      <w:divBdr>
        <w:top w:val="none" w:sz="0" w:space="0" w:color="auto"/>
        <w:left w:val="none" w:sz="0" w:space="0" w:color="auto"/>
        <w:bottom w:val="none" w:sz="0" w:space="0" w:color="auto"/>
        <w:right w:val="none" w:sz="0" w:space="0" w:color="auto"/>
      </w:divBdr>
    </w:div>
    <w:div w:id="1924298360">
      <w:bodyDiv w:val="1"/>
      <w:marLeft w:val="0"/>
      <w:marRight w:val="0"/>
      <w:marTop w:val="0"/>
      <w:marBottom w:val="0"/>
      <w:divBdr>
        <w:top w:val="none" w:sz="0" w:space="0" w:color="auto"/>
        <w:left w:val="none" w:sz="0" w:space="0" w:color="auto"/>
        <w:bottom w:val="none" w:sz="0" w:space="0" w:color="auto"/>
        <w:right w:val="none" w:sz="0" w:space="0" w:color="auto"/>
      </w:divBdr>
      <w:divsChild>
        <w:div w:id="144200275">
          <w:marLeft w:val="0"/>
          <w:marRight w:val="0"/>
          <w:marTop w:val="0"/>
          <w:marBottom w:val="0"/>
          <w:divBdr>
            <w:top w:val="none" w:sz="0" w:space="0" w:color="auto"/>
            <w:left w:val="none" w:sz="0" w:space="0" w:color="auto"/>
            <w:bottom w:val="none" w:sz="0" w:space="0" w:color="auto"/>
            <w:right w:val="none" w:sz="0" w:space="0" w:color="auto"/>
          </w:divBdr>
        </w:div>
        <w:div w:id="154538505">
          <w:marLeft w:val="0"/>
          <w:marRight w:val="0"/>
          <w:marTop w:val="0"/>
          <w:marBottom w:val="0"/>
          <w:divBdr>
            <w:top w:val="none" w:sz="0" w:space="0" w:color="auto"/>
            <w:left w:val="none" w:sz="0" w:space="0" w:color="auto"/>
            <w:bottom w:val="none" w:sz="0" w:space="0" w:color="auto"/>
            <w:right w:val="none" w:sz="0" w:space="0" w:color="auto"/>
          </w:divBdr>
        </w:div>
        <w:div w:id="351416196">
          <w:marLeft w:val="0"/>
          <w:marRight w:val="0"/>
          <w:marTop w:val="0"/>
          <w:marBottom w:val="0"/>
          <w:divBdr>
            <w:top w:val="none" w:sz="0" w:space="0" w:color="auto"/>
            <w:left w:val="none" w:sz="0" w:space="0" w:color="auto"/>
            <w:bottom w:val="none" w:sz="0" w:space="0" w:color="auto"/>
            <w:right w:val="none" w:sz="0" w:space="0" w:color="auto"/>
          </w:divBdr>
        </w:div>
        <w:div w:id="1286228116">
          <w:marLeft w:val="0"/>
          <w:marRight w:val="0"/>
          <w:marTop w:val="0"/>
          <w:marBottom w:val="0"/>
          <w:divBdr>
            <w:top w:val="none" w:sz="0" w:space="0" w:color="auto"/>
            <w:left w:val="none" w:sz="0" w:space="0" w:color="auto"/>
            <w:bottom w:val="none" w:sz="0" w:space="0" w:color="auto"/>
            <w:right w:val="none" w:sz="0" w:space="0" w:color="auto"/>
          </w:divBdr>
        </w:div>
        <w:div w:id="1821579646">
          <w:marLeft w:val="0"/>
          <w:marRight w:val="0"/>
          <w:marTop w:val="0"/>
          <w:marBottom w:val="0"/>
          <w:divBdr>
            <w:top w:val="none" w:sz="0" w:space="0" w:color="auto"/>
            <w:left w:val="none" w:sz="0" w:space="0" w:color="auto"/>
            <w:bottom w:val="none" w:sz="0" w:space="0" w:color="auto"/>
            <w:right w:val="none" w:sz="0" w:space="0" w:color="auto"/>
          </w:divBdr>
        </w:div>
        <w:div w:id="2098094203">
          <w:marLeft w:val="0"/>
          <w:marRight w:val="0"/>
          <w:marTop w:val="0"/>
          <w:marBottom w:val="0"/>
          <w:divBdr>
            <w:top w:val="none" w:sz="0" w:space="0" w:color="auto"/>
            <w:left w:val="none" w:sz="0" w:space="0" w:color="auto"/>
            <w:bottom w:val="none" w:sz="0" w:space="0" w:color="auto"/>
            <w:right w:val="none" w:sz="0" w:space="0" w:color="auto"/>
          </w:divBdr>
        </w:div>
        <w:div w:id="2121145403">
          <w:marLeft w:val="0"/>
          <w:marRight w:val="0"/>
          <w:marTop w:val="0"/>
          <w:marBottom w:val="0"/>
          <w:divBdr>
            <w:top w:val="none" w:sz="0" w:space="0" w:color="auto"/>
            <w:left w:val="none" w:sz="0" w:space="0" w:color="auto"/>
            <w:bottom w:val="none" w:sz="0" w:space="0" w:color="auto"/>
            <w:right w:val="none" w:sz="0" w:space="0" w:color="auto"/>
          </w:divBdr>
        </w:div>
      </w:divsChild>
    </w:div>
    <w:div w:id="1945650883">
      <w:bodyDiv w:val="1"/>
      <w:marLeft w:val="0"/>
      <w:marRight w:val="0"/>
      <w:marTop w:val="0"/>
      <w:marBottom w:val="0"/>
      <w:divBdr>
        <w:top w:val="none" w:sz="0" w:space="0" w:color="auto"/>
        <w:left w:val="none" w:sz="0" w:space="0" w:color="auto"/>
        <w:bottom w:val="none" w:sz="0" w:space="0" w:color="auto"/>
        <w:right w:val="none" w:sz="0" w:space="0" w:color="auto"/>
      </w:divBdr>
      <w:divsChild>
        <w:div w:id="7024078">
          <w:marLeft w:val="0"/>
          <w:marRight w:val="0"/>
          <w:marTop w:val="0"/>
          <w:marBottom w:val="0"/>
          <w:divBdr>
            <w:top w:val="none" w:sz="0" w:space="0" w:color="auto"/>
            <w:left w:val="none" w:sz="0" w:space="0" w:color="auto"/>
            <w:bottom w:val="none" w:sz="0" w:space="0" w:color="auto"/>
            <w:right w:val="none" w:sz="0" w:space="0" w:color="auto"/>
          </w:divBdr>
        </w:div>
        <w:div w:id="98184489">
          <w:marLeft w:val="0"/>
          <w:marRight w:val="0"/>
          <w:marTop w:val="0"/>
          <w:marBottom w:val="0"/>
          <w:divBdr>
            <w:top w:val="none" w:sz="0" w:space="0" w:color="auto"/>
            <w:left w:val="none" w:sz="0" w:space="0" w:color="auto"/>
            <w:bottom w:val="none" w:sz="0" w:space="0" w:color="auto"/>
            <w:right w:val="none" w:sz="0" w:space="0" w:color="auto"/>
          </w:divBdr>
        </w:div>
        <w:div w:id="836501894">
          <w:marLeft w:val="0"/>
          <w:marRight w:val="0"/>
          <w:marTop w:val="0"/>
          <w:marBottom w:val="0"/>
          <w:divBdr>
            <w:top w:val="none" w:sz="0" w:space="0" w:color="auto"/>
            <w:left w:val="none" w:sz="0" w:space="0" w:color="auto"/>
            <w:bottom w:val="none" w:sz="0" w:space="0" w:color="auto"/>
            <w:right w:val="none" w:sz="0" w:space="0" w:color="auto"/>
          </w:divBdr>
        </w:div>
        <w:div w:id="838928546">
          <w:marLeft w:val="0"/>
          <w:marRight w:val="0"/>
          <w:marTop w:val="0"/>
          <w:marBottom w:val="0"/>
          <w:divBdr>
            <w:top w:val="none" w:sz="0" w:space="0" w:color="auto"/>
            <w:left w:val="none" w:sz="0" w:space="0" w:color="auto"/>
            <w:bottom w:val="none" w:sz="0" w:space="0" w:color="auto"/>
            <w:right w:val="none" w:sz="0" w:space="0" w:color="auto"/>
          </w:divBdr>
        </w:div>
        <w:div w:id="1422407640">
          <w:marLeft w:val="0"/>
          <w:marRight w:val="0"/>
          <w:marTop w:val="0"/>
          <w:marBottom w:val="0"/>
          <w:divBdr>
            <w:top w:val="none" w:sz="0" w:space="0" w:color="auto"/>
            <w:left w:val="none" w:sz="0" w:space="0" w:color="auto"/>
            <w:bottom w:val="none" w:sz="0" w:space="0" w:color="auto"/>
            <w:right w:val="none" w:sz="0" w:space="0" w:color="auto"/>
          </w:divBdr>
        </w:div>
        <w:div w:id="1514614693">
          <w:marLeft w:val="0"/>
          <w:marRight w:val="0"/>
          <w:marTop w:val="0"/>
          <w:marBottom w:val="0"/>
          <w:divBdr>
            <w:top w:val="none" w:sz="0" w:space="0" w:color="auto"/>
            <w:left w:val="none" w:sz="0" w:space="0" w:color="auto"/>
            <w:bottom w:val="none" w:sz="0" w:space="0" w:color="auto"/>
            <w:right w:val="none" w:sz="0" w:space="0" w:color="auto"/>
          </w:divBdr>
        </w:div>
        <w:div w:id="1843424587">
          <w:marLeft w:val="0"/>
          <w:marRight w:val="0"/>
          <w:marTop w:val="0"/>
          <w:marBottom w:val="0"/>
          <w:divBdr>
            <w:top w:val="none" w:sz="0" w:space="0" w:color="auto"/>
            <w:left w:val="none" w:sz="0" w:space="0" w:color="auto"/>
            <w:bottom w:val="none" w:sz="0" w:space="0" w:color="auto"/>
            <w:right w:val="none" w:sz="0" w:space="0" w:color="auto"/>
          </w:divBdr>
        </w:div>
        <w:div w:id="1900631591">
          <w:marLeft w:val="0"/>
          <w:marRight w:val="0"/>
          <w:marTop w:val="0"/>
          <w:marBottom w:val="0"/>
          <w:divBdr>
            <w:top w:val="none" w:sz="0" w:space="0" w:color="auto"/>
            <w:left w:val="none" w:sz="0" w:space="0" w:color="auto"/>
            <w:bottom w:val="none" w:sz="0" w:space="0" w:color="auto"/>
            <w:right w:val="none" w:sz="0" w:space="0" w:color="auto"/>
          </w:divBdr>
        </w:div>
        <w:div w:id="2107337735">
          <w:marLeft w:val="0"/>
          <w:marRight w:val="0"/>
          <w:marTop w:val="0"/>
          <w:marBottom w:val="0"/>
          <w:divBdr>
            <w:top w:val="none" w:sz="0" w:space="0" w:color="auto"/>
            <w:left w:val="none" w:sz="0" w:space="0" w:color="auto"/>
            <w:bottom w:val="none" w:sz="0" w:space="0" w:color="auto"/>
            <w:right w:val="none" w:sz="0" w:space="0" w:color="auto"/>
          </w:divBdr>
        </w:div>
      </w:divsChild>
    </w:div>
    <w:div w:id="202428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racedayquads.com/products/gemfan-durable-5536-tri-blade-5-5-prop-4-pack-choose-your-color?variant=39699628359793" TargetMode="Externa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s://www.researchgate.net/profile/Nicola-Kloet/publication/332006855_DRONE_ON_A_PRELIMINARY_INVESTIGATION_OF_THE_ACOUSTIC_IMPACT_OF_UNMANNED_AIRCRAFT_SYSTEMS_UAS/links/5c9ac525a6fdccd4603cd71f/DRONE-ON-A-PRELIMINARY-INVESTIGATION-OF-THE-ACOUSTIC-IMPACT-OF-UNMANNED-AIRCRAFT-SYSTEMS-UAS.pdf"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getfpv.com/gemfan-flash-6042-durable-3-blade-propeller-set-of-4-red.html?utm_source=google&amp;utm_medium=cpc&amp;utm_campaign=DM%2B-%2BNB%2B-%2BPMax%2B-%2BShop%2B-%2BNo-index%2B-%2BSM%2B-%2BALL%2B%7C%2BFull%2BFunnel&amp;utm_content=pmax_x&amp;utm_keyword=&amp;utm_matchtype=&amp;campaign_id=20799936859&amp;network=x&amp;device=c&amp;gc_id=20799936859&amp;gad_source=1&amp;gclid=Cj0KCQiA4NWrBhD-ARIsAFCKwWv74SrXyfzymunPmwf2qoUmTd24hBU93c3bOQhvARoKsYbqTPllRH4aAgmqEALw_wcB" TargetMode="External"/><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image" Target="media/image13.png"/><Relationship Id="rId35" Type="http://schemas.openxmlformats.org/officeDocument/2006/relationships/image" Target="media/image19.png"/><Relationship Id="rId43" Type="http://schemas.openxmlformats.org/officeDocument/2006/relationships/hyperlink" Target="https://www.ecalc.ch/xcoptercalc.php" TargetMode="External"/><Relationship Id="rId48"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chart" Target="charts/chart1.xml"/><Relationship Id="rId25" Type="http://schemas.openxmlformats.org/officeDocument/2006/relationships/image" Target="media/image11.jpeg"/><Relationship Id="rId33" Type="http://schemas.openxmlformats.org/officeDocument/2006/relationships/image" Target="media/image17.png"/><Relationship Id="rId38" Type="http://schemas.openxmlformats.org/officeDocument/2006/relationships/hyperlink" Target="https://www.apcprop.com/product/b6x4e-b4/" TargetMode="Externa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www.washingtonpost.com/travel/2023/07/31/cruise-ship-fall-death/"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Flight Profile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2225" cap="rnd">
              <a:solidFill>
                <a:schemeClr val="accent1"/>
              </a:solidFill>
              <a:round/>
            </a:ln>
            <a:effectLst/>
          </c:spPr>
          <c:marker>
            <c:symbol val="none"/>
          </c:marker>
          <c:xVal>
            <c:numRef>
              <c:f>Sheet1!$A$1:$A$61</c:f>
              <c:numCache>
                <c:formatCode>General</c:formatCode>
                <c:ptCount val="6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numCache>
            </c:numRef>
          </c:xVal>
          <c:yVal>
            <c:numRef>
              <c:f>Sheet1!$B$1:$B$61</c:f>
              <c:numCache>
                <c:formatCode>General</c:formatCode>
                <c:ptCount val="61"/>
                <c:pt idx="0">
                  <c:v>0</c:v>
                </c:pt>
                <c:pt idx="1">
                  <c:v>0</c:v>
                </c:pt>
                <c:pt idx="2">
                  <c:v>0</c:v>
                </c:pt>
                <c:pt idx="3">
                  <c:v>0</c:v>
                </c:pt>
                <c:pt idx="4">
                  <c:v>0</c:v>
                </c:pt>
                <c:pt idx="5">
                  <c:v>0</c:v>
                </c:pt>
                <c:pt idx="6">
                  <c:v>0.5</c:v>
                </c:pt>
                <c:pt idx="7">
                  <c:v>1</c:v>
                </c:pt>
                <c:pt idx="8">
                  <c:v>1.5</c:v>
                </c:pt>
                <c:pt idx="9">
                  <c:v>2</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pt idx="26">
                  <c:v>2</c:v>
                </c:pt>
                <c:pt idx="27">
                  <c:v>1.5</c:v>
                </c:pt>
                <c:pt idx="28">
                  <c:v>1</c:v>
                </c:pt>
                <c:pt idx="29">
                  <c:v>1</c:v>
                </c:pt>
                <c:pt idx="30">
                  <c:v>1</c:v>
                </c:pt>
                <c:pt idx="31">
                  <c:v>1</c:v>
                </c:pt>
                <c:pt idx="32">
                  <c:v>1</c:v>
                </c:pt>
                <c:pt idx="33">
                  <c:v>1.5</c:v>
                </c:pt>
                <c:pt idx="34">
                  <c:v>2</c:v>
                </c:pt>
                <c:pt idx="35">
                  <c:v>2.5</c:v>
                </c:pt>
                <c:pt idx="36">
                  <c:v>2.5</c:v>
                </c:pt>
                <c:pt idx="37">
                  <c:v>2.5</c:v>
                </c:pt>
                <c:pt idx="38">
                  <c:v>2.5</c:v>
                </c:pt>
                <c:pt idx="39">
                  <c:v>2.5</c:v>
                </c:pt>
                <c:pt idx="40">
                  <c:v>2.5</c:v>
                </c:pt>
                <c:pt idx="41">
                  <c:v>2.5</c:v>
                </c:pt>
                <c:pt idx="42">
                  <c:v>2.5</c:v>
                </c:pt>
                <c:pt idx="43">
                  <c:v>2.5</c:v>
                </c:pt>
                <c:pt idx="44">
                  <c:v>2.5</c:v>
                </c:pt>
                <c:pt idx="45">
                  <c:v>2.5</c:v>
                </c:pt>
                <c:pt idx="46">
                  <c:v>2.5</c:v>
                </c:pt>
                <c:pt idx="47">
                  <c:v>2.5</c:v>
                </c:pt>
                <c:pt idx="48">
                  <c:v>2.5</c:v>
                </c:pt>
                <c:pt idx="49">
                  <c:v>2.5</c:v>
                </c:pt>
                <c:pt idx="50">
                  <c:v>2.5</c:v>
                </c:pt>
                <c:pt idx="51">
                  <c:v>2</c:v>
                </c:pt>
                <c:pt idx="52">
                  <c:v>1.5</c:v>
                </c:pt>
                <c:pt idx="53">
                  <c:v>1</c:v>
                </c:pt>
                <c:pt idx="54">
                  <c:v>0.5</c:v>
                </c:pt>
                <c:pt idx="55">
                  <c:v>0</c:v>
                </c:pt>
                <c:pt idx="56">
                  <c:v>0</c:v>
                </c:pt>
                <c:pt idx="57">
                  <c:v>0</c:v>
                </c:pt>
                <c:pt idx="58">
                  <c:v>0</c:v>
                </c:pt>
                <c:pt idx="59">
                  <c:v>0</c:v>
                </c:pt>
                <c:pt idx="60">
                  <c:v>0</c:v>
                </c:pt>
              </c:numCache>
            </c:numRef>
          </c:yVal>
          <c:smooth val="0"/>
          <c:extLst>
            <c:ext xmlns:c16="http://schemas.microsoft.com/office/drawing/2014/chart" uri="{C3380CC4-5D6E-409C-BE32-E72D297353CC}">
              <c16:uniqueId val="{00000000-C690-4466-870E-F33711A62DF0}"/>
            </c:ext>
          </c:extLst>
        </c:ser>
        <c:dLbls>
          <c:showLegendKey val="0"/>
          <c:showVal val="0"/>
          <c:showCatName val="0"/>
          <c:showSerName val="0"/>
          <c:showPercent val="0"/>
          <c:showBubbleSize val="0"/>
        </c:dLbls>
        <c:axId val="741475104"/>
        <c:axId val="937481776"/>
      </c:scatterChart>
      <c:valAx>
        <c:axId val="741475104"/>
        <c:scaling>
          <c:orientation val="minMax"/>
          <c:max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sz="900">
                    <a:latin typeface="Times New Roman" panose="02020603050405020304" pitchFamily="18" charset="0"/>
                    <a:cs typeface="Times New Roman" panose="02020603050405020304" pitchFamily="18" charset="0"/>
                  </a:rPr>
                  <a:t>Time (seconds)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937481776"/>
        <c:crosses val="autoZero"/>
        <c:crossBetween val="midCat"/>
      </c:valAx>
      <c:valAx>
        <c:axId val="937481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Altitude (meters)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4751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9E0A44-493A-432E-B664-02837958E3C0}">
  <we:reference id="f78a3046-9e99-4300-aa2b-5814002b01a2" version="1.55.1.0" store="excatalog" storeType="EXCatalog"/>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83F66A873020E488F1162101EA6D0B4" ma:contentTypeVersion="13" ma:contentTypeDescription="Create a new document." ma:contentTypeScope="" ma:versionID="815e35333a8c559ed398ebdd185a0476">
  <xsd:schema xmlns:xsd="http://www.w3.org/2001/XMLSchema" xmlns:xs="http://www.w3.org/2001/XMLSchema" xmlns:p="http://schemas.microsoft.com/office/2006/metadata/properties" xmlns:ns2="92ff24b6-4153-4273-bba7-a41b2d303be9" xmlns:ns3="24922d9f-5675-44c0-ae3a-bf5f090cc5ac" targetNamespace="http://schemas.microsoft.com/office/2006/metadata/properties" ma:root="true" ma:fieldsID="a26dd832deb60c1428000242f43335d0" ns2:_="" ns3:_="">
    <xsd:import namespace="92ff24b6-4153-4273-bba7-a41b2d303be9"/>
    <xsd:import namespace="24922d9f-5675-44c0-ae3a-bf5f090cc5ac"/>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ff24b6-4153-4273-bba7-a41b2d303be9"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28b28469-8996-4088-bd89-44d87d6385e5"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922d9f-5675-44c0-ae3a-bf5f090cc5ac"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4a30c23b-58a3-4b8a-816d-fbf42b6bd1fb}" ma:internalName="TaxCatchAll" ma:showField="CatchAllData" ma:web="24922d9f-5675-44c0-ae3a-bf5f090cc5a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2ff24b6-4153-4273-bba7-a41b2d303be9">
      <Terms xmlns="http://schemas.microsoft.com/office/infopath/2007/PartnerControls"/>
    </lcf76f155ced4ddcb4097134ff3c332f>
    <TaxCatchAll xmlns="24922d9f-5675-44c0-ae3a-bf5f090cc5ac" xsi:nil="true"/>
  </documentManagement>
</p:properties>
</file>

<file path=customXml/itemProps1.xml><?xml version="1.0" encoding="utf-8"?>
<ds:datastoreItem xmlns:ds="http://schemas.openxmlformats.org/officeDocument/2006/customXml" ds:itemID="{5A62032B-6BD9-4EAA-970A-E7D213160798}">
  <ds:schemaRefs>
    <ds:schemaRef ds:uri="http://schemas.openxmlformats.org/officeDocument/2006/bibliography"/>
  </ds:schemaRefs>
</ds:datastoreItem>
</file>

<file path=customXml/itemProps2.xml><?xml version="1.0" encoding="utf-8"?>
<ds:datastoreItem xmlns:ds="http://schemas.openxmlformats.org/officeDocument/2006/customXml" ds:itemID="{9DE91020-47EE-44A9-9314-A0A0F6393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ff24b6-4153-4273-bba7-a41b2d303be9"/>
    <ds:schemaRef ds:uri="24922d9f-5675-44c0-ae3a-bf5f090cc5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5A7937-0100-4171-AAAB-B4777A366BF3}">
  <ds:schemaRefs>
    <ds:schemaRef ds:uri="http://schemas.microsoft.com/sharepoint/v3/contenttype/forms"/>
  </ds:schemaRefs>
</ds:datastoreItem>
</file>

<file path=customXml/itemProps4.xml><?xml version="1.0" encoding="utf-8"?>
<ds:datastoreItem xmlns:ds="http://schemas.openxmlformats.org/officeDocument/2006/customXml" ds:itemID="{6FCA5870-4C01-41F8-91FB-850238B351A8}">
  <ds:schemaRefs>
    <ds:schemaRef ds:uri="http://schemas.microsoft.com/office/2006/metadata/properties"/>
    <ds:schemaRef ds:uri="http://schemas.microsoft.com/office/infopath/2007/PartnerControls"/>
    <ds:schemaRef ds:uri="92ff24b6-4153-4273-bba7-a41b2d303be9"/>
    <ds:schemaRef ds:uri="24922d9f-5675-44c0-ae3a-bf5f090cc5ac"/>
  </ds:schemaRefs>
</ds:datastoreItem>
</file>

<file path=docMetadata/LabelInfo.xml><?xml version="1.0" encoding="utf-8"?>
<clbl:labelList xmlns:clbl="http://schemas.microsoft.com/office/2020/mipLabelMetadata">
  <clbl:label id="{7cf48d45-3ddb-4389-a9c1-c115526eb52e}" enabled="0" method="" siteId="{7cf48d45-3ddb-4389-a9c1-c115526eb52e}" removed="1"/>
</clbl:labelList>
</file>

<file path=docProps/app.xml><?xml version="1.0" encoding="utf-8"?>
<Properties xmlns="http://schemas.openxmlformats.org/officeDocument/2006/extended-properties" xmlns:vt="http://schemas.openxmlformats.org/officeDocument/2006/docPropsVTypes">
  <Template>Normal.dotm</Template>
  <TotalTime>1602</TotalTime>
  <Pages>36</Pages>
  <Words>9293</Words>
  <Characters>52975</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62144</CharactersWithSpaces>
  <SharedDoc>false</SharedDoc>
  <HLinks>
    <vt:vector size="258" baseType="variant">
      <vt:variant>
        <vt:i4>1179732</vt:i4>
      </vt:variant>
      <vt:variant>
        <vt:i4>339</vt:i4>
      </vt:variant>
      <vt:variant>
        <vt:i4>0</vt:i4>
      </vt:variant>
      <vt:variant>
        <vt:i4>5</vt:i4>
      </vt:variant>
      <vt:variant>
        <vt:lpwstr>https://www.ecalc.ch/xcoptercalc.php</vt:lpwstr>
      </vt:variant>
      <vt:variant>
        <vt:lpwstr/>
      </vt:variant>
      <vt:variant>
        <vt:i4>8323175</vt:i4>
      </vt:variant>
      <vt:variant>
        <vt:i4>336</vt:i4>
      </vt:variant>
      <vt:variant>
        <vt:i4>0</vt:i4>
      </vt:variant>
      <vt:variant>
        <vt:i4>5</vt:i4>
      </vt:variant>
      <vt:variant>
        <vt:lpwstr>https://www.researchgate.net/profile/Nicola-Kloet/publication/332006855_DRONE_ON_A_PRELIMINARY_INVESTIGATION_OF_THE_ACOUSTIC_IMPACT_OF_UNMANNED_AIRCRAFT_SYSTEMS_UAS/links/5c9ac525a6fdccd4603cd71f/DRONE-ON-A-PRELIMINARY-INVESTIGATION-OF-THE-ACOUSTIC-IMPACT-OF-UNMANNED-AIRCRAFT-SYSTEMS-UAS.pdf</vt:lpwstr>
      </vt:variant>
      <vt:variant>
        <vt:lpwstr/>
      </vt:variant>
      <vt:variant>
        <vt:i4>1769485</vt:i4>
      </vt:variant>
      <vt:variant>
        <vt:i4>333</vt:i4>
      </vt:variant>
      <vt:variant>
        <vt:i4>0</vt:i4>
      </vt:variant>
      <vt:variant>
        <vt:i4>5</vt:i4>
      </vt:variant>
      <vt:variant>
        <vt:lpwstr>https://www.washingtonpost.com/travel/2023/07/31/cruise-ship-fall-death/</vt:lpwstr>
      </vt:variant>
      <vt:variant>
        <vt:lpwstr/>
      </vt:variant>
      <vt:variant>
        <vt:i4>5767175</vt:i4>
      </vt:variant>
      <vt:variant>
        <vt:i4>330</vt:i4>
      </vt:variant>
      <vt:variant>
        <vt:i4>0</vt:i4>
      </vt:variant>
      <vt:variant>
        <vt:i4>5</vt:i4>
      </vt:variant>
      <vt:variant>
        <vt:lpwstr>https://www.getfpv.com/gemfan-flash-6042-durable-3-blade-propeller-set-of-4-red.html?utm_source=google&amp;utm_medium=cpc&amp;utm_campaign=DM%2B-%2BNB%2B-%2BPMax%2B-%2BShop%2B-%2BNo-index%2B-%2BSM%2B-%2BALL%2B%7C%2BFull%2BFunnel&amp;utm_content=pmax_x&amp;utm_keyword=&amp;utm_matchtype=&amp;campaign_id=20799936859&amp;network=x&amp;device=c&amp;gc_id=20799936859&amp;gad_source=1&amp;gclid=Cj0KCQiA4NWrBhD-ARIsAFCKwWv74SrXyfzymunPmwf2qoUmTd24hBU93c3bOQhvARoKsYbqTPllRH4aAgmqEALw_wcB</vt:lpwstr>
      </vt:variant>
      <vt:variant>
        <vt:lpwstr/>
      </vt:variant>
      <vt:variant>
        <vt:i4>5767175</vt:i4>
      </vt:variant>
      <vt:variant>
        <vt:i4>327</vt:i4>
      </vt:variant>
      <vt:variant>
        <vt:i4>0</vt:i4>
      </vt:variant>
      <vt:variant>
        <vt:i4>5</vt:i4>
      </vt:variant>
      <vt:variant>
        <vt:lpwstr>https://www.getfpv.com/gemfan-flash-6042-durable-3-blade-propeller-set-of-4-red.html?utm_source=google&amp;utm_medium=cpc&amp;utm_campaign=DM%2B-%2BNB%2B-%2BPMax%2B-%2BShop%2B-%2BNo-index%2B-%2BSM%2B-%2BALL%2B%7C%2BFull%2BFunnel&amp;utm_content=pmax_x&amp;utm_keyword=&amp;utm_matchtype=&amp;campaign_id=20799936859&amp;network=x&amp;device=c&amp;gc_id=20799936859&amp;gad_source=1&amp;gclid=Cj0KCQiA4NWrBhD-ARIsAFCKwWv74SrXyfzymunPmwf2qoUmTd24hBU93c3bOQhvARoKsYbqTPllRH4aAgmqEALw_wcB</vt:lpwstr>
      </vt:variant>
      <vt:variant>
        <vt:lpwstr/>
      </vt:variant>
      <vt:variant>
        <vt:i4>4980821</vt:i4>
      </vt:variant>
      <vt:variant>
        <vt:i4>324</vt:i4>
      </vt:variant>
      <vt:variant>
        <vt:i4>0</vt:i4>
      </vt:variant>
      <vt:variant>
        <vt:i4>5</vt:i4>
      </vt:variant>
      <vt:variant>
        <vt:lpwstr>https://www.racedayquads.com/products/gemfan-durable-5536-tri-blade-5-5-prop-4-pack-choose-your-color?variant=39699628359793</vt:lpwstr>
      </vt:variant>
      <vt:variant>
        <vt:lpwstr/>
      </vt:variant>
      <vt:variant>
        <vt:i4>4980821</vt:i4>
      </vt:variant>
      <vt:variant>
        <vt:i4>321</vt:i4>
      </vt:variant>
      <vt:variant>
        <vt:i4>0</vt:i4>
      </vt:variant>
      <vt:variant>
        <vt:i4>5</vt:i4>
      </vt:variant>
      <vt:variant>
        <vt:lpwstr>https://www.racedayquads.com/products/gemfan-durable-5536-tri-blade-5-5-prop-4-pack-choose-your-color?variant=39699628359793</vt:lpwstr>
      </vt:variant>
      <vt:variant>
        <vt:lpwstr/>
      </vt:variant>
      <vt:variant>
        <vt:i4>524365</vt:i4>
      </vt:variant>
      <vt:variant>
        <vt:i4>318</vt:i4>
      </vt:variant>
      <vt:variant>
        <vt:i4>0</vt:i4>
      </vt:variant>
      <vt:variant>
        <vt:i4>5</vt:i4>
      </vt:variant>
      <vt:variant>
        <vt:lpwstr>https://www.apcprop.com/product/b6x4e-b4/</vt:lpwstr>
      </vt:variant>
      <vt:variant>
        <vt:lpwstr/>
      </vt:variant>
      <vt:variant>
        <vt:i4>2031667</vt:i4>
      </vt:variant>
      <vt:variant>
        <vt:i4>248</vt:i4>
      </vt:variant>
      <vt:variant>
        <vt:i4>0</vt:i4>
      </vt:variant>
      <vt:variant>
        <vt:i4>5</vt:i4>
      </vt:variant>
      <vt:variant>
        <vt:lpwstr/>
      </vt:variant>
      <vt:variant>
        <vt:lpwstr>_Toc165107784</vt:lpwstr>
      </vt:variant>
      <vt:variant>
        <vt:i4>2031667</vt:i4>
      </vt:variant>
      <vt:variant>
        <vt:i4>242</vt:i4>
      </vt:variant>
      <vt:variant>
        <vt:i4>0</vt:i4>
      </vt:variant>
      <vt:variant>
        <vt:i4>5</vt:i4>
      </vt:variant>
      <vt:variant>
        <vt:lpwstr/>
      </vt:variant>
      <vt:variant>
        <vt:lpwstr>_Toc165107783</vt:lpwstr>
      </vt:variant>
      <vt:variant>
        <vt:i4>2031667</vt:i4>
      </vt:variant>
      <vt:variant>
        <vt:i4>236</vt:i4>
      </vt:variant>
      <vt:variant>
        <vt:i4>0</vt:i4>
      </vt:variant>
      <vt:variant>
        <vt:i4>5</vt:i4>
      </vt:variant>
      <vt:variant>
        <vt:lpwstr/>
      </vt:variant>
      <vt:variant>
        <vt:lpwstr>_Toc165107782</vt:lpwstr>
      </vt:variant>
      <vt:variant>
        <vt:i4>2031667</vt:i4>
      </vt:variant>
      <vt:variant>
        <vt:i4>230</vt:i4>
      </vt:variant>
      <vt:variant>
        <vt:i4>0</vt:i4>
      </vt:variant>
      <vt:variant>
        <vt:i4>5</vt:i4>
      </vt:variant>
      <vt:variant>
        <vt:lpwstr/>
      </vt:variant>
      <vt:variant>
        <vt:lpwstr>_Toc165107781</vt:lpwstr>
      </vt:variant>
      <vt:variant>
        <vt:i4>2031667</vt:i4>
      </vt:variant>
      <vt:variant>
        <vt:i4>224</vt:i4>
      </vt:variant>
      <vt:variant>
        <vt:i4>0</vt:i4>
      </vt:variant>
      <vt:variant>
        <vt:i4>5</vt:i4>
      </vt:variant>
      <vt:variant>
        <vt:lpwstr/>
      </vt:variant>
      <vt:variant>
        <vt:lpwstr>_Toc165107780</vt:lpwstr>
      </vt:variant>
      <vt:variant>
        <vt:i4>1048627</vt:i4>
      </vt:variant>
      <vt:variant>
        <vt:i4>218</vt:i4>
      </vt:variant>
      <vt:variant>
        <vt:i4>0</vt:i4>
      </vt:variant>
      <vt:variant>
        <vt:i4>5</vt:i4>
      </vt:variant>
      <vt:variant>
        <vt:lpwstr/>
      </vt:variant>
      <vt:variant>
        <vt:lpwstr>_Toc165107779</vt:lpwstr>
      </vt:variant>
      <vt:variant>
        <vt:i4>1048627</vt:i4>
      </vt:variant>
      <vt:variant>
        <vt:i4>212</vt:i4>
      </vt:variant>
      <vt:variant>
        <vt:i4>0</vt:i4>
      </vt:variant>
      <vt:variant>
        <vt:i4>5</vt:i4>
      </vt:variant>
      <vt:variant>
        <vt:lpwstr/>
      </vt:variant>
      <vt:variant>
        <vt:lpwstr>_Toc165107778</vt:lpwstr>
      </vt:variant>
      <vt:variant>
        <vt:i4>1114167</vt:i4>
      </vt:variant>
      <vt:variant>
        <vt:i4>164</vt:i4>
      </vt:variant>
      <vt:variant>
        <vt:i4>0</vt:i4>
      </vt:variant>
      <vt:variant>
        <vt:i4>5</vt:i4>
      </vt:variant>
      <vt:variant>
        <vt:lpwstr/>
      </vt:variant>
      <vt:variant>
        <vt:lpwstr>_Toc165107369</vt:lpwstr>
      </vt:variant>
      <vt:variant>
        <vt:i4>1114167</vt:i4>
      </vt:variant>
      <vt:variant>
        <vt:i4>158</vt:i4>
      </vt:variant>
      <vt:variant>
        <vt:i4>0</vt:i4>
      </vt:variant>
      <vt:variant>
        <vt:i4>5</vt:i4>
      </vt:variant>
      <vt:variant>
        <vt:lpwstr/>
      </vt:variant>
      <vt:variant>
        <vt:lpwstr>_Toc165107368</vt:lpwstr>
      </vt:variant>
      <vt:variant>
        <vt:i4>1114167</vt:i4>
      </vt:variant>
      <vt:variant>
        <vt:i4>152</vt:i4>
      </vt:variant>
      <vt:variant>
        <vt:i4>0</vt:i4>
      </vt:variant>
      <vt:variant>
        <vt:i4>5</vt:i4>
      </vt:variant>
      <vt:variant>
        <vt:lpwstr/>
      </vt:variant>
      <vt:variant>
        <vt:lpwstr>_Toc165107367</vt:lpwstr>
      </vt:variant>
      <vt:variant>
        <vt:i4>1114167</vt:i4>
      </vt:variant>
      <vt:variant>
        <vt:i4>146</vt:i4>
      </vt:variant>
      <vt:variant>
        <vt:i4>0</vt:i4>
      </vt:variant>
      <vt:variant>
        <vt:i4>5</vt:i4>
      </vt:variant>
      <vt:variant>
        <vt:lpwstr/>
      </vt:variant>
      <vt:variant>
        <vt:lpwstr>_Toc165107366</vt:lpwstr>
      </vt:variant>
      <vt:variant>
        <vt:i4>1114167</vt:i4>
      </vt:variant>
      <vt:variant>
        <vt:i4>140</vt:i4>
      </vt:variant>
      <vt:variant>
        <vt:i4>0</vt:i4>
      </vt:variant>
      <vt:variant>
        <vt:i4>5</vt:i4>
      </vt:variant>
      <vt:variant>
        <vt:lpwstr/>
      </vt:variant>
      <vt:variant>
        <vt:lpwstr>_Toc165107365</vt:lpwstr>
      </vt:variant>
      <vt:variant>
        <vt:i4>1114167</vt:i4>
      </vt:variant>
      <vt:variant>
        <vt:i4>134</vt:i4>
      </vt:variant>
      <vt:variant>
        <vt:i4>0</vt:i4>
      </vt:variant>
      <vt:variant>
        <vt:i4>5</vt:i4>
      </vt:variant>
      <vt:variant>
        <vt:lpwstr/>
      </vt:variant>
      <vt:variant>
        <vt:lpwstr>_Toc165107364</vt:lpwstr>
      </vt:variant>
      <vt:variant>
        <vt:i4>1114167</vt:i4>
      </vt:variant>
      <vt:variant>
        <vt:i4>128</vt:i4>
      </vt:variant>
      <vt:variant>
        <vt:i4>0</vt:i4>
      </vt:variant>
      <vt:variant>
        <vt:i4>5</vt:i4>
      </vt:variant>
      <vt:variant>
        <vt:lpwstr/>
      </vt:variant>
      <vt:variant>
        <vt:lpwstr>_Toc165107363</vt:lpwstr>
      </vt:variant>
      <vt:variant>
        <vt:i4>1114167</vt:i4>
      </vt:variant>
      <vt:variant>
        <vt:i4>122</vt:i4>
      </vt:variant>
      <vt:variant>
        <vt:i4>0</vt:i4>
      </vt:variant>
      <vt:variant>
        <vt:i4>5</vt:i4>
      </vt:variant>
      <vt:variant>
        <vt:lpwstr/>
      </vt:variant>
      <vt:variant>
        <vt:lpwstr>_Toc165107362</vt:lpwstr>
      </vt:variant>
      <vt:variant>
        <vt:i4>1114167</vt:i4>
      </vt:variant>
      <vt:variant>
        <vt:i4>116</vt:i4>
      </vt:variant>
      <vt:variant>
        <vt:i4>0</vt:i4>
      </vt:variant>
      <vt:variant>
        <vt:i4>5</vt:i4>
      </vt:variant>
      <vt:variant>
        <vt:lpwstr/>
      </vt:variant>
      <vt:variant>
        <vt:lpwstr>_Toc165107361</vt:lpwstr>
      </vt:variant>
      <vt:variant>
        <vt:i4>1114167</vt:i4>
      </vt:variant>
      <vt:variant>
        <vt:i4>110</vt:i4>
      </vt:variant>
      <vt:variant>
        <vt:i4>0</vt:i4>
      </vt:variant>
      <vt:variant>
        <vt:i4>5</vt:i4>
      </vt:variant>
      <vt:variant>
        <vt:lpwstr/>
      </vt:variant>
      <vt:variant>
        <vt:lpwstr>_Toc165107360</vt:lpwstr>
      </vt:variant>
      <vt:variant>
        <vt:i4>1179703</vt:i4>
      </vt:variant>
      <vt:variant>
        <vt:i4>104</vt:i4>
      </vt:variant>
      <vt:variant>
        <vt:i4>0</vt:i4>
      </vt:variant>
      <vt:variant>
        <vt:i4>5</vt:i4>
      </vt:variant>
      <vt:variant>
        <vt:lpwstr/>
      </vt:variant>
      <vt:variant>
        <vt:lpwstr>_Toc165107359</vt:lpwstr>
      </vt:variant>
      <vt:variant>
        <vt:i4>1179703</vt:i4>
      </vt:variant>
      <vt:variant>
        <vt:i4>98</vt:i4>
      </vt:variant>
      <vt:variant>
        <vt:i4>0</vt:i4>
      </vt:variant>
      <vt:variant>
        <vt:i4>5</vt:i4>
      </vt:variant>
      <vt:variant>
        <vt:lpwstr/>
      </vt:variant>
      <vt:variant>
        <vt:lpwstr>_Toc165107358</vt:lpwstr>
      </vt:variant>
      <vt:variant>
        <vt:i4>1179703</vt:i4>
      </vt:variant>
      <vt:variant>
        <vt:i4>92</vt:i4>
      </vt:variant>
      <vt:variant>
        <vt:i4>0</vt:i4>
      </vt:variant>
      <vt:variant>
        <vt:i4>5</vt:i4>
      </vt:variant>
      <vt:variant>
        <vt:lpwstr/>
      </vt:variant>
      <vt:variant>
        <vt:lpwstr>_Toc165107357</vt:lpwstr>
      </vt:variant>
      <vt:variant>
        <vt:i4>1179703</vt:i4>
      </vt:variant>
      <vt:variant>
        <vt:i4>86</vt:i4>
      </vt:variant>
      <vt:variant>
        <vt:i4>0</vt:i4>
      </vt:variant>
      <vt:variant>
        <vt:i4>5</vt:i4>
      </vt:variant>
      <vt:variant>
        <vt:lpwstr/>
      </vt:variant>
      <vt:variant>
        <vt:lpwstr>_Toc165107356</vt:lpwstr>
      </vt:variant>
      <vt:variant>
        <vt:i4>1179703</vt:i4>
      </vt:variant>
      <vt:variant>
        <vt:i4>80</vt:i4>
      </vt:variant>
      <vt:variant>
        <vt:i4>0</vt:i4>
      </vt:variant>
      <vt:variant>
        <vt:i4>5</vt:i4>
      </vt:variant>
      <vt:variant>
        <vt:lpwstr/>
      </vt:variant>
      <vt:variant>
        <vt:lpwstr>_Toc165107355</vt:lpwstr>
      </vt:variant>
      <vt:variant>
        <vt:i4>1179703</vt:i4>
      </vt:variant>
      <vt:variant>
        <vt:i4>74</vt:i4>
      </vt:variant>
      <vt:variant>
        <vt:i4>0</vt:i4>
      </vt:variant>
      <vt:variant>
        <vt:i4>5</vt:i4>
      </vt:variant>
      <vt:variant>
        <vt:lpwstr/>
      </vt:variant>
      <vt:variant>
        <vt:lpwstr>_Toc165107354</vt:lpwstr>
      </vt:variant>
      <vt:variant>
        <vt:i4>1179703</vt:i4>
      </vt:variant>
      <vt:variant>
        <vt:i4>68</vt:i4>
      </vt:variant>
      <vt:variant>
        <vt:i4>0</vt:i4>
      </vt:variant>
      <vt:variant>
        <vt:i4>5</vt:i4>
      </vt:variant>
      <vt:variant>
        <vt:lpwstr/>
      </vt:variant>
      <vt:variant>
        <vt:lpwstr>_Toc165107353</vt:lpwstr>
      </vt:variant>
      <vt:variant>
        <vt:i4>1179703</vt:i4>
      </vt:variant>
      <vt:variant>
        <vt:i4>62</vt:i4>
      </vt:variant>
      <vt:variant>
        <vt:i4>0</vt:i4>
      </vt:variant>
      <vt:variant>
        <vt:i4>5</vt:i4>
      </vt:variant>
      <vt:variant>
        <vt:lpwstr/>
      </vt:variant>
      <vt:variant>
        <vt:lpwstr>_Toc165107352</vt:lpwstr>
      </vt:variant>
      <vt:variant>
        <vt:i4>1179703</vt:i4>
      </vt:variant>
      <vt:variant>
        <vt:i4>56</vt:i4>
      </vt:variant>
      <vt:variant>
        <vt:i4>0</vt:i4>
      </vt:variant>
      <vt:variant>
        <vt:i4>5</vt:i4>
      </vt:variant>
      <vt:variant>
        <vt:lpwstr/>
      </vt:variant>
      <vt:variant>
        <vt:lpwstr>_Toc165107351</vt:lpwstr>
      </vt:variant>
      <vt:variant>
        <vt:i4>1179703</vt:i4>
      </vt:variant>
      <vt:variant>
        <vt:i4>50</vt:i4>
      </vt:variant>
      <vt:variant>
        <vt:i4>0</vt:i4>
      </vt:variant>
      <vt:variant>
        <vt:i4>5</vt:i4>
      </vt:variant>
      <vt:variant>
        <vt:lpwstr/>
      </vt:variant>
      <vt:variant>
        <vt:lpwstr>_Toc165107350</vt:lpwstr>
      </vt:variant>
      <vt:variant>
        <vt:i4>1245239</vt:i4>
      </vt:variant>
      <vt:variant>
        <vt:i4>44</vt:i4>
      </vt:variant>
      <vt:variant>
        <vt:i4>0</vt:i4>
      </vt:variant>
      <vt:variant>
        <vt:i4>5</vt:i4>
      </vt:variant>
      <vt:variant>
        <vt:lpwstr/>
      </vt:variant>
      <vt:variant>
        <vt:lpwstr>_Toc165107349</vt:lpwstr>
      </vt:variant>
      <vt:variant>
        <vt:i4>1245239</vt:i4>
      </vt:variant>
      <vt:variant>
        <vt:i4>38</vt:i4>
      </vt:variant>
      <vt:variant>
        <vt:i4>0</vt:i4>
      </vt:variant>
      <vt:variant>
        <vt:i4>5</vt:i4>
      </vt:variant>
      <vt:variant>
        <vt:lpwstr/>
      </vt:variant>
      <vt:variant>
        <vt:lpwstr>_Toc165107348</vt:lpwstr>
      </vt:variant>
      <vt:variant>
        <vt:i4>1245239</vt:i4>
      </vt:variant>
      <vt:variant>
        <vt:i4>32</vt:i4>
      </vt:variant>
      <vt:variant>
        <vt:i4>0</vt:i4>
      </vt:variant>
      <vt:variant>
        <vt:i4>5</vt:i4>
      </vt:variant>
      <vt:variant>
        <vt:lpwstr/>
      </vt:variant>
      <vt:variant>
        <vt:lpwstr>_Toc165107347</vt:lpwstr>
      </vt:variant>
      <vt:variant>
        <vt:i4>1245239</vt:i4>
      </vt:variant>
      <vt:variant>
        <vt:i4>26</vt:i4>
      </vt:variant>
      <vt:variant>
        <vt:i4>0</vt:i4>
      </vt:variant>
      <vt:variant>
        <vt:i4>5</vt:i4>
      </vt:variant>
      <vt:variant>
        <vt:lpwstr/>
      </vt:variant>
      <vt:variant>
        <vt:lpwstr>_Toc165107346</vt:lpwstr>
      </vt:variant>
      <vt:variant>
        <vt:i4>1245239</vt:i4>
      </vt:variant>
      <vt:variant>
        <vt:i4>20</vt:i4>
      </vt:variant>
      <vt:variant>
        <vt:i4>0</vt:i4>
      </vt:variant>
      <vt:variant>
        <vt:i4>5</vt:i4>
      </vt:variant>
      <vt:variant>
        <vt:lpwstr/>
      </vt:variant>
      <vt:variant>
        <vt:lpwstr>_Toc165107345</vt:lpwstr>
      </vt:variant>
      <vt:variant>
        <vt:i4>1245239</vt:i4>
      </vt:variant>
      <vt:variant>
        <vt:i4>14</vt:i4>
      </vt:variant>
      <vt:variant>
        <vt:i4>0</vt:i4>
      </vt:variant>
      <vt:variant>
        <vt:i4>5</vt:i4>
      </vt:variant>
      <vt:variant>
        <vt:lpwstr/>
      </vt:variant>
      <vt:variant>
        <vt:lpwstr>_Toc165107344</vt:lpwstr>
      </vt:variant>
      <vt:variant>
        <vt:i4>1245239</vt:i4>
      </vt:variant>
      <vt:variant>
        <vt:i4>8</vt:i4>
      </vt:variant>
      <vt:variant>
        <vt:i4>0</vt:i4>
      </vt:variant>
      <vt:variant>
        <vt:i4>5</vt:i4>
      </vt:variant>
      <vt:variant>
        <vt:lpwstr/>
      </vt:variant>
      <vt:variant>
        <vt:lpwstr>_Toc165107343</vt:lpwstr>
      </vt:variant>
      <vt:variant>
        <vt:i4>1245239</vt:i4>
      </vt:variant>
      <vt:variant>
        <vt:i4>2</vt:i4>
      </vt:variant>
      <vt:variant>
        <vt:i4>0</vt:i4>
      </vt:variant>
      <vt:variant>
        <vt:i4>5</vt:i4>
      </vt:variant>
      <vt:variant>
        <vt:lpwstr/>
      </vt:variant>
      <vt:variant>
        <vt:lpwstr>_Toc165107342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Giampetro, Nicholas John</dc:creator>
  <cp:keywords/>
  <dc:description/>
  <cp:lastModifiedBy>Jackson</cp:lastModifiedBy>
  <cp:revision>411</cp:revision>
  <cp:lastPrinted>2024-04-28T03:59:00Z</cp:lastPrinted>
  <dcterms:created xsi:type="dcterms:W3CDTF">2024-04-26T01:40:00Z</dcterms:created>
  <dcterms:modified xsi:type="dcterms:W3CDTF">2024-04-28T03:59:00Z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0x010100F83F66A873020E488F1162101EA6D0B4</vt:lpwstr>
  </property>
  <property fmtid="{D5CDD505-2E9C-101B-9397-08002B2CF9AE}" pid="3" name="MediaServiceImageTags">
    <vt:lpwstr/>
  </property>
</Properties>
</file>